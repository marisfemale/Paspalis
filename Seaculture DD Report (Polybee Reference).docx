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pPr w:leftFromText="180" w:rightFromText="180" w:vertAnchor="text" w:tblpX="-142" w:tblpY="-218"/>
        <w:tblW w:w="97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4"/>
        <w:gridCol w:w="6546"/>
      </w:tblGrid>
      <w:tr w:rsidR="00971DB1" w:rsidRPr="006B4DA3" w14:paraId="4D397891" w14:textId="77777777" w:rsidTr="009460C9">
        <w:trPr>
          <w:trHeight w:val="327"/>
        </w:trPr>
        <w:tc>
          <w:tcPr>
            <w:tcW w:w="3204" w:type="dxa"/>
            <w:vAlign w:val="center"/>
          </w:tcPr>
          <w:p w14:paraId="74D759AA" w14:textId="77777777" w:rsidR="00971DB1" w:rsidRPr="006B4DA3" w:rsidRDefault="00971DB1" w:rsidP="00D04D19">
            <w:pPr>
              <w:rPr>
                <w:rFonts w:cs="Arial"/>
                <w:lang w:val="en-US"/>
              </w:rPr>
            </w:pPr>
            <w:r w:rsidRPr="006B4DA3">
              <w:rPr>
                <w:rFonts w:cs="Arial"/>
                <w:color w:val="C00000"/>
                <w:szCs w:val="20"/>
                <w:lang w:val="en-US"/>
              </w:rPr>
              <w:t>Confidential</w:t>
            </w:r>
          </w:p>
        </w:tc>
        <w:tc>
          <w:tcPr>
            <w:tcW w:w="6546" w:type="dxa"/>
            <w:vAlign w:val="center"/>
          </w:tcPr>
          <w:p w14:paraId="0497C3A6" w14:textId="3E1C418D" w:rsidR="00971DB1" w:rsidRPr="006B4DA3" w:rsidRDefault="0099048E" w:rsidP="00D04D19">
            <w:pPr>
              <w:jc w:val="right"/>
              <w:rPr>
                <w:rFonts w:cs="Arial"/>
                <w:b/>
                <w:bCs/>
                <w:color w:val="153D63" w:themeColor="text2" w:themeTint="E6"/>
                <w:lang w:val="en-US"/>
              </w:rPr>
            </w:pPr>
            <w:del w:id="0" w:author="Alex Farrugia" w:date="2026-10-09T16:05:00Z" w16du:dateUtc="2026-10-09T06:35:00Z">
              <w:r w:rsidDel="007135FF">
                <w:rPr>
                  <w:rFonts w:cs="Arial"/>
                  <w:b/>
                  <w:bCs/>
                  <w:lang w:val="en-US"/>
                </w:rPr>
                <w:delText xml:space="preserve">Polybee </w:delText>
              </w:r>
              <w:r w:rsidR="00971DB1" w:rsidRPr="006B4DA3" w:rsidDel="007135FF">
                <w:rPr>
                  <w:rFonts w:cs="Arial"/>
                  <w:b/>
                  <w:bCs/>
                  <w:lang w:val="en-US"/>
                </w:rPr>
                <w:delText>Pte Ltd</w:delText>
              </w:r>
            </w:del>
            <w:ins w:id="1" w:author="Alex Farrugia" w:date="2026-10-09T16:05:00Z" w16du:dateUtc="2026-10-09T06:35:00Z">
              <w:r w:rsidR="007135FF">
                <w:rPr>
                  <w:rFonts w:cs="Arial"/>
                  <w:b/>
                  <w:bCs/>
                  <w:lang w:val="en-US"/>
                </w:rPr>
                <w:t>North Australian Seaculture</w:t>
              </w:r>
            </w:ins>
            <w:r w:rsidR="008769E5" w:rsidRPr="006B4DA3">
              <w:rPr>
                <w:rFonts w:cs="Arial"/>
                <w:b/>
                <w:bCs/>
                <w:lang w:val="en-US"/>
              </w:rPr>
              <w:t xml:space="preserve"> (“</w:t>
            </w:r>
            <w:ins w:id="2" w:author="Alex Farrugia" w:date="2026-10-09T16:06:00Z" w16du:dateUtc="2026-10-09T06:36:00Z">
              <w:r w:rsidR="007135FF">
                <w:rPr>
                  <w:rFonts w:cs="Arial"/>
                  <w:b/>
                  <w:bCs/>
                  <w:lang w:val="en-US"/>
                </w:rPr>
                <w:t>Seaculture</w:t>
              </w:r>
            </w:ins>
            <w:del w:id="3" w:author="Alex Farrugia" w:date="2026-10-09T16:05:00Z" w16du:dateUtc="2026-10-09T06:35:00Z">
              <w:r w:rsidDel="007135FF">
                <w:rPr>
                  <w:rFonts w:cs="Arial"/>
                  <w:b/>
                  <w:bCs/>
                  <w:lang w:val="en-US"/>
                </w:rPr>
                <w:delText>Polybee</w:delText>
              </w:r>
            </w:del>
            <w:r w:rsidR="008769E5" w:rsidRPr="006B4DA3">
              <w:rPr>
                <w:rFonts w:cs="Arial"/>
                <w:b/>
                <w:bCs/>
                <w:lang w:val="en-US"/>
              </w:rPr>
              <w:t>”</w:t>
            </w:r>
            <w:r w:rsidR="00971DB1" w:rsidRPr="006B4DA3">
              <w:rPr>
                <w:rFonts w:cs="Arial"/>
                <w:b/>
                <w:bCs/>
                <w:lang w:val="en-US"/>
              </w:rPr>
              <w:t xml:space="preserve">) </w:t>
            </w:r>
          </w:p>
        </w:tc>
      </w:tr>
      <w:tr w:rsidR="00971DB1" w:rsidRPr="006B4DA3" w14:paraId="69BE41E4" w14:textId="77777777" w:rsidTr="009460C9">
        <w:trPr>
          <w:trHeight w:val="327"/>
        </w:trPr>
        <w:tc>
          <w:tcPr>
            <w:tcW w:w="3204" w:type="dxa"/>
            <w:vAlign w:val="center"/>
          </w:tcPr>
          <w:p w14:paraId="7292C10B" w14:textId="3DAB0366" w:rsidR="00971DB1" w:rsidRPr="006B4DA3" w:rsidRDefault="00971DB1" w:rsidP="00D04D19">
            <w:pPr>
              <w:rPr>
                <w:rFonts w:cs="Arial"/>
                <w:color w:val="C00000"/>
                <w:szCs w:val="20"/>
                <w:lang w:val="en-US"/>
              </w:rPr>
            </w:pPr>
            <w:r w:rsidRPr="006B4DA3">
              <w:rPr>
                <w:rFonts w:cs="Arial"/>
                <w:lang w:val="en-US"/>
              </w:rPr>
              <w:t>Last updated</w:t>
            </w:r>
          </w:p>
        </w:tc>
        <w:tc>
          <w:tcPr>
            <w:tcW w:w="6546" w:type="dxa"/>
            <w:vAlign w:val="center"/>
          </w:tcPr>
          <w:p w14:paraId="0304C9CC" w14:textId="1DF411A0" w:rsidR="00971DB1" w:rsidRPr="006B4DA3" w:rsidRDefault="008769E5" w:rsidP="00D04D19">
            <w:pPr>
              <w:jc w:val="right"/>
              <w:rPr>
                <w:rFonts w:cs="Arial"/>
                <w:lang w:val="en-US"/>
              </w:rPr>
            </w:pPr>
            <w:r w:rsidRPr="006B4DA3">
              <w:rPr>
                <w:rFonts w:cs="Arial"/>
                <w:lang w:val="en-US"/>
              </w:rPr>
              <w:fldChar w:fldCharType="begin"/>
            </w:r>
            <w:r w:rsidRPr="006B4DA3">
              <w:rPr>
                <w:rFonts w:cs="Arial"/>
                <w:lang w:val="en-US"/>
              </w:rPr>
              <w:instrText xml:space="preserve"> DATE \@ "MMMM d, yyyy" </w:instrText>
            </w:r>
            <w:r w:rsidRPr="006B4DA3">
              <w:rPr>
                <w:rFonts w:cs="Arial"/>
                <w:lang w:val="en-US"/>
              </w:rPr>
              <w:fldChar w:fldCharType="separate"/>
            </w:r>
            <w:ins w:id="4" w:author="Alex Farrugia" w:date="2026-10-09T16:08:00Z" w16du:dateUtc="2026-10-09T06:38:00Z">
              <w:r w:rsidR="007135FF">
                <w:rPr>
                  <w:rFonts w:cs="Arial"/>
                  <w:noProof/>
                  <w:lang w:val="en-US"/>
                </w:rPr>
                <w:t>October 9, 2026</w:t>
              </w:r>
            </w:ins>
            <w:del w:id="5" w:author="Alex Farrugia" w:date="2026-10-09T16:08:00Z" w16du:dateUtc="2026-10-09T06:38:00Z">
              <w:r w:rsidR="0007104F" w:rsidDel="007135FF">
                <w:rPr>
                  <w:rFonts w:cs="Arial"/>
                  <w:noProof/>
                  <w:lang w:val="en-US"/>
                </w:rPr>
                <w:delText>September 19, 2026</w:delText>
              </w:r>
            </w:del>
            <w:r w:rsidRPr="006B4DA3">
              <w:rPr>
                <w:rFonts w:cs="Arial"/>
                <w:lang w:val="en-US"/>
              </w:rPr>
              <w:fldChar w:fldCharType="end"/>
            </w:r>
          </w:p>
        </w:tc>
      </w:tr>
    </w:tbl>
    <w:p w14:paraId="4585DBA8" w14:textId="77777777" w:rsidR="00971DB1" w:rsidRPr="006B4DA3" w:rsidRDefault="00971DB1" w:rsidP="00971DB1">
      <w:pPr>
        <w:rPr>
          <w:rFonts w:cs="Arial"/>
          <w:szCs w:val="22"/>
          <w:lang w:val="en-US"/>
        </w:rPr>
      </w:pPr>
    </w:p>
    <w:p w14:paraId="32D4FAF8" w14:textId="13D70482" w:rsidR="00B916AA" w:rsidRPr="006B4DA3" w:rsidRDefault="0007104F">
      <w:pPr>
        <w:rPr>
          <w:rFonts w:cs="Arial"/>
          <w:b/>
          <w:bCs/>
          <w:sz w:val="36"/>
          <w:szCs w:val="36"/>
          <w:lang w:val="en-US"/>
        </w:rPr>
      </w:pPr>
      <w:r>
        <w:rPr>
          <w:noProof/>
        </w:rPr>
        <mc:AlternateContent>
          <mc:Choice Requires="wps">
            <w:drawing>
              <wp:anchor distT="45720" distB="45720" distL="114300" distR="114300" simplePos="0" relativeHeight="251659264" behindDoc="0" locked="0" layoutInCell="1" allowOverlap="1" wp14:anchorId="593383A3" wp14:editId="34F41BB0">
                <wp:simplePos x="0" y="0"/>
                <wp:positionH relativeFrom="margin">
                  <wp:align>right</wp:align>
                </wp:positionH>
                <wp:positionV relativeFrom="paragraph">
                  <wp:posOffset>485775</wp:posOffset>
                </wp:positionV>
                <wp:extent cx="5831840" cy="2317115"/>
                <wp:effectExtent l="0" t="0" r="0" b="0"/>
                <wp:wrapSquare wrapText="bothSides"/>
                <wp:docPr id="187150806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1840" cy="2317115"/>
                        </a:xfrm>
                        <a:prstGeom prst="rect">
                          <a:avLst/>
                        </a:prstGeom>
                        <a:solidFill>
                          <a:srgbClr val="FFFFFF"/>
                        </a:solidFill>
                        <a:ln w="9525">
                          <a:noFill/>
                          <a:miter lim="800000"/>
                          <a:headEnd/>
                          <a:tailEnd/>
                        </a:ln>
                      </wps:spPr>
                      <wps:txbx>
                        <w:txbxContent>
                          <w:p w14:paraId="61D1B26C" w14:textId="23FD7385" w:rsidR="004512FE" w:rsidRPr="00B004EE" w:rsidRDefault="004512FE" w:rsidP="00B004EE">
                            <w:pPr>
                              <w:rPr>
                                <w:rFonts w:cs="Arial"/>
                                <w:b/>
                                <w:bCs/>
                                <w:szCs w:val="20"/>
                              </w:rPr>
                            </w:pPr>
                            <w:r w:rsidRPr="00B004EE">
                              <w:rPr>
                                <w:rFonts w:cs="Arial"/>
                                <w:b/>
                                <w:bCs/>
                                <w:szCs w:val="20"/>
                              </w:rPr>
                              <w:t>Company Profile</w:t>
                            </w:r>
                          </w:p>
                          <w:p w14:paraId="29C8C2DF" w14:textId="77777777" w:rsidR="00F72288" w:rsidRPr="00B004EE" w:rsidRDefault="00F72288" w:rsidP="00B004EE">
                            <w:pPr>
                              <w:rPr>
                                <w:rFonts w:cs="Arial"/>
                                <w:b/>
                                <w:bCs/>
                                <w:szCs w:val="20"/>
                              </w:rPr>
                            </w:pPr>
                          </w:p>
                          <w:p w14:paraId="721ADDF5" w14:textId="766D5DA1" w:rsidR="00F72288" w:rsidRPr="00B004EE" w:rsidRDefault="00B004EE" w:rsidP="00B004EE">
                            <w:pPr>
                              <w:rPr>
                                <w:rFonts w:cs="Arial"/>
                                <w:b/>
                                <w:bCs/>
                                <w:szCs w:val="20"/>
                              </w:rPr>
                            </w:pPr>
                            <w:r w:rsidRPr="00B004EE">
                              <w:t>Polybee has developed a differentiated drone-based pollination system delivering up to three times the efficacy of natural ventilation, supported by AI-driven yield forecasting proven to deliver 17–30% yield uplifts in trials. The business model charges per hectare, per crop cycle, generating rapid ROI for growers and gross margins of up to 65%. Strategic partnerships with Bayer Crop Science and the Western Growers Association provide strong market access.</w:t>
                            </w:r>
                          </w:p>
                          <w:p w14:paraId="2684A6B6" w14:textId="77777777" w:rsidR="00B004EE" w:rsidRPr="00B004EE" w:rsidRDefault="00B004EE" w:rsidP="00B004EE">
                            <w:pPr>
                              <w:rPr>
                                <w:rFonts w:cs="Arial"/>
                                <w:b/>
                                <w:bCs/>
                                <w:szCs w:val="20"/>
                              </w:rPr>
                            </w:pPr>
                          </w:p>
                          <w:p w14:paraId="0B1F6C34" w14:textId="77777777" w:rsidR="00F72288" w:rsidRPr="00B004EE" w:rsidRDefault="00A00050" w:rsidP="00B004EE">
                            <w:pPr>
                              <w:rPr>
                                <w:rFonts w:cs="Arial"/>
                                <w:b/>
                                <w:bCs/>
                                <w:szCs w:val="20"/>
                              </w:rPr>
                            </w:pPr>
                            <w:r w:rsidRPr="00B004EE">
                              <w:rPr>
                                <w:rFonts w:cs="Arial"/>
                                <w:b/>
                                <w:bCs/>
                                <w:szCs w:val="20"/>
                              </w:rPr>
                              <w:t>Investment Recommendation</w:t>
                            </w:r>
                          </w:p>
                          <w:p w14:paraId="7315F9D9" w14:textId="50C16AF7" w:rsidR="004512FE" w:rsidRPr="00B004EE" w:rsidRDefault="004512FE" w:rsidP="00B004EE">
                            <w:pPr>
                              <w:rPr>
                                <w:rFonts w:cs="Arial"/>
                                <w:b/>
                                <w:bCs/>
                                <w:szCs w:val="20"/>
                              </w:rPr>
                            </w:pPr>
                            <w:r w:rsidRPr="00B004EE">
                              <w:rPr>
                                <w:rFonts w:cs="Arial"/>
                                <w:b/>
                                <w:bCs/>
                                <w:szCs w:val="20"/>
                              </w:rPr>
                              <w:t xml:space="preserve"> </w:t>
                            </w:r>
                          </w:p>
                          <w:p w14:paraId="6599A281" w14:textId="0103D76F" w:rsidR="00B004EE" w:rsidRPr="00F72288" w:rsidRDefault="00B004EE" w:rsidP="00B004EE">
                            <w:pPr>
                              <w:rPr>
                                <w:rFonts w:cs="Arial"/>
                                <w:szCs w:val="20"/>
                              </w:rPr>
                            </w:pPr>
                            <w:r w:rsidRPr="007135FF">
                              <w:rPr>
                                <w:rFonts w:cs="Arial"/>
                                <w:szCs w:val="20"/>
                              </w:rPr>
                              <w:t xml:space="preserve">Proceed with an investment of </w:t>
                            </w:r>
                            <w:ins w:id="6" w:author="Alex Farrugia" w:date="2026-10-09T16:14:00Z" w16du:dateUtc="2026-10-09T06:44:00Z">
                              <w:r w:rsidR="007135FF" w:rsidRPr="007135FF">
                                <w:rPr>
                                  <w:rFonts w:cs="Arial"/>
                                  <w:szCs w:val="20"/>
                                  <w:rPrChange w:id="7" w:author="Alex Farrugia" w:date="2026-10-09T16:15:00Z" w16du:dateUtc="2026-10-09T06:45:00Z">
                                    <w:rPr>
                                      <w:rFonts w:cs="Arial"/>
                                      <w:szCs w:val="20"/>
                                      <w:highlight w:val="yellow"/>
                                    </w:rPr>
                                  </w:rPrChange>
                                </w:rPr>
                                <w:t>A</w:t>
                              </w:r>
                            </w:ins>
                            <w:del w:id="8" w:author="Alex Farrugia" w:date="2026-10-09T16:14:00Z" w16du:dateUtc="2026-10-09T06:44:00Z">
                              <w:r w:rsidRPr="007135FF" w:rsidDel="007135FF">
                                <w:rPr>
                                  <w:rFonts w:cs="Arial"/>
                                  <w:szCs w:val="20"/>
                                </w:rPr>
                                <w:delText>US</w:delText>
                              </w:r>
                            </w:del>
                            <w:r w:rsidRPr="007135FF">
                              <w:rPr>
                                <w:rFonts w:cs="Arial"/>
                                <w:szCs w:val="20"/>
                              </w:rPr>
                              <w:t xml:space="preserve"> </w:t>
                            </w:r>
                            <w:del w:id="9" w:author="Alex Farrugia" w:date="2026-10-09T16:18:00Z" w16du:dateUtc="2026-10-09T06:48:00Z">
                              <w:r w:rsidRPr="007135FF" w:rsidDel="007135FF">
                                <w:rPr>
                                  <w:rFonts w:cs="Arial"/>
                                  <w:szCs w:val="20"/>
                                </w:rPr>
                                <w:delText>1</w:delText>
                              </w:r>
                            </w:del>
                            <w:ins w:id="10" w:author="Alex Farrugia" w:date="2026-10-09T16:18:00Z" w16du:dateUtc="2026-10-09T06:48:00Z">
                              <w:r w:rsidR="007135FF">
                                <w:rPr>
                                  <w:rFonts w:cs="Arial"/>
                                  <w:szCs w:val="20"/>
                                </w:rPr>
                                <w:t>0.5</w:t>
                              </w:r>
                            </w:ins>
                            <w:del w:id="11" w:author="Alex Farrugia" w:date="2026-10-09T16:18:00Z" w16du:dateUtc="2026-10-09T06:48:00Z">
                              <w:r w:rsidRPr="007135FF" w:rsidDel="007135FF">
                                <w:rPr>
                                  <w:rFonts w:cs="Arial"/>
                                  <w:szCs w:val="20"/>
                                </w:rPr>
                                <w:delText>.0</w:delText>
                              </w:r>
                            </w:del>
                            <w:r w:rsidRPr="007135FF">
                              <w:rPr>
                                <w:rFonts w:cs="Arial"/>
                                <w:szCs w:val="20"/>
                              </w:rPr>
                              <w:t xml:space="preserve"> m from PIIF</w:t>
                            </w:r>
                            <w:ins w:id="12" w:author="Alex Farrugia" w:date="2026-10-09T16:18:00Z" w16du:dateUtc="2026-10-09T06:48:00Z">
                              <w:r w:rsidR="007135FF">
                                <w:rPr>
                                  <w:rFonts w:cs="Arial"/>
                                  <w:szCs w:val="20"/>
                                </w:rPr>
                                <w:t xml:space="preserve"> 7 and </w:t>
                              </w:r>
                            </w:ins>
                            <w:ins w:id="13" w:author="Alex Farrugia" w:date="2026-10-09T16:19:00Z" w16du:dateUtc="2026-10-09T06:49:00Z">
                              <w:r w:rsidR="007135FF">
                                <w:rPr>
                                  <w:rFonts w:cs="Arial"/>
                                  <w:szCs w:val="20"/>
                                </w:rPr>
                                <w:t xml:space="preserve">A 0.5m from PCF (together 1.0m) </w:t>
                              </w:r>
                            </w:ins>
                            <w:del w:id="14" w:author="Alex Farrugia" w:date="2026-10-09T16:18:00Z" w16du:dateUtc="2026-10-09T06:48:00Z">
                              <w:r w:rsidRPr="007135FF" w:rsidDel="007135FF">
                                <w:rPr>
                                  <w:rFonts w:cs="Arial"/>
                                  <w:szCs w:val="20"/>
                                </w:rPr>
                                <w:delText xml:space="preserve"> </w:delText>
                              </w:r>
                            </w:del>
                            <w:del w:id="15" w:author="Alex Farrugia" w:date="2026-10-09T16:14:00Z" w16du:dateUtc="2026-10-09T06:44:00Z">
                              <w:r w:rsidRPr="007135FF" w:rsidDel="007135FF">
                                <w:rPr>
                                  <w:rFonts w:cs="Arial"/>
                                  <w:szCs w:val="20"/>
                                </w:rPr>
                                <w:delText xml:space="preserve">6 </w:delText>
                              </w:r>
                            </w:del>
                            <w:r w:rsidRPr="007135FF">
                              <w:rPr>
                                <w:rFonts w:cs="Arial"/>
                                <w:szCs w:val="20"/>
                              </w:rPr>
                              <w:t xml:space="preserve">into </w:t>
                            </w:r>
                            <w:del w:id="16" w:author="Alex Farrugia" w:date="2026-10-09T16:14:00Z" w16du:dateUtc="2026-10-09T06:44:00Z">
                              <w:r w:rsidRPr="007135FF" w:rsidDel="007135FF">
                                <w:rPr>
                                  <w:rFonts w:cs="Arial"/>
                                  <w:szCs w:val="20"/>
                                </w:rPr>
                                <w:delText xml:space="preserve">Polybee’s </w:delText>
                              </w:r>
                            </w:del>
                            <w:ins w:id="17" w:author="Alex Farrugia" w:date="2026-10-09T16:14:00Z" w16du:dateUtc="2026-10-09T06:44:00Z">
                              <w:r w:rsidR="007135FF" w:rsidRPr="007135FF">
                                <w:rPr>
                                  <w:rFonts w:cs="Arial"/>
                                  <w:szCs w:val="20"/>
                                  <w:rPrChange w:id="18" w:author="Alex Farrugia" w:date="2026-10-09T16:15:00Z" w16du:dateUtc="2026-10-09T06:45:00Z">
                                    <w:rPr>
                                      <w:rFonts w:cs="Arial"/>
                                      <w:szCs w:val="20"/>
                                      <w:highlight w:val="yellow"/>
                                    </w:rPr>
                                  </w:rPrChange>
                                </w:rPr>
                                <w:t>Seaculture’s</w:t>
                              </w:r>
                            </w:ins>
                            <w:del w:id="19" w:author="Alex Farrugia" w:date="2026-10-09T16:14:00Z" w16du:dateUtc="2026-10-09T06:44:00Z">
                              <w:r w:rsidRPr="007135FF" w:rsidDel="007135FF">
                                <w:rPr>
                                  <w:rFonts w:cs="Arial"/>
                                  <w:szCs w:val="20"/>
                                </w:rPr>
                                <w:delText>U</w:delText>
                              </w:r>
                            </w:del>
                            <w:ins w:id="20" w:author="Alex Farrugia" w:date="2026-10-09T16:14:00Z" w16du:dateUtc="2026-10-09T06:44:00Z">
                              <w:r w:rsidR="007135FF" w:rsidRPr="007135FF">
                                <w:rPr>
                                  <w:rFonts w:cs="Arial"/>
                                  <w:szCs w:val="20"/>
                                  <w:rPrChange w:id="21" w:author="Alex Farrugia" w:date="2026-10-09T16:15:00Z" w16du:dateUtc="2026-10-09T06:45:00Z">
                                    <w:rPr>
                                      <w:rFonts w:cs="Arial"/>
                                      <w:szCs w:val="20"/>
                                      <w:highlight w:val="yellow"/>
                                    </w:rPr>
                                  </w:rPrChange>
                                </w:rPr>
                                <w:t xml:space="preserve"> A</w:t>
                              </w:r>
                            </w:ins>
                            <w:del w:id="22" w:author="Alex Farrugia" w:date="2026-10-09T16:14:00Z" w16du:dateUtc="2026-10-09T06:44:00Z">
                              <w:r w:rsidRPr="007135FF" w:rsidDel="007135FF">
                                <w:rPr>
                                  <w:rFonts w:cs="Arial"/>
                                  <w:szCs w:val="20"/>
                                </w:rPr>
                                <w:delText>S</w:delText>
                              </w:r>
                            </w:del>
                            <w:r w:rsidRPr="007135FF">
                              <w:rPr>
                                <w:rFonts w:cs="Arial"/>
                                <w:szCs w:val="20"/>
                              </w:rPr>
                              <w:t xml:space="preserve"> </w:t>
                            </w:r>
                            <w:ins w:id="23" w:author="Alex Farrugia" w:date="2026-10-09T16:14:00Z" w16du:dateUtc="2026-10-09T06:44:00Z">
                              <w:r w:rsidR="007135FF" w:rsidRPr="007135FF">
                                <w:rPr>
                                  <w:rFonts w:cs="Arial"/>
                                  <w:szCs w:val="20"/>
                                  <w:rPrChange w:id="24" w:author="Alex Farrugia" w:date="2026-10-09T16:15:00Z" w16du:dateUtc="2026-10-09T06:45:00Z">
                                    <w:rPr>
                                      <w:rFonts w:cs="Arial"/>
                                      <w:szCs w:val="20"/>
                                      <w:highlight w:val="yellow"/>
                                    </w:rPr>
                                  </w:rPrChange>
                                </w:rPr>
                                <w:t>1</w:t>
                              </w:r>
                            </w:ins>
                            <w:del w:id="25" w:author="Alex Farrugia" w:date="2026-10-09T16:14:00Z" w16du:dateUtc="2026-10-09T06:44:00Z">
                              <w:r w:rsidRPr="007135FF" w:rsidDel="007135FF">
                                <w:rPr>
                                  <w:rFonts w:cs="Arial"/>
                                  <w:szCs w:val="20"/>
                                </w:rPr>
                                <w:delText>2</w:delText>
                              </w:r>
                            </w:del>
                            <w:r w:rsidRPr="007135FF">
                              <w:rPr>
                                <w:rFonts w:cs="Arial"/>
                                <w:szCs w:val="20"/>
                              </w:rPr>
                              <w:t>.</w:t>
                            </w:r>
                            <w:ins w:id="26" w:author="Alex Farrugia" w:date="2026-10-09T16:14:00Z" w16du:dateUtc="2026-10-09T06:44:00Z">
                              <w:r w:rsidR="007135FF" w:rsidRPr="007135FF">
                                <w:rPr>
                                  <w:rFonts w:cs="Arial"/>
                                  <w:szCs w:val="20"/>
                                  <w:rPrChange w:id="27" w:author="Alex Farrugia" w:date="2026-10-09T16:15:00Z" w16du:dateUtc="2026-10-09T06:45:00Z">
                                    <w:rPr>
                                      <w:rFonts w:cs="Arial"/>
                                      <w:szCs w:val="20"/>
                                      <w:highlight w:val="yellow"/>
                                    </w:rPr>
                                  </w:rPrChange>
                                </w:rPr>
                                <w:t>3</w:t>
                              </w:r>
                            </w:ins>
                            <w:r w:rsidR="00C01170" w:rsidRPr="007135FF">
                              <w:rPr>
                                <w:rFonts w:cs="Arial"/>
                                <w:szCs w:val="20"/>
                              </w:rPr>
                              <w:t>5</w:t>
                            </w:r>
                            <w:r w:rsidRPr="007135FF">
                              <w:rPr>
                                <w:rFonts w:cs="Arial"/>
                                <w:szCs w:val="20"/>
                              </w:rPr>
                              <w:t xml:space="preserve"> m Seed Round</w:t>
                            </w:r>
                            <w:ins w:id="28" w:author="Alex Farrugia" w:date="2026-10-09T16:19:00Z" w16du:dateUtc="2026-10-09T06:49:00Z">
                              <w:r w:rsidR="007135FF">
                                <w:rPr>
                                  <w:rFonts w:cs="Arial"/>
                                  <w:szCs w:val="20"/>
                                </w:rPr>
                                <w:t xml:space="preserve">. This investment will </w:t>
                              </w:r>
                            </w:ins>
                            <w:del w:id="29" w:author="Alex Farrugia" w:date="2026-10-09T16:19:00Z" w16du:dateUtc="2026-10-09T06:49:00Z">
                              <w:r w:rsidRPr="007135FF" w:rsidDel="007135FF">
                                <w:rPr>
                                  <w:rFonts w:cs="Arial"/>
                                  <w:szCs w:val="20"/>
                                </w:rPr>
                                <w:delText xml:space="preserve">, subject to Investment Committee approval, to </w:delText>
                              </w:r>
                            </w:del>
                            <w:r w:rsidRPr="007135FF">
                              <w:rPr>
                                <w:rFonts w:cs="Arial"/>
                                <w:szCs w:val="20"/>
                              </w:rPr>
                              <w:t xml:space="preserve">acquire </w:t>
                            </w:r>
                            <w:ins w:id="30" w:author="Alex Farrugia" w:date="2026-10-09T16:15:00Z" w16du:dateUtc="2026-10-09T06:45:00Z">
                              <w:r w:rsidR="007135FF">
                                <w:rPr>
                                  <w:rFonts w:cs="Arial"/>
                                  <w:szCs w:val="20"/>
                                </w:rPr>
                                <w:t>20</w:t>
                              </w:r>
                            </w:ins>
                            <w:del w:id="31" w:author="Alex Farrugia" w:date="2026-10-09T16:15:00Z" w16du:dateUtc="2026-10-09T06:45:00Z">
                              <w:r w:rsidR="00C01170" w:rsidRPr="007135FF" w:rsidDel="007135FF">
                                <w:rPr>
                                  <w:rFonts w:cs="Arial"/>
                                  <w:szCs w:val="20"/>
                                </w:rPr>
                                <w:delText>5</w:delText>
                              </w:r>
                              <w:r w:rsidRPr="007135FF" w:rsidDel="007135FF">
                                <w:rPr>
                                  <w:rFonts w:cs="Arial"/>
                                  <w:szCs w:val="20"/>
                                </w:rPr>
                                <w:delText>.</w:delText>
                              </w:r>
                              <w:r w:rsidR="00C01170" w:rsidRPr="007135FF" w:rsidDel="007135FF">
                                <w:rPr>
                                  <w:rFonts w:cs="Arial"/>
                                  <w:szCs w:val="20"/>
                                </w:rPr>
                                <w:delText>73</w:delText>
                              </w:r>
                            </w:del>
                            <w:r w:rsidRPr="007135FF">
                              <w:rPr>
                                <w:rFonts w:cs="Arial"/>
                                <w:szCs w:val="20"/>
                              </w:rPr>
                              <w:t>%</w:t>
                            </w:r>
                            <w:ins w:id="32" w:author="Alex Farrugia" w:date="2026-10-09T16:19:00Z" w16du:dateUtc="2026-10-09T06:49:00Z">
                              <w:r w:rsidR="007135FF">
                                <w:rPr>
                                  <w:rFonts w:cs="Arial"/>
                                  <w:szCs w:val="20"/>
                                </w:rPr>
                                <w:t xml:space="preserve"> com</w:t>
                              </w:r>
                            </w:ins>
                            <w:ins w:id="33" w:author="Alex Farrugia" w:date="2026-10-09T16:20:00Z" w16du:dateUtc="2026-10-09T06:50:00Z">
                              <w:r w:rsidR="007135FF">
                                <w:rPr>
                                  <w:rFonts w:cs="Arial"/>
                                  <w:szCs w:val="20"/>
                                </w:rPr>
                                <w:t>pany capitalisation in the form of</w:t>
                              </w:r>
                            </w:ins>
                            <w:r w:rsidRPr="007135FF">
                              <w:rPr>
                                <w:rFonts w:cs="Arial"/>
                                <w:szCs w:val="20"/>
                              </w:rPr>
                              <w:t xml:space="preserve"> </w:t>
                            </w:r>
                            <w:ins w:id="34" w:author="Alex Farrugia" w:date="2026-10-09T16:19:00Z" w16du:dateUtc="2026-10-09T06:49:00Z">
                              <w:r w:rsidR="007135FF">
                                <w:rPr>
                                  <w:rFonts w:cs="Arial"/>
                                  <w:szCs w:val="20"/>
                                </w:rPr>
                                <w:t xml:space="preserve">seed preference shares </w:t>
                              </w:r>
                            </w:ins>
                            <w:r w:rsidRPr="007135FF">
                              <w:rPr>
                                <w:rFonts w:cs="Arial"/>
                                <w:szCs w:val="20"/>
                              </w:rPr>
                              <w:t>at a</w:t>
                            </w:r>
                            <w:del w:id="35" w:author="Alex Farrugia" w:date="2026-10-09T16:18:00Z" w16du:dateUtc="2026-10-09T06:48:00Z">
                              <w:r w:rsidRPr="007135FF" w:rsidDel="007135FF">
                                <w:rPr>
                                  <w:rFonts w:cs="Arial"/>
                                  <w:szCs w:val="20"/>
                                </w:rPr>
                                <w:delText xml:space="preserve"> </w:delText>
                              </w:r>
                            </w:del>
                            <w:ins w:id="36" w:author="Alex Farrugia" w:date="2026-10-09T16:18:00Z" w16du:dateUtc="2026-10-09T06:48:00Z">
                              <w:r w:rsidR="007135FF">
                                <w:rPr>
                                  <w:rFonts w:cs="Arial"/>
                                  <w:szCs w:val="20"/>
                                </w:rPr>
                                <w:t xml:space="preserve"> </w:t>
                              </w:r>
                            </w:ins>
                            <w:del w:id="37" w:author="Alex Farrugia" w:date="2026-10-09T16:15:00Z" w16du:dateUtc="2026-10-09T06:45:00Z">
                              <w:r w:rsidRPr="007135FF" w:rsidDel="007135FF">
                                <w:rPr>
                                  <w:rFonts w:cs="Arial"/>
                                  <w:szCs w:val="20"/>
                                </w:rPr>
                                <w:delText>US</w:delText>
                              </w:r>
                            </w:del>
                            <w:del w:id="38" w:author="Alex Farrugia" w:date="2026-10-09T16:18:00Z" w16du:dateUtc="2026-10-09T06:48:00Z">
                              <w:r w:rsidRPr="007135FF" w:rsidDel="007135FF">
                                <w:rPr>
                                  <w:rFonts w:cs="Arial"/>
                                  <w:szCs w:val="20"/>
                                </w:rPr>
                                <w:delText xml:space="preserve"> </w:delText>
                              </w:r>
                            </w:del>
                            <w:ins w:id="39" w:author="Alex Farrugia" w:date="2026-10-09T16:15:00Z" w16du:dateUtc="2026-10-09T06:45:00Z">
                              <w:r w:rsidR="007135FF">
                                <w:rPr>
                                  <w:rFonts w:cs="Arial"/>
                                  <w:szCs w:val="20"/>
                                </w:rPr>
                                <w:t>5</w:t>
                              </w:r>
                            </w:ins>
                            <w:del w:id="40" w:author="Alex Farrugia" w:date="2026-10-09T16:15:00Z" w16du:dateUtc="2026-10-09T06:45:00Z">
                              <w:r w:rsidRPr="007135FF" w:rsidDel="007135FF">
                                <w:rPr>
                                  <w:rFonts w:cs="Arial"/>
                                  <w:szCs w:val="20"/>
                                </w:rPr>
                                <w:delText>15</w:delText>
                              </w:r>
                            </w:del>
                            <w:r w:rsidRPr="007135FF">
                              <w:rPr>
                                <w:rFonts w:cs="Arial"/>
                                <w:szCs w:val="20"/>
                              </w:rPr>
                              <w:t xml:space="preserve">.0 m </w:t>
                            </w:r>
                            <w:del w:id="41" w:author="Alex Farrugia" w:date="2026-10-09T16:15:00Z" w16du:dateUtc="2026-10-09T06:45:00Z">
                              <w:r w:rsidRPr="007135FF" w:rsidDel="007135FF">
                                <w:rPr>
                                  <w:rFonts w:cs="Arial"/>
                                  <w:szCs w:val="20"/>
                                </w:rPr>
                                <w:delText>pre-money valuation.</w:delText>
                              </w:r>
                            </w:del>
                            <w:ins w:id="42" w:author="Alex Farrugia" w:date="2026-10-09T16:15:00Z" w16du:dateUtc="2026-10-09T06:45:00Z">
                              <w:r w:rsidR="007135FF" w:rsidRPr="007135FF">
                                <w:rPr>
                                  <w:rFonts w:cs="Arial"/>
                                  <w:szCs w:val="20"/>
                                </w:rPr>
                                <w:t>post</w:t>
                              </w:r>
                              <w:r w:rsidR="007135FF">
                                <w:rPr>
                                  <w:rFonts w:cs="Arial"/>
                                  <w:szCs w:val="20"/>
                                </w:rPr>
                                <w:t>-money valuation.</w:t>
                              </w:r>
                            </w:ins>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3383A3" id="_x0000_t202" coordsize="21600,21600" o:spt="202" path="m,l,21600r21600,l21600,xe">
                <v:stroke joinstyle="miter"/>
                <v:path gradientshapeok="t" o:connecttype="rect"/>
              </v:shapetype>
              <v:shape id="Text Box 1" o:spid="_x0000_s1026" type="#_x0000_t202" style="position:absolute;margin-left:408pt;margin-top:38.25pt;width:459.2pt;height:182.45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" stroked="f">
                <v:textbox>
                  <w:txbxContent>
                    <w:p w14:paraId="61D1B26C" w14:textId="23FD7385" w:rsidR="004512FE" w:rsidRPr="00B004EE" w:rsidRDefault="004512FE" w:rsidP="00B004EE">
                      <w:pPr>
                        <w:rPr>
                          <w:rFonts w:cs="Arial"/>
                          <w:b/>
                          <w:bCs/>
                          <w:szCs w:val="20"/>
                        </w:rPr>
                      </w:pPr>
                      <w:r w:rsidRPr="00B004EE">
                        <w:rPr>
                          <w:rFonts w:cs="Arial"/>
                          <w:b/>
                          <w:bCs/>
                          <w:szCs w:val="20"/>
                        </w:rPr>
                        <w:t>Company Profile</w:t>
                      </w:r>
                    </w:p>
                    <w:p w14:paraId="29C8C2DF" w14:textId="77777777" w:rsidR="00F72288" w:rsidRPr="00B004EE" w:rsidRDefault="00F72288" w:rsidP="00B004EE">
                      <w:pPr>
                        <w:rPr>
                          <w:rFonts w:cs="Arial"/>
                          <w:b/>
                          <w:bCs/>
                          <w:szCs w:val="20"/>
                        </w:rPr>
                      </w:pPr>
                    </w:p>
                    <w:p w14:paraId="721ADDF5" w14:textId="766D5DA1" w:rsidR="00F72288" w:rsidRPr="00B004EE" w:rsidRDefault="00B004EE" w:rsidP="00B004EE">
                      <w:pPr>
                        <w:rPr>
                          <w:rFonts w:cs="Arial"/>
                          <w:b/>
                          <w:bCs/>
                          <w:szCs w:val="20"/>
                        </w:rPr>
                      </w:pPr>
                      <w:r w:rsidRPr="00B004EE">
                        <w:t>Polybee has developed a differentiated drone-based pollination system delivering up to three times the efficacy of natural ventilation, supported by AI-driven yield forecasting proven to deliver 17–30% yield uplifts in trials. The business model charges per hectare, per crop cycle, generating rapid ROI for growers and gross margins of up to 65%. Strategic partnerships with Bayer Crop Science and the Western Growers Association provide strong market access.</w:t>
                      </w:r>
                    </w:p>
                    <w:p w14:paraId="2684A6B6" w14:textId="77777777" w:rsidR="00B004EE" w:rsidRPr="00B004EE" w:rsidRDefault="00B004EE" w:rsidP="00B004EE">
                      <w:pPr>
                        <w:rPr>
                          <w:rFonts w:cs="Arial"/>
                          <w:b/>
                          <w:bCs/>
                          <w:szCs w:val="20"/>
                        </w:rPr>
                      </w:pPr>
                    </w:p>
                    <w:p w14:paraId="0B1F6C34" w14:textId="77777777" w:rsidR="00F72288" w:rsidRPr="00B004EE" w:rsidRDefault="00A00050" w:rsidP="00B004EE">
                      <w:pPr>
                        <w:rPr>
                          <w:rFonts w:cs="Arial"/>
                          <w:b/>
                          <w:bCs/>
                          <w:szCs w:val="20"/>
                        </w:rPr>
                      </w:pPr>
                      <w:r w:rsidRPr="00B004EE">
                        <w:rPr>
                          <w:rFonts w:cs="Arial"/>
                          <w:b/>
                          <w:bCs/>
                          <w:szCs w:val="20"/>
                        </w:rPr>
                        <w:t>Investment Recommendation</w:t>
                      </w:r>
                    </w:p>
                    <w:p w14:paraId="7315F9D9" w14:textId="50C16AF7" w:rsidR="004512FE" w:rsidRPr="00B004EE" w:rsidRDefault="004512FE" w:rsidP="00B004EE">
                      <w:pPr>
                        <w:rPr>
                          <w:rFonts w:cs="Arial"/>
                          <w:b/>
                          <w:bCs/>
                          <w:szCs w:val="20"/>
                        </w:rPr>
                      </w:pPr>
                      <w:r w:rsidRPr="00B004EE">
                        <w:rPr>
                          <w:rFonts w:cs="Arial"/>
                          <w:b/>
                          <w:bCs/>
                          <w:szCs w:val="20"/>
                        </w:rPr>
                        <w:t xml:space="preserve"> </w:t>
                      </w:r>
                    </w:p>
                    <w:p w14:paraId="6599A281" w14:textId="0103D76F" w:rsidR="00B004EE" w:rsidRPr="00F72288" w:rsidRDefault="00B004EE" w:rsidP="00B004EE">
                      <w:pPr>
                        <w:rPr>
                          <w:rFonts w:cs="Arial"/>
                          <w:szCs w:val="20"/>
                        </w:rPr>
                      </w:pPr>
                      <w:r w:rsidRPr="007135FF">
                        <w:rPr>
                          <w:rFonts w:cs="Arial"/>
                          <w:szCs w:val="20"/>
                        </w:rPr>
                        <w:t xml:space="preserve">Proceed with an investment of </w:t>
                      </w:r>
                      <w:ins w:id="43" w:author="Alex Farrugia" w:date="2026-10-09T16:14:00Z" w16du:dateUtc="2026-10-09T06:44:00Z">
                        <w:r w:rsidR="007135FF" w:rsidRPr="007135FF">
                          <w:rPr>
                            <w:rFonts w:cs="Arial"/>
                            <w:szCs w:val="20"/>
                            <w:rPrChange w:id="44" w:author="Alex Farrugia" w:date="2026-10-09T16:15:00Z" w16du:dateUtc="2026-10-09T06:45:00Z">
                              <w:rPr>
                                <w:rFonts w:cs="Arial"/>
                                <w:szCs w:val="20"/>
                                <w:highlight w:val="yellow"/>
                              </w:rPr>
                            </w:rPrChange>
                          </w:rPr>
                          <w:t>A</w:t>
                        </w:r>
                      </w:ins>
                      <w:del w:id="45" w:author="Alex Farrugia" w:date="2026-10-09T16:14:00Z" w16du:dateUtc="2026-10-09T06:44:00Z">
                        <w:r w:rsidRPr="007135FF" w:rsidDel="007135FF">
                          <w:rPr>
                            <w:rFonts w:cs="Arial"/>
                            <w:szCs w:val="20"/>
                          </w:rPr>
                          <w:delText>US</w:delText>
                        </w:r>
                      </w:del>
                      <w:r w:rsidRPr="007135FF">
                        <w:rPr>
                          <w:rFonts w:cs="Arial"/>
                          <w:szCs w:val="20"/>
                        </w:rPr>
                        <w:t xml:space="preserve"> </w:t>
                      </w:r>
                      <w:del w:id="46" w:author="Alex Farrugia" w:date="2026-10-09T16:18:00Z" w16du:dateUtc="2026-10-09T06:48:00Z">
                        <w:r w:rsidRPr="007135FF" w:rsidDel="007135FF">
                          <w:rPr>
                            <w:rFonts w:cs="Arial"/>
                            <w:szCs w:val="20"/>
                          </w:rPr>
                          <w:delText>1</w:delText>
                        </w:r>
                      </w:del>
                      <w:ins w:id="47" w:author="Alex Farrugia" w:date="2026-10-09T16:18:00Z" w16du:dateUtc="2026-10-09T06:48:00Z">
                        <w:r w:rsidR="007135FF">
                          <w:rPr>
                            <w:rFonts w:cs="Arial"/>
                            <w:szCs w:val="20"/>
                          </w:rPr>
                          <w:t>0.5</w:t>
                        </w:r>
                      </w:ins>
                      <w:del w:id="48" w:author="Alex Farrugia" w:date="2026-10-09T16:18:00Z" w16du:dateUtc="2026-10-09T06:48:00Z">
                        <w:r w:rsidRPr="007135FF" w:rsidDel="007135FF">
                          <w:rPr>
                            <w:rFonts w:cs="Arial"/>
                            <w:szCs w:val="20"/>
                          </w:rPr>
                          <w:delText>.0</w:delText>
                        </w:r>
                      </w:del>
                      <w:r w:rsidRPr="007135FF">
                        <w:rPr>
                          <w:rFonts w:cs="Arial"/>
                          <w:szCs w:val="20"/>
                        </w:rPr>
                        <w:t xml:space="preserve"> m from PIIF</w:t>
                      </w:r>
                      <w:ins w:id="49" w:author="Alex Farrugia" w:date="2026-10-09T16:18:00Z" w16du:dateUtc="2026-10-09T06:48:00Z">
                        <w:r w:rsidR="007135FF">
                          <w:rPr>
                            <w:rFonts w:cs="Arial"/>
                            <w:szCs w:val="20"/>
                          </w:rPr>
                          <w:t xml:space="preserve"> 7 and </w:t>
                        </w:r>
                      </w:ins>
                      <w:ins w:id="50" w:author="Alex Farrugia" w:date="2026-10-09T16:19:00Z" w16du:dateUtc="2026-10-09T06:49:00Z">
                        <w:r w:rsidR="007135FF">
                          <w:rPr>
                            <w:rFonts w:cs="Arial"/>
                            <w:szCs w:val="20"/>
                          </w:rPr>
                          <w:t xml:space="preserve">A 0.5m from PCF (together 1.0m) </w:t>
                        </w:r>
                      </w:ins>
                      <w:del w:id="51" w:author="Alex Farrugia" w:date="2026-10-09T16:18:00Z" w16du:dateUtc="2026-10-09T06:48:00Z">
                        <w:r w:rsidRPr="007135FF" w:rsidDel="007135FF">
                          <w:rPr>
                            <w:rFonts w:cs="Arial"/>
                            <w:szCs w:val="20"/>
                          </w:rPr>
                          <w:delText xml:space="preserve"> </w:delText>
                        </w:r>
                      </w:del>
                      <w:del w:id="52" w:author="Alex Farrugia" w:date="2026-10-09T16:14:00Z" w16du:dateUtc="2026-10-09T06:44:00Z">
                        <w:r w:rsidRPr="007135FF" w:rsidDel="007135FF">
                          <w:rPr>
                            <w:rFonts w:cs="Arial"/>
                            <w:szCs w:val="20"/>
                          </w:rPr>
                          <w:delText xml:space="preserve">6 </w:delText>
                        </w:r>
                      </w:del>
                      <w:r w:rsidRPr="007135FF">
                        <w:rPr>
                          <w:rFonts w:cs="Arial"/>
                          <w:szCs w:val="20"/>
                        </w:rPr>
                        <w:t xml:space="preserve">into </w:t>
                      </w:r>
                      <w:del w:id="53" w:author="Alex Farrugia" w:date="2026-10-09T16:14:00Z" w16du:dateUtc="2026-10-09T06:44:00Z">
                        <w:r w:rsidRPr="007135FF" w:rsidDel="007135FF">
                          <w:rPr>
                            <w:rFonts w:cs="Arial"/>
                            <w:szCs w:val="20"/>
                          </w:rPr>
                          <w:delText xml:space="preserve">Polybee’s </w:delText>
                        </w:r>
                      </w:del>
                      <w:ins w:id="54" w:author="Alex Farrugia" w:date="2026-10-09T16:14:00Z" w16du:dateUtc="2026-10-09T06:44:00Z">
                        <w:r w:rsidR="007135FF" w:rsidRPr="007135FF">
                          <w:rPr>
                            <w:rFonts w:cs="Arial"/>
                            <w:szCs w:val="20"/>
                            <w:rPrChange w:id="55" w:author="Alex Farrugia" w:date="2026-10-09T16:15:00Z" w16du:dateUtc="2026-10-09T06:45:00Z">
                              <w:rPr>
                                <w:rFonts w:cs="Arial"/>
                                <w:szCs w:val="20"/>
                                <w:highlight w:val="yellow"/>
                              </w:rPr>
                            </w:rPrChange>
                          </w:rPr>
                          <w:t>Seaculture’s</w:t>
                        </w:r>
                      </w:ins>
                      <w:del w:id="56" w:author="Alex Farrugia" w:date="2026-10-09T16:14:00Z" w16du:dateUtc="2026-10-09T06:44:00Z">
                        <w:r w:rsidRPr="007135FF" w:rsidDel="007135FF">
                          <w:rPr>
                            <w:rFonts w:cs="Arial"/>
                            <w:szCs w:val="20"/>
                          </w:rPr>
                          <w:delText>U</w:delText>
                        </w:r>
                      </w:del>
                      <w:ins w:id="57" w:author="Alex Farrugia" w:date="2026-10-09T16:14:00Z" w16du:dateUtc="2026-10-09T06:44:00Z">
                        <w:r w:rsidR="007135FF" w:rsidRPr="007135FF">
                          <w:rPr>
                            <w:rFonts w:cs="Arial"/>
                            <w:szCs w:val="20"/>
                            <w:rPrChange w:id="58" w:author="Alex Farrugia" w:date="2026-10-09T16:15:00Z" w16du:dateUtc="2026-10-09T06:45:00Z">
                              <w:rPr>
                                <w:rFonts w:cs="Arial"/>
                                <w:szCs w:val="20"/>
                                <w:highlight w:val="yellow"/>
                              </w:rPr>
                            </w:rPrChange>
                          </w:rPr>
                          <w:t xml:space="preserve"> A</w:t>
                        </w:r>
                      </w:ins>
                      <w:del w:id="59" w:author="Alex Farrugia" w:date="2026-10-09T16:14:00Z" w16du:dateUtc="2026-10-09T06:44:00Z">
                        <w:r w:rsidRPr="007135FF" w:rsidDel="007135FF">
                          <w:rPr>
                            <w:rFonts w:cs="Arial"/>
                            <w:szCs w:val="20"/>
                          </w:rPr>
                          <w:delText>S</w:delText>
                        </w:r>
                      </w:del>
                      <w:r w:rsidRPr="007135FF">
                        <w:rPr>
                          <w:rFonts w:cs="Arial"/>
                          <w:szCs w:val="20"/>
                        </w:rPr>
                        <w:t xml:space="preserve"> </w:t>
                      </w:r>
                      <w:ins w:id="60" w:author="Alex Farrugia" w:date="2026-10-09T16:14:00Z" w16du:dateUtc="2026-10-09T06:44:00Z">
                        <w:r w:rsidR="007135FF" w:rsidRPr="007135FF">
                          <w:rPr>
                            <w:rFonts w:cs="Arial"/>
                            <w:szCs w:val="20"/>
                            <w:rPrChange w:id="61" w:author="Alex Farrugia" w:date="2026-10-09T16:15:00Z" w16du:dateUtc="2026-10-09T06:45:00Z">
                              <w:rPr>
                                <w:rFonts w:cs="Arial"/>
                                <w:szCs w:val="20"/>
                                <w:highlight w:val="yellow"/>
                              </w:rPr>
                            </w:rPrChange>
                          </w:rPr>
                          <w:t>1</w:t>
                        </w:r>
                      </w:ins>
                      <w:del w:id="62" w:author="Alex Farrugia" w:date="2026-10-09T16:14:00Z" w16du:dateUtc="2026-10-09T06:44:00Z">
                        <w:r w:rsidRPr="007135FF" w:rsidDel="007135FF">
                          <w:rPr>
                            <w:rFonts w:cs="Arial"/>
                            <w:szCs w:val="20"/>
                          </w:rPr>
                          <w:delText>2</w:delText>
                        </w:r>
                      </w:del>
                      <w:r w:rsidRPr="007135FF">
                        <w:rPr>
                          <w:rFonts w:cs="Arial"/>
                          <w:szCs w:val="20"/>
                        </w:rPr>
                        <w:t>.</w:t>
                      </w:r>
                      <w:ins w:id="63" w:author="Alex Farrugia" w:date="2026-10-09T16:14:00Z" w16du:dateUtc="2026-10-09T06:44:00Z">
                        <w:r w:rsidR="007135FF" w:rsidRPr="007135FF">
                          <w:rPr>
                            <w:rFonts w:cs="Arial"/>
                            <w:szCs w:val="20"/>
                            <w:rPrChange w:id="64" w:author="Alex Farrugia" w:date="2026-10-09T16:15:00Z" w16du:dateUtc="2026-10-09T06:45:00Z">
                              <w:rPr>
                                <w:rFonts w:cs="Arial"/>
                                <w:szCs w:val="20"/>
                                <w:highlight w:val="yellow"/>
                              </w:rPr>
                            </w:rPrChange>
                          </w:rPr>
                          <w:t>3</w:t>
                        </w:r>
                      </w:ins>
                      <w:r w:rsidR="00C01170" w:rsidRPr="007135FF">
                        <w:rPr>
                          <w:rFonts w:cs="Arial"/>
                          <w:szCs w:val="20"/>
                        </w:rPr>
                        <w:t>5</w:t>
                      </w:r>
                      <w:r w:rsidRPr="007135FF">
                        <w:rPr>
                          <w:rFonts w:cs="Arial"/>
                          <w:szCs w:val="20"/>
                        </w:rPr>
                        <w:t xml:space="preserve"> m Seed Round</w:t>
                      </w:r>
                      <w:ins w:id="65" w:author="Alex Farrugia" w:date="2026-10-09T16:19:00Z" w16du:dateUtc="2026-10-09T06:49:00Z">
                        <w:r w:rsidR="007135FF">
                          <w:rPr>
                            <w:rFonts w:cs="Arial"/>
                            <w:szCs w:val="20"/>
                          </w:rPr>
                          <w:t xml:space="preserve">. This investment will </w:t>
                        </w:r>
                      </w:ins>
                      <w:del w:id="66" w:author="Alex Farrugia" w:date="2026-10-09T16:19:00Z" w16du:dateUtc="2026-10-09T06:49:00Z">
                        <w:r w:rsidRPr="007135FF" w:rsidDel="007135FF">
                          <w:rPr>
                            <w:rFonts w:cs="Arial"/>
                            <w:szCs w:val="20"/>
                          </w:rPr>
                          <w:delText xml:space="preserve">, subject to Investment Committee approval, to </w:delText>
                        </w:r>
                      </w:del>
                      <w:r w:rsidRPr="007135FF">
                        <w:rPr>
                          <w:rFonts w:cs="Arial"/>
                          <w:szCs w:val="20"/>
                        </w:rPr>
                        <w:t xml:space="preserve">acquire </w:t>
                      </w:r>
                      <w:ins w:id="67" w:author="Alex Farrugia" w:date="2026-10-09T16:15:00Z" w16du:dateUtc="2026-10-09T06:45:00Z">
                        <w:r w:rsidR="007135FF">
                          <w:rPr>
                            <w:rFonts w:cs="Arial"/>
                            <w:szCs w:val="20"/>
                          </w:rPr>
                          <w:t>20</w:t>
                        </w:r>
                      </w:ins>
                      <w:del w:id="68" w:author="Alex Farrugia" w:date="2026-10-09T16:15:00Z" w16du:dateUtc="2026-10-09T06:45:00Z">
                        <w:r w:rsidR="00C01170" w:rsidRPr="007135FF" w:rsidDel="007135FF">
                          <w:rPr>
                            <w:rFonts w:cs="Arial"/>
                            <w:szCs w:val="20"/>
                          </w:rPr>
                          <w:delText>5</w:delText>
                        </w:r>
                        <w:r w:rsidRPr="007135FF" w:rsidDel="007135FF">
                          <w:rPr>
                            <w:rFonts w:cs="Arial"/>
                            <w:szCs w:val="20"/>
                          </w:rPr>
                          <w:delText>.</w:delText>
                        </w:r>
                        <w:r w:rsidR="00C01170" w:rsidRPr="007135FF" w:rsidDel="007135FF">
                          <w:rPr>
                            <w:rFonts w:cs="Arial"/>
                            <w:szCs w:val="20"/>
                          </w:rPr>
                          <w:delText>73</w:delText>
                        </w:r>
                      </w:del>
                      <w:r w:rsidRPr="007135FF">
                        <w:rPr>
                          <w:rFonts w:cs="Arial"/>
                          <w:szCs w:val="20"/>
                        </w:rPr>
                        <w:t>%</w:t>
                      </w:r>
                      <w:ins w:id="69" w:author="Alex Farrugia" w:date="2026-10-09T16:19:00Z" w16du:dateUtc="2026-10-09T06:49:00Z">
                        <w:r w:rsidR="007135FF">
                          <w:rPr>
                            <w:rFonts w:cs="Arial"/>
                            <w:szCs w:val="20"/>
                          </w:rPr>
                          <w:t xml:space="preserve"> com</w:t>
                        </w:r>
                      </w:ins>
                      <w:ins w:id="70" w:author="Alex Farrugia" w:date="2026-10-09T16:20:00Z" w16du:dateUtc="2026-10-09T06:50:00Z">
                        <w:r w:rsidR="007135FF">
                          <w:rPr>
                            <w:rFonts w:cs="Arial"/>
                            <w:szCs w:val="20"/>
                          </w:rPr>
                          <w:t>pany capitalisation in the form of</w:t>
                        </w:r>
                      </w:ins>
                      <w:r w:rsidRPr="007135FF">
                        <w:rPr>
                          <w:rFonts w:cs="Arial"/>
                          <w:szCs w:val="20"/>
                        </w:rPr>
                        <w:t xml:space="preserve"> </w:t>
                      </w:r>
                      <w:ins w:id="71" w:author="Alex Farrugia" w:date="2026-10-09T16:19:00Z" w16du:dateUtc="2026-10-09T06:49:00Z">
                        <w:r w:rsidR="007135FF">
                          <w:rPr>
                            <w:rFonts w:cs="Arial"/>
                            <w:szCs w:val="20"/>
                          </w:rPr>
                          <w:t xml:space="preserve">seed preference shares </w:t>
                        </w:r>
                      </w:ins>
                      <w:r w:rsidRPr="007135FF">
                        <w:rPr>
                          <w:rFonts w:cs="Arial"/>
                          <w:szCs w:val="20"/>
                        </w:rPr>
                        <w:t>at a</w:t>
                      </w:r>
                      <w:del w:id="72" w:author="Alex Farrugia" w:date="2026-10-09T16:18:00Z" w16du:dateUtc="2026-10-09T06:48:00Z">
                        <w:r w:rsidRPr="007135FF" w:rsidDel="007135FF">
                          <w:rPr>
                            <w:rFonts w:cs="Arial"/>
                            <w:szCs w:val="20"/>
                          </w:rPr>
                          <w:delText xml:space="preserve"> </w:delText>
                        </w:r>
                      </w:del>
                      <w:ins w:id="73" w:author="Alex Farrugia" w:date="2026-10-09T16:18:00Z" w16du:dateUtc="2026-10-09T06:48:00Z">
                        <w:r w:rsidR="007135FF">
                          <w:rPr>
                            <w:rFonts w:cs="Arial"/>
                            <w:szCs w:val="20"/>
                          </w:rPr>
                          <w:t xml:space="preserve"> </w:t>
                        </w:r>
                      </w:ins>
                      <w:del w:id="74" w:author="Alex Farrugia" w:date="2026-10-09T16:15:00Z" w16du:dateUtc="2026-10-09T06:45:00Z">
                        <w:r w:rsidRPr="007135FF" w:rsidDel="007135FF">
                          <w:rPr>
                            <w:rFonts w:cs="Arial"/>
                            <w:szCs w:val="20"/>
                          </w:rPr>
                          <w:delText>US</w:delText>
                        </w:r>
                      </w:del>
                      <w:del w:id="75" w:author="Alex Farrugia" w:date="2026-10-09T16:18:00Z" w16du:dateUtc="2026-10-09T06:48:00Z">
                        <w:r w:rsidRPr="007135FF" w:rsidDel="007135FF">
                          <w:rPr>
                            <w:rFonts w:cs="Arial"/>
                            <w:szCs w:val="20"/>
                          </w:rPr>
                          <w:delText xml:space="preserve"> </w:delText>
                        </w:r>
                      </w:del>
                      <w:ins w:id="76" w:author="Alex Farrugia" w:date="2026-10-09T16:15:00Z" w16du:dateUtc="2026-10-09T06:45:00Z">
                        <w:r w:rsidR="007135FF">
                          <w:rPr>
                            <w:rFonts w:cs="Arial"/>
                            <w:szCs w:val="20"/>
                          </w:rPr>
                          <w:t>5</w:t>
                        </w:r>
                      </w:ins>
                      <w:del w:id="77" w:author="Alex Farrugia" w:date="2026-10-09T16:15:00Z" w16du:dateUtc="2026-10-09T06:45:00Z">
                        <w:r w:rsidRPr="007135FF" w:rsidDel="007135FF">
                          <w:rPr>
                            <w:rFonts w:cs="Arial"/>
                            <w:szCs w:val="20"/>
                          </w:rPr>
                          <w:delText>15</w:delText>
                        </w:r>
                      </w:del>
                      <w:r w:rsidRPr="007135FF">
                        <w:rPr>
                          <w:rFonts w:cs="Arial"/>
                          <w:szCs w:val="20"/>
                        </w:rPr>
                        <w:t xml:space="preserve">.0 m </w:t>
                      </w:r>
                      <w:del w:id="78" w:author="Alex Farrugia" w:date="2026-10-09T16:15:00Z" w16du:dateUtc="2026-10-09T06:45:00Z">
                        <w:r w:rsidRPr="007135FF" w:rsidDel="007135FF">
                          <w:rPr>
                            <w:rFonts w:cs="Arial"/>
                            <w:szCs w:val="20"/>
                          </w:rPr>
                          <w:delText>pre-money valuation.</w:delText>
                        </w:r>
                      </w:del>
                      <w:ins w:id="79" w:author="Alex Farrugia" w:date="2026-10-09T16:15:00Z" w16du:dateUtc="2026-10-09T06:45:00Z">
                        <w:r w:rsidR="007135FF" w:rsidRPr="007135FF">
                          <w:rPr>
                            <w:rFonts w:cs="Arial"/>
                            <w:szCs w:val="20"/>
                          </w:rPr>
                          <w:t>post</w:t>
                        </w:r>
                        <w:r w:rsidR="007135FF">
                          <w:rPr>
                            <w:rFonts w:cs="Arial"/>
                            <w:szCs w:val="20"/>
                          </w:rPr>
                          <w:t>-money valuation.</w:t>
                        </w:r>
                      </w:ins>
                    </w:p>
                  </w:txbxContent>
                </v:textbox>
                <w10:wrap type="square" anchorx="margin"/>
              </v:shape>
            </w:pict>
          </mc:Fallback>
        </mc:AlternateContent>
      </w:r>
      <w:r w:rsidR="00B916AA" w:rsidRPr="006B4DA3">
        <w:rPr>
          <w:rFonts w:cs="Arial"/>
          <w:b/>
          <w:bCs/>
          <w:sz w:val="36"/>
          <w:szCs w:val="36"/>
          <w:lang w:val="en-US"/>
        </w:rPr>
        <w:t xml:space="preserve">Investment </w:t>
      </w:r>
      <w:r w:rsidR="00971DB1" w:rsidRPr="006B4DA3">
        <w:rPr>
          <w:rFonts w:cs="Arial"/>
          <w:b/>
          <w:bCs/>
          <w:sz w:val="36"/>
          <w:szCs w:val="36"/>
          <w:lang w:val="en-US"/>
        </w:rPr>
        <w:t>Memo</w:t>
      </w:r>
    </w:p>
    <w:tbl>
      <w:tblPr>
        <w:tblStyle w:val="TableGrid"/>
        <w:tblW w:w="88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11"/>
        <w:gridCol w:w="2211"/>
        <w:gridCol w:w="2211"/>
        <w:gridCol w:w="2211"/>
      </w:tblGrid>
      <w:tr w:rsidR="00971DB1" w:rsidRPr="00B004EE" w14:paraId="584EDAF5" w14:textId="77777777" w:rsidTr="00B004EE">
        <w:trPr>
          <w:trHeight w:val="510"/>
        </w:trPr>
        <w:tc>
          <w:tcPr>
            <w:tcW w:w="2211" w:type="dxa"/>
            <w:shd w:val="clear" w:color="auto" w:fill="auto"/>
            <w:vAlign w:val="center"/>
          </w:tcPr>
          <w:p w14:paraId="6B5EC705" w14:textId="77777777" w:rsidR="00971DB1" w:rsidRPr="00B004EE" w:rsidRDefault="00971DB1" w:rsidP="002E5F73">
            <w:pPr>
              <w:rPr>
                <w:rFonts w:cs="Arial"/>
                <w:b/>
                <w:bCs/>
                <w:szCs w:val="20"/>
                <w:lang w:val="en-US"/>
              </w:rPr>
            </w:pPr>
            <w:r w:rsidRPr="00B004EE">
              <w:rPr>
                <w:rFonts w:cs="Arial"/>
                <w:b/>
                <w:bCs/>
                <w:szCs w:val="20"/>
                <w:lang w:val="en-US"/>
              </w:rPr>
              <w:t>Company Name</w:t>
            </w:r>
          </w:p>
        </w:tc>
        <w:tc>
          <w:tcPr>
            <w:tcW w:w="2211" w:type="dxa"/>
            <w:shd w:val="clear" w:color="auto" w:fill="auto"/>
            <w:vAlign w:val="center"/>
          </w:tcPr>
          <w:p w14:paraId="2E05F212" w14:textId="6F1DE558" w:rsidR="00971DB1" w:rsidRPr="00B004EE" w:rsidRDefault="007135FF" w:rsidP="002E5F73">
            <w:pPr>
              <w:rPr>
                <w:rFonts w:cs="Arial"/>
                <w:szCs w:val="20"/>
                <w:lang w:val="en-US"/>
              </w:rPr>
            </w:pPr>
            <w:ins w:id="80" w:author="Alex Farrugia" w:date="2026-10-09T16:09:00Z" w16du:dateUtc="2026-10-09T06:39:00Z">
              <w:r>
                <w:rPr>
                  <w:rFonts w:cs="Arial"/>
                  <w:szCs w:val="20"/>
                  <w:lang w:val="en-US"/>
                </w:rPr>
                <w:t>Seaculture</w:t>
              </w:r>
            </w:ins>
            <w:del w:id="81" w:author="Alex Farrugia" w:date="2026-10-09T16:09:00Z" w16du:dateUtc="2026-10-09T06:39:00Z">
              <w:r w:rsidR="0099048E" w:rsidRPr="00B004EE" w:rsidDel="007135FF">
                <w:rPr>
                  <w:rFonts w:cs="Arial"/>
                  <w:szCs w:val="20"/>
                  <w:lang w:val="en-US"/>
                </w:rPr>
                <w:delText>Polybee</w:delText>
              </w:r>
            </w:del>
          </w:p>
        </w:tc>
        <w:tc>
          <w:tcPr>
            <w:tcW w:w="2211" w:type="dxa"/>
            <w:shd w:val="clear" w:color="auto" w:fill="auto"/>
            <w:vAlign w:val="center"/>
          </w:tcPr>
          <w:p w14:paraId="35245BB4" w14:textId="77777777" w:rsidR="00971DB1" w:rsidRPr="00B004EE" w:rsidRDefault="00971DB1" w:rsidP="002E5F73">
            <w:pPr>
              <w:rPr>
                <w:rFonts w:cs="Arial"/>
                <w:szCs w:val="20"/>
                <w:lang w:val="en-US"/>
              </w:rPr>
            </w:pPr>
            <w:r w:rsidRPr="00B004EE">
              <w:rPr>
                <w:rFonts w:cs="Arial"/>
                <w:b/>
                <w:bCs/>
                <w:szCs w:val="20"/>
                <w:lang w:val="en-US"/>
              </w:rPr>
              <w:t>Proposed security</w:t>
            </w:r>
          </w:p>
        </w:tc>
        <w:tc>
          <w:tcPr>
            <w:tcW w:w="2211" w:type="dxa"/>
            <w:shd w:val="clear" w:color="auto" w:fill="auto"/>
            <w:vAlign w:val="center"/>
          </w:tcPr>
          <w:p w14:paraId="4EDEE6F3" w14:textId="3A7E73BD" w:rsidR="00971DB1" w:rsidRPr="00B004EE" w:rsidRDefault="0099048E" w:rsidP="002E5F73">
            <w:pPr>
              <w:rPr>
                <w:rFonts w:cs="Arial"/>
                <w:szCs w:val="20"/>
                <w:lang w:val="en-US"/>
              </w:rPr>
            </w:pPr>
            <w:r w:rsidRPr="00B004EE">
              <w:rPr>
                <w:rFonts w:cs="Arial"/>
                <w:szCs w:val="20"/>
                <w:lang w:val="en-US"/>
              </w:rPr>
              <w:t>Preference Shares</w:t>
            </w:r>
          </w:p>
        </w:tc>
      </w:tr>
      <w:tr w:rsidR="00971DB1" w:rsidRPr="00B004EE" w14:paraId="4E2959BD" w14:textId="77777777" w:rsidTr="00B004EE">
        <w:trPr>
          <w:trHeight w:val="510"/>
        </w:trPr>
        <w:tc>
          <w:tcPr>
            <w:tcW w:w="2211" w:type="dxa"/>
            <w:shd w:val="clear" w:color="auto" w:fill="auto"/>
            <w:vAlign w:val="center"/>
          </w:tcPr>
          <w:p w14:paraId="6432CB4F" w14:textId="77777777" w:rsidR="00971DB1" w:rsidRPr="00B004EE" w:rsidRDefault="00971DB1" w:rsidP="002E5F73">
            <w:pPr>
              <w:rPr>
                <w:rFonts w:cs="Arial"/>
                <w:b/>
                <w:bCs/>
                <w:szCs w:val="20"/>
                <w:lang w:val="en-US"/>
              </w:rPr>
            </w:pPr>
            <w:r w:rsidRPr="00B004EE">
              <w:rPr>
                <w:rFonts w:cs="Arial"/>
                <w:b/>
                <w:bCs/>
                <w:szCs w:val="20"/>
                <w:lang w:val="en-US"/>
              </w:rPr>
              <w:t>Year Founded</w:t>
            </w:r>
          </w:p>
        </w:tc>
        <w:tc>
          <w:tcPr>
            <w:tcW w:w="2211" w:type="dxa"/>
            <w:shd w:val="clear" w:color="auto" w:fill="auto"/>
            <w:vAlign w:val="center"/>
          </w:tcPr>
          <w:p w14:paraId="0BAE7B88" w14:textId="2C847219" w:rsidR="00971DB1" w:rsidRPr="00B004EE" w:rsidRDefault="00516528" w:rsidP="002E5F73">
            <w:pPr>
              <w:rPr>
                <w:rFonts w:cs="Arial"/>
                <w:szCs w:val="20"/>
                <w:lang w:val="en-US"/>
              </w:rPr>
            </w:pPr>
            <w:r w:rsidRPr="00B004EE">
              <w:rPr>
                <w:rFonts w:cs="Arial"/>
                <w:szCs w:val="20"/>
                <w:lang w:val="en-US"/>
              </w:rPr>
              <w:t>20</w:t>
            </w:r>
            <w:ins w:id="82" w:author="Alex Farrugia" w:date="2026-10-09T16:09:00Z" w16du:dateUtc="2026-10-09T06:39:00Z">
              <w:r w:rsidR="007135FF">
                <w:rPr>
                  <w:rFonts w:cs="Arial"/>
                  <w:szCs w:val="20"/>
                  <w:lang w:val="en-US"/>
                </w:rPr>
                <w:t>25</w:t>
              </w:r>
            </w:ins>
            <w:del w:id="83" w:author="Alex Farrugia" w:date="2026-10-09T16:09:00Z" w16du:dateUtc="2026-10-09T06:39:00Z">
              <w:r w:rsidR="00F72B2D" w:rsidRPr="00B004EE" w:rsidDel="007135FF">
                <w:rPr>
                  <w:rFonts w:cs="Arial"/>
                  <w:szCs w:val="20"/>
                  <w:lang w:val="en-US"/>
                </w:rPr>
                <w:delText>19</w:delText>
              </w:r>
            </w:del>
          </w:p>
        </w:tc>
        <w:tc>
          <w:tcPr>
            <w:tcW w:w="2211" w:type="dxa"/>
            <w:shd w:val="clear" w:color="auto" w:fill="auto"/>
            <w:vAlign w:val="center"/>
          </w:tcPr>
          <w:p w14:paraId="3FC5BE1D" w14:textId="702152F5" w:rsidR="00971DB1" w:rsidRPr="00B004EE" w:rsidRDefault="00971DB1" w:rsidP="002E5F73">
            <w:pPr>
              <w:rPr>
                <w:rFonts w:cs="Arial"/>
                <w:szCs w:val="20"/>
                <w:lang w:val="en-US"/>
              </w:rPr>
            </w:pPr>
            <w:r w:rsidRPr="00B004EE">
              <w:rPr>
                <w:rFonts w:cs="Arial"/>
                <w:b/>
                <w:bCs/>
                <w:szCs w:val="20"/>
                <w:lang w:val="en-US"/>
              </w:rPr>
              <w:t xml:space="preserve">Round </w:t>
            </w:r>
            <w:r w:rsidR="00516528" w:rsidRPr="00B004EE">
              <w:rPr>
                <w:rFonts w:cs="Arial"/>
                <w:b/>
                <w:bCs/>
                <w:szCs w:val="20"/>
                <w:lang w:val="en-US"/>
              </w:rPr>
              <w:t>Stage</w:t>
            </w:r>
          </w:p>
        </w:tc>
        <w:tc>
          <w:tcPr>
            <w:tcW w:w="2211" w:type="dxa"/>
            <w:shd w:val="clear" w:color="auto" w:fill="auto"/>
            <w:vAlign w:val="center"/>
          </w:tcPr>
          <w:p w14:paraId="201B30BC" w14:textId="620120F2" w:rsidR="00971DB1" w:rsidRPr="00B004EE" w:rsidRDefault="0099048E" w:rsidP="002E5F73">
            <w:pPr>
              <w:rPr>
                <w:rFonts w:cs="Arial"/>
                <w:szCs w:val="20"/>
                <w:lang w:val="en-US"/>
              </w:rPr>
            </w:pPr>
            <w:r w:rsidRPr="00B004EE">
              <w:rPr>
                <w:rFonts w:cs="Arial"/>
                <w:szCs w:val="20"/>
                <w:lang w:val="en-US"/>
              </w:rPr>
              <w:t>Seed</w:t>
            </w:r>
          </w:p>
        </w:tc>
      </w:tr>
      <w:tr w:rsidR="00971DB1" w:rsidRPr="00B004EE" w14:paraId="2BE4F9DE" w14:textId="77777777" w:rsidTr="00B004EE">
        <w:trPr>
          <w:trHeight w:val="510"/>
        </w:trPr>
        <w:tc>
          <w:tcPr>
            <w:tcW w:w="2211" w:type="dxa"/>
            <w:shd w:val="clear" w:color="auto" w:fill="auto"/>
            <w:vAlign w:val="center"/>
          </w:tcPr>
          <w:p w14:paraId="23647F67" w14:textId="77777777" w:rsidR="00971DB1" w:rsidRPr="00B004EE" w:rsidRDefault="00971DB1" w:rsidP="002E5F73">
            <w:pPr>
              <w:rPr>
                <w:rFonts w:cs="Arial"/>
                <w:b/>
                <w:bCs/>
                <w:szCs w:val="20"/>
                <w:lang w:val="en-US"/>
              </w:rPr>
            </w:pPr>
            <w:r w:rsidRPr="00B004EE">
              <w:rPr>
                <w:rFonts w:cs="Arial"/>
                <w:b/>
                <w:bCs/>
                <w:szCs w:val="20"/>
                <w:lang w:val="en-US"/>
              </w:rPr>
              <w:t>Headquarters</w:t>
            </w:r>
          </w:p>
        </w:tc>
        <w:tc>
          <w:tcPr>
            <w:tcW w:w="2211" w:type="dxa"/>
            <w:shd w:val="clear" w:color="auto" w:fill="auto"/>
            <w:vAlign w:val="center"/>
          </w:tcPr>
          <w:p w14:paraId="617860CB" w14:textId="77BDC3C2" w:rsidR="00971DB1" w:rsidRPr="00B004EE" w:rsidRDefault="007135FF" w:rsidP="002E5F73">
            <w:pPr>
              <w:rPr>
                <w:rFonts w:cs="Arial"/>
                <w:szCs w:val="20"/>
                <w:lang w:val="en-US"/>
              </w:rPr>
            </w:pPr>
            <w:ins w:id="84" w:author="Alex Farrugia" w:date="2026-10-09T16:10:00Z" w16du:dateUtc="2026-10-09T06:40:00Z">
              <w:r>
                <w:rPr>
                  <w:rFonts w:cs="Arial"/>
                  <w:szCs w:val="20"/>
                  <w:lang w:val="en-US"/>
                </w:rPr>
                <w:t>Darwin</w:t>
              </w:r>
            </w:ins>
            <w:del w:id="85" w:author="Alex Farrugia" w:date="2026-10-09T16:10:00Z" w16du:dateUtc="2026-10-09T06:40:00Z">
              <w:r w:rsidR="00971DB1" w:rsidRPr="00B004EE" w:rsidDel="007135FF">
                <w:rPr>
                  <w:rFonts w:cs="Arial"/>
                  <w:szCs w:val="20"/>
                  <w:lang w:val="en-US"/>
                </w:rPr>
                <w:delText>Singapore</w:delText>
              </w:r>
            </w:del>
          </w:p>
        </w:tc>
        <w:tc>
          <w:tcPr>
            <w:tcW w:w="2211" w:type="dxa"/>
            <w:shd w:val="clear" w:color="auto" w:fill="auto"/>
            <w:vAlign w:val="center"/>
          </w:tcPr>
          <w:p w14:paraId="6226256F" w14:textId="41183790" w:rsidR="00971DB1" w:rsidRPr="00B004EE" w:rsidRDefault="00971DB1" w:rsidP="002E5F73">
            <w:pPr>
              <w:rPr>
                <w:rFonts w:cs="Arial"/>
                <w:szCs w:val="20"/>
                <w:lang w:val="en-US"/>
              </w:rPr>
            </w:pPr>
            <w:r w:rsidRPr="00B004EE">
              <w:rPr>
                <w:rFonts w:cs="Arial"/>
                <w:b/>
                <w:bCs/>
                <w:szCs w:val="20"/>
                <w:lang w:val="en-US"/>
              </w:rPr>
              <w:t>PIIF</w:t>
            </w:r>
            <w:ins w:id="86" w:author="Alex Farrugia" w:date="2026-10-09T16:13:00Z" w16du:dateUtc="2026-10-09T06:43:00Z">
              <w:r w:rsidR="007135FF">
                <w:rPr>
                  <w:rFonts w:cs="Arial"/>
                  <w:b/>
                  <w:bCs/>
                  <w:szCs w:val="20"/>
                  <w:lang w:val="en-US"/>
                </w:rPr>
                <w:t xml:space="preserve"> </w:t>
              </w:r>
            </w:ins>
            <w:del w:id="87" w:author="Alex Farrugia" w:date="2026-10-09T16:13:00Z" w16du:dateUtc="2026-10-09T06:43:00Z">
              <w:r w:rsidRPr="00B004EE" w:rsidDel="007135FF">
                <w:rPr>
                  <w:rFonts w:cs="Arial"/>
                  <w:b/>
                  <w:bCs/>
                  <w:szCs w:val="20"/>
                  <w:lang w:val="en-US"/>
                </w:rPr>
                <w:delText xml:space="preserve"> </w:delText>
              </w:r>
              <w:r w:rsidR="00516528" w:rsidRPr="00B004EE" w:rsidDel="007135FF">
                <w:rPr>
                  <w:rFonts w:cs="Arial"/>
                  <w:b/>
                  <w:bCs/>
                  <w:szCs w:val="20"/>
                  <w:lang w:val="en-US"/>
                </w:rPr>
                <w:delText>6</w:delText>
              </w:r>
            </w:del>
            <w:r w:rsidRPr="00B004EE">
              <w:rPr>
                <w:rFonts w:cs="Arial"/>
                <w:b/>
                <w:bCs/>
                <w:szCs w:val="20"/>
                <w:lang w:val="en-US"/>
              </w:rPr>
              <w:t xml:space="preserve"> Investment</w:t>
            </w:r>
          </w:p>
        </w:tc>
        <w:tc>
          <w:tcPr>
            <w:tcW w:w="2211" w:type="dxa"/>
            <w:shd w:val="clear" w:color="auto" w:fill="auto"/>
            <w:vAlign w:val="center"/>
          </w:tcPr>
          <w:p w14:paraId="6C76FD6C" w14:textId="30C1EEF7" w:rsidR="00971DB1" w:rsidRPr="00B004EE" w:rsidRDefault="007135FF" w:rsidP="002E5F73">
            <w:pPr>
              <w:rPr>
                <w:rFonts w:cs="Arial"/>
                <w:szCs w:val="20"/>
                <w:lang w:val="en-US"/>
              </w:rPr>
            </w:pPr>
            <w:ins w:id="88" w:author="Alex Farrugia" w:date="2026-10-09T16:13:00Z" w16du:dateUtc="2026-10-09T06:43:00Z">
              <w:r>
                <w:rPr>
                  <w:rFonts w:cs="Arial"/>
                  <w:szCs w:val="20"/>
                  <w:lang w:val="en-US"/>
                </w:rPr>
                <w:t>A</w:t>
              </w:r>
            </w:ins>
            <w:del w:id="89" w:author="Alex Farrugia" w:date="2026-10-09T16:13:00Z" w16du:dateUtc="2026-10-09T06:43:00Z">
              <w:r w:rsidR="00D04D19" w:rsidRPr="00B004EE" w:rsidDel="007135FF">
                <w:rPr>
                  <w:rFonts w:cs="Arial"/>
                  <w:szCs w:val="20"/>
                  <w:lang w:val="en-US"/>
                </w:rPr>
                <w:delText>US</w:delText>
              </w:r>
            </w:del>
            <w:r w:rsidR="00516528" w:rsidRPr="00B004EE">
              <w:rPr>
                <w:rFonts w:cs="Arial"/>
                <w:szCs w:val="20"/>
                <w:lang w:val="en-US"/>
              </w:rPr>
              <w:t xml:space="preserve"> </w:t>
            </w:r>
            <w:ins w:id="90" w:author="Alex Farrugia" w:date="2026-10-09T16:18:00Z" w16du:dateUtc="2026-10-09T06:48:00Z">
              <w:r>
                <w:rPr>
                  <w:rFonts w:cs="Arial"/>
                  <w:szCs w:val="20"/>
                  <w:lang w:val="en-US"/>
                </w:rPr>
                <w:t>0</w:t>
              </w:r>
            </w:ins>
            <w:del w:id="91" w:author="Alex Farrugia" w:date="2026-10-09T16:18:00Z" w16du:dateUtc="2026-10-09T06:48:00Z">
              <w:r w:rsidR="00516528" w:rsidRPr="00B004EE" w:rsidDel="007135FF">
                <w:rPr>
                  <w:rFonts w:cs="Arial"/>
                  <w:szCs w:val="20"/>
                  <w:lang w:val="en-US"/>
                </w:rPr>
                <w:delText>1</w:delText>
              </w:r>
            </w:del>
            <w:r w:rsidR="00516528" w:rsidRPr="00B004EE">
              <w:rPr>
                <w:rFonts w:cs="Arial"/>
                <w:szCs w:val="20"/>
                <w:lang w:val="en-US"/>
              </w:rPr>
              <w:t>.</w:t>
            </w:r>
            <w:ins w:id="92" w:author="Alex Farrugia" w:date="2026-10-09T16:18:00Z" w16du:dateUtc="2026-10-09T06:48:00Z">
              <w:r>
                <w:rPr>
                  <w:rFonts w:cs="Arial"/>
                  <w:szCs w:val="20"/>
                  <w:lang w:val="en-US"/>
                </w:rPr>
                <w:t>5</w:t>
              </w:r>
            </w:ins>
            <w:del w:id="93" w:author="Alex Farrugia" w:date="2026-10-09T16:18:00Z" w16du:dateUtc="2026-10-09T06:48:00Z">
              <w:r w:rsidR="00516528" w:rsidRPr="00B004EE" w:rsidDel="007135FF">
                <w:rPr>
                  <w:rFonts w:cs="Arial"/>
                  <w:szCs w:val="20"/>
                  <w:lang w:val="en-US"/>
                </w:rPr>
                <w:delText>0</w:delText>
              </w:r>
            </w:del>
            <w:r w:rsidR="00516528" w:rsidRPr="00B004EE">
              <w:rPr>
                <w:rFonts w:cs="Arial"/>
                <w:szCs w:val="20"/>
                <w:lang w:val="en-US"/>
              </w:rPr>
              <w:t>m</w:t>
            </w:r>
          </w:p>
        </w:tc>
      </w:tr>
      <w:tr w:rsidR="00971DB1" w:rsidRPr="00B004EE" w14:paraId="6E2C0A3B" w14:textId="77777777" w:rsidTr="00B004EE">
        <w:trPr>
          <w:trHeight w:val="510"/>
        </w:trPr>
        <w:tc>
          <w:tcPr>
            <w:tcW w:w="2211" w:type="dxa"/>
            <w:shd w:val="clear" w:color="auto" w:fill="auto"/>
            <w:vAlign w:val="center"/>
          </w:tcPr>
          <w:p w14:paraId="0A528734" w14:textId="77777777" w:rsidR="00971DB1" w:rsidRPr="00B004EE" w:rsidRDefault="00971DB1" w:rsidP="002E5F73">
            <w:pPr>
              <w:rPr>
                <w:rFonts w:cs="Arial"/>
                <w:b/>
                <w:bCs/>
                <w:szCs w:val="20"/>
                <w:lang w:val="en-US"/>
              </w:rPr>
            </w:pPr>
            <w:r w:rsidRPr="00B004EE">
              <w:rPr>
                <w:rFonts w:cs="Arial"/>
                <w:b/>
                <w:bCs/>
                <w:szCs w:val="20"/>
                <w:lang w:val="en-US"/>
              </w:rPr>
              <w:t>Sector</w:t>
            </w:r>
          </w:p>
        </w:tc>
        <w:tc>
          <w:tcPr>
            <w:tcW w:w="2211" w:type="dxa"/>
            <w:shd w:val="clear" w:color="auto" w:fill="auto"/>
            <w:vAlign w:val="center"/>
          </w:tcPr>
          <w:p w14:paraId="1B19894B" w14:textId="6A0DF5CC" w:rsidR="00971DB1" w:rsidRPr="00B004EE" w:rsidRDefault="0099048E" w:rsidP="002E5F73">
            <w:pPr>
              <w:rPr>
                <w:rFonts w:cs="Arial"/>
                <w:szCs w:val="20"/>
                <w:lang w:val="en-US"/>
              </w:rPr>
            </w:pPr>
            <w:del w:id="94" w:author="Alex Farrugia" w:date="2026-10-09T16:10:00Z" w16du:dateUtc="2026-10-09T06:40:00Z">
              <w:r w:rsidRPr="00B004EE" w:rsidDel="007135FF">
                <w:rPr>
                  <w:rFonts w:cs="Arial"/>
                  <w:szCs w:val="20"/>
                  <w:lang w:val="en-US"/>
                </w:rPr>
                <w:delText>A</w:delText>
              </w:r>
            </w:del>
            <w:ins w:id="95" w:author="Alex Farrugia" w:date="2026-10-09T16:10:00Z" w16du:dateUtc="2026-10-09T06:40:00Z">
              <w:r w:rsidR="007135FF" w:rsidRPr="00B004EE">
                <w:rPr>
                  <w:rFonts w:cs="Arial"/>
                  <w:szCs w:val="20"/>
                  <w:lang w:val="en-US"/>
                </w:rPr>
                <w:t>A</w:t>
              </w:r>
              <w:r w:rsidR="007135FF">
                <w:rPr>
                  <w:rFonts w:cs="Arial"/>
                  <w:szCs w:val="20"/>
                  <w:lang w:val="en-US"/>
                </w:rPr>
                <w:t>quaculture</w:t>
              </w:r>
            </w:ins>
            <w:del w:id="96" w:author="Alex Farrugia" w:date="2026-10-09T16:10:00Z" w16du:dateUtc="2026-10-09T06:40:00Z">
              <w:r w:rsidRPr="00B004EE" w:rsidDel="007135FF">
                <w:rPr>
                  <w:rFonts w:cs="Arial"/>
                  <w:szCs w:val="20"/>
                  <w:lang w:val="en-US"/>
                </w:rPr>
                <w:delText>gTech</w:delText>
              </w:r>
            </w:del>
          </w:p>
        </w:tc>
        <w:tc>
          <w:tcPr>
            <w:tcW w:w="2211" w:type="dxa"/>
            <w:shd w:val="clear" w:color="auto" w:fill="auto"/>
            <w:vAlign w:val="center"/>
          </w:tcPr>
          <w:p w14:paraId="3DB4CCF3" w14:textId="7F45C43E" w:rsidR="00971DB1" w:rsidRPr="00B004EE" w:rsidRDefault="00026D63" w:rsidP="002E5F73">
            <w:pPr>
              <w:rPr>
                <w:rFonts w:cs="Arial"/>
                <w:szCs w:val="20"/>
                <w:lang w:val="en-US"/>
              </w:rPr>
            </w:pPr>
            <w:r w:rsidRPr="00B004EE">
              <w:rPr>
                <w:rFonts w:cs="Arial"/>
                <w:b/>
                <w:bCs/>
                <w:szCs w:val="20"/>
                <w:lang w:val="en-US"/>
              </w:rPr>
              <w:t xml:space="preserve">Target </w:t>
            </w:r>
            <w:r w:rsidR="00971DB1" w:rsidRPr="00B004EE">
              <w:rPr>
                <w:rFonts w:cs="Arial"/>
                <w:b/>
                <w:bCs/>
                <w:szCs w:val="20"/>
                <w:lang w:val="en-US"/>
              </w:rPr>
              <w:t>PIIF %</w:t>
            </w:r>
          </w:p>
        </w:tc>
        <w:tc>
          <w:tcPr>
            <w:tcW w:w="2211" w:type="dxa"/>
            <w:shd w:val="clear" w:color="auto" w:fill="auto"/>
            <w:vAlign w:val="center"/>
          </w:tcPr>
          <w:p w14:paraId="5C2763C9" w14:textId="72F5EE1A" w:rsidR="00971DB1" w:rsidRPr="00B004EE" w:rsidRDefault="00CF65D9" w:rsidP="002E5F73">
            <w:pPr>
              <w:rPr>
                <w:rFonts w:cs="Arial"/>
                <w:szCs w:val="20"/>
                <w:lang w:val="en-US"/>
              </w:rPr>
            </w:pPr>
            <w:commentRangeStart w:id="97"/>
            <w:r w:rsidRPr="007135FF">
              <w:rPr>
                <w:rFonts w:cs="Arial"/>
                <w:szCs w:val="20"/>
                <w:highlight w:val="yellow"/>
                <w:lang w:val="en-US"/>
                <w:rPrChange w:id="98" w:author="Alex Farrugia" w:date="2026-10-09T16:18:00Z" w16du:dateUtc="2026-10-09T06:48:00Z">
                  <w:rPr>
                    <w:rFonts w:cs="Arial"/>
                    <w:szCs w:val="20"/>
                    <w:lang w:val="en-US"/>
                  </w:rPr>
                </w:rPrChange>
              </w:rPr>
              <w:t>5</w:t>
            </w:r>
            <w:r w:rsidR="009504AD" w:rsidRPr="007135FF">
              <w:rPr>
                <w:rFonts w:cs="Arial"/>
                <w:szCs w:val="20"/>
                <w:highlight w:val="yellow"/>
                <w:lang w:val="en-US"/>
                <w:rPrChange w:id="99" w:author="Alex Farrugia" w:date="2026-10-09T16:18:00Z" w16du:dateUtc="2026-10-09T06:48:00Z">
                  <w:rPr>
                    <w:rFonts w:cs="Arial"/>
                    <w:szCs w:val="20"/>
                    <w:lang w:val="en-US"/>
                  </w:rPr>
                </w:rPrChange>
              </w:rPr>
              <w:t>.</w:t>
            </w:r>
            <w:r w:rsidRPr="007135FF">
              <w:rPr>
                <w:rFonts w:cs="Arial"/>
                <w:szCs w:val="20"/>
                <w:highlight w:val="yellow"/>
                <w:lang w:val="en-US"/>
                <w:rPrChange w:id="100" w:author="Alex Farrugia" w:date="2026-10-09T16:18:00Z" w16du:dateUtc="2026-10-09T06:48:00Z">
                  <w:rPr>
                    <w:rFonts w:cs="Arial"/>
                    <w:szCs w:val="20"/>
                    <w:lang w:val="en-US"/>
                  </w:rPr>
                </w:rPrChange>
              </w:rPr>
              <w:t>7</w:t>
            </w:r>
            <w:r w:rsidR="00AF299F" w:rsidRPr="007135FF">
              <w:rPr>
                <w:rFonts w:cs="Arial"/>
                <w:szCs w:val="20"/>
                <w:highlight w:val="yellow"/>
                <w:lang w:val="en-US"/>
                <w:rPrChange w:id="101" w:author="Alex Farrugia" w:date="2026-10-09T16:18:00Z" w16du:dateUtc="2026-10-09T06:48:00Z">
                  <w:rPr>
                    <w:rFonts w:cs="Arial"/>
                    <w:szCs w:val="20"/>
                    <w:lang w:val="en-US"/>
                  </w:rPr>
                </w:rPrChange>
              </w:rPr>
              <w:t>3</w:t>
            </w:r>
            <w:r w:rsidR="009504AD" w:rsidRPr="007135FF">
              <w:rPr>
                <w:rFonts w:cs="Arial"/>
                <w:szCs w:val="20"/>
                <w:highlight w:val="yellow"/>
                <w:lang w:val="en-US"/>
                <w:rPrChange w:id="102" w:author="Alex Farrugia" w:date="2026-10-09T16:18:00Z" w16du:dateUtc="2026-10-09T06:48:00Z">
                  <w:rPr>
                    <w:rFonts w:cs="Arial"/>
                    <w:szCs w:val="20"/>
                    <w:lang w:val="en-US"/>
                  </w:rPr>
                </w:rPrChange>
              </w:rPr>
              <w:t>%</w:t>
            </w:r>
            <w:commentRangeEnd w:id="97"/>
            <w:r w:rsidR="007135FF" w:rsidRPr="007135FF">
              <w:rPr>
                <w:rStyle w:val="CommentReference"/>
                <w:highlight w:val="yellow"/>
                <w:rPrChange w:id="103" w:author="Alex Farrugia" w:date="2026-10-09T16:18:00Z" w16du:dateUtc="2026-10-09T06:48:00Z">
                  <w:rPr>
                    <w:rStyle w:val="CommentReference"/>
                  </w:rPr>
                </w:rPrChange>
              </w:rPr>
              <w:commentReference w:id="97"/>
            </w:r>
          </w:p>
        </w:tc>
      </w:tr>
      <w:tr w:rsidR="00FC42DE" w:rsidRPr="00B004EE" w14:paraId="16EB3327" w14:textId="77777777" w:rsidTr="00B004EE">
        <w:trPr>
          <w:trHeight w:val="510"/>
        </w:trPr>
        <w:tc>
          <w:tcPr>
            <w:tcW w:w="2211" w:type="dxa"/>
            <w:shd w:val="clear" w:color="auto" w:fill="auto"/>
            <w:vAlign w:val="center"/>
          </w:tcPr>
          <w:p w14:paraId="2A916F13" w14:textId="77777777" w:rsidR="00FC42DE" w:rsidRPr="00B004EE" w:rsidRDefault="00FC42DE" w:rsidP="00FC42DE">
            <w:pPr>
              <w:rPr>
                <w:rFonts w:cs="Arial"/>
                <w:b/>
                <w:bCs/>
                <w:szCs w:val="20"/>
                <w:lang w:val="en-US"/>
              </w:rPr>
            </w:pPr>
            <w:r w:rsidRPr="00B004EE">
              <w:rPr>
                <w:rFonts w:cs="Arial"/>
                <w:b/>
                <w:bCs/>
                <w:szCs w:val="20"/>
                <w:lang w:val="en-US"/>
              </w:rPr>
              <w:t>Technology</w:t>
            </w:r>
          </w:p>
        </w:tc>
        <w:tc>
          <w:tcPr>
            <w:tcW w:w="2211" w:type="dxa"/>
            <w:shd w:val="clear" w:color="auto" w:fill="auto"/>
            <w:vAlign w:val="center"/>
          </w:tcPr>
          <w:p w14:paraId="285EE646" w14:textId="51FB799B" w:rsidR="00FC42DE" w:rsidRPr="00B004EE" w:rsidRDefault="00AF299F" w:rsidP="00FC42DE">
            <w:pPr>
              <w:rPr>
                <w:rFonts w:cs="Arial"/>
                <w:szCs w:val="20"/>
                <w:lang w:val="en-US"/>
              </w:rPr>
            </w:pPr>
            <w:del w:id="104" w:author="Alex Farrugia" w:date="2026-10-09T16:10:00Z" w16du:dateUtc="2026-10-09T06:40:00Z">
              <w:r w:rsidDel="007135FF">
                <w:rPr>
                  <w:rFonts w:cs="Arial"/>
                  <w:szCs w:val="20"/>
                  <w:lang w:val="en-US"/>
                </w:rPr>
                <w:delText>Yield Forecasting</w:delText>
              </w:r>
            </w:del>
            <w:ins w:id="105" w:author="Alex Farrugia" w:date="2026-10-09T16:10:00Z" w16du:dateUtc="2026-10-09T06:40:00Z">
              <w:r w:rsidR="007135FF">
                <w:rPr>
                  <w:rFonts w:cs="Arial"/>
                  <w:szCs w:val="20"/>
                  <w:lang w:val="en-US"/>
                </w:rPr>
                <w:t>Algae production</w:t>
              </w:r>
            </w:ins>
          </w:p>
        </w:tc>
        <w:tc>
          <w:tcPr>
            <w:tcW w:w="2211" w:type="dxa"/>
            <w:shd w:val="clear" w:color="auto" w:fill="auto"/>
            <w:vAlign w:val="center"/>
          </w:tcPr>
          <w:p w14:paraId="5BB4D203" w14:textId="0AA6E618" w:rsidR="00FC42DE" w:rsidRPr="00B004EE" w:rsidRDefault="00AF299F" w:rsidP="00FC42DE">
            <w:pPr>
              <w:rPr>
                <w:rFonts w:cs="Arial"/>
                <w:szCs w:val="20"/>
                <w:lang w:val="en-US"/>
              </w:rPr>
            </w:pPr>
            <w:r>
              <w:rPr>
                <w:rFonts w:cs="Arial"/>
                <w:b/>
                <w:bCs/>
                <w:szCs w:val="20"/>
                <w:lang w:val="en-US"/>
              </w:rPr>
              <w:t>Round</w:t>
            </w:r>
            <w:r w:rsidR="00FC42DE" w:rsidRPr="00B004EE">
              <w:rPr>
                <w:rFonts w:cs="Arial"/>
                <w:b/>
                <w:bCs/>
                <w:szCs w:val="20"/>
                <w:lang w:val="en-US"/>
              </w:rPr>
              <w:t xml:space="preserve"> Proceeds</w:t>
            </w:r>
          </w:p>
        </w:tc>
        <w:tc>
          <w:tcPr>
            <w:tcW w:w="2211" w:type="dxa"/>
            <w:shd w:val="clear" w:color="auto" w:fill="auto"/>
            <w:vAlign w:val="center"/>
          </w:tcPr>
          <w:p w14:paraId="42E99AFA" w14:textId="4F58AFF9" w:rsidR="00FC42DE" w:rsidRPr="00B004EE" w:rsidRDefault="007135FF" w:rsidP="00FC42DE">
            <w:pPr>
              <w:rPr>
                <w:rFonts w:cs="Arial"/>
                <w:szCs w:val="20"/>
                <w:lang w:val="en-US"/>
              </w:rPr>
            </w:pPr>
            <w:ins w:id="106" w:author="Alex Farrugia" w:date="2026-10-09T16:15:00Z" w16du:dateUtc="2026-10-09T06:45:00Z">
              <w:r>
                <w:rPr>
                  <w:rFonts w:cs="Arial"/>
                  <w:szCs w:val="20"/>
                  <w:lang w:val="en-US"/>
                </w:rPr>
                <w:t>A</w:t>
              </w:r>
            </w:ins>
            <w:del w:id="107" w:author="Alex Farrugia" w:date="2026-10-09T16:15:00Z" w16du:dateUtc="2026-10-09T06:45:00Z">
              <w:r w:rsidR="00FC42DE" w:rsidRPr="00B004EE" w:rsidDel="007135FF">
                <w:rPr>
                  <w:rFonts w:cs="Arial"/>
                  <w:szCs w:val="20"/>
                  <w:lang w:val="en-US"/>
                </w:rPr>
                <w:delText>US</w:delText>
              </w:r>
            </w:del>
            <w:r w:rsidR="00FC42DE" w:rsidRPr="00B004EE">
              <w:rPr>
                <w:rFonts w:cs="Arial"/>
                <w:szCs w:val="20"/>
                <w:lang w:val="en-US"/>
              </w:rPr>
              <w:t xml:space="preserve"> </w:t>
            </w:r>
            <w:ins w:id="108" w:author="Alex Farrugia" w:date="2026-10-09T16:15:00Z" w16du:dateUtc="2026-10-09T06:45:00Z">
              <w:r>
                <w:rPr>
                  <w:rFonts w:cs="Arial"/>
                  <w:szCs w:val="20"/>
                  <w:lang w:val="en-US"/>
                </w:rPr>
                <w:t>1</w:t>
              </w:r>
            </w:ins>
            <w:del w:id="109" w:author="Alex Farrugia" w:date="2026-10-09T16:15:00Z" w16du:dateUtc="2026-10-09T06:45:00Z">
              <w:r w:rsidR="00FC42DE" w:rsidRPr="00B004EE" w:rsidDel="007135FF">
                <w:rPr>
                  <w:rFonts w:cs="Arial"/>
                  <w:szCs w:val="20"/>
                  <w:lang w:val="en-US"/>
                </w:rPr>
                <w:delText>2</w:delText>
              </w:r>
            </w:del>
            <w:r w:rsidR="00FC42DE" w:rsidRPr="00B004EE">
              <w:rPr>
                <w:rFonts w:cs="Arial"/>
                <w:szCs w:val="20"/>
                <w:lang w:val="en-US"/>
              </w:rPr>
              <w:t>.</w:t>
            </w:r>
            <w:ins w:id="110" w:author="Alex Farrugia" w:date="2026-10-09T16:15:00Z" w16du:dateUtc="2026-10-09T06:45:00Z">
              <w:r>
                <w:rPr>
                  <w:rFonts w:cs="Arial"/>
                  <w:szCs w:val="20"/>
                  <w:lang w:val="en-US"/>
                </w:rPr>
                <w:t>35</w:t>
              </w:r>
            </w:ins>
            <w:del w:id="111" w:author="Alex Farrugia" w:date="2026-10-09T16:15:00Z" w16du:dateUtc="2026-10-09T06:45:00Z">
              <w:r w:rsidR="00AF299F" w:rsidDel="007135FF">
                <w:rPr>
                  <w:rFonts w:cs="Arial"/>
                  <w:szCs w:val="20"/>
                  <w:lang w:val="en-US"/>
                </w:rPr>
                <w:delText>5</w:delText>
              </w:r>
            </w:del>
            <w:r w:rsidR="00FC42DE" w:rsidRPr="00B004EE">
              <w:rPr>
                <w:rFonts w:cs="Arial"/>
                <w:szCs w:val="20"/>
                <w:lang w:val="en-US"/>
              </w:rPr>
              <w:t>m</w:t>
            </w:r>
          </w:p>
        </w:tc>
      </w:tr>
      <w:tr w:rsidR="00FC42DE" w:rsidRPr="00B004EE" w14:paraId="074AADD5" w14:textId="77777777" w:rsidTr="00B004EE">
        <w:trPr>
          <w:trHeight w:val="510"/>
        </w:trPr>
        <w:tc>
          <w:tcPr>
            <w:tcW w:w="2211" w:type="dxa"/>
            <w:shd w:val="clear" w:color="auto" w:fill="auto"/>
            <w:vAlign w:val="center"/>
          </w:tcPr>
          <w:p w14:paraId="581619D6" w14:textId="77777777" w:rsidR="00FC42DE" w:rsidRPr="00B004EE" w:rsidRDefault="00FC42DE" w:rsidP="00FC42DE">
            <w:pPr>
              <w:rPr>
                <w:rFonts w:cs="Arial"/>
                <w:b/>
                <w:bCs/>
                <w:szCs w:val="20"/>
                <w:lang w:val="en-US"/>
              </w:rPr>
            </w:pPr>
            <w:r w:rsidRPr="00B004EE">
              <w:rPr>
                <w:rFonts w:cs="Arial"/>
                <w:b/>
                <w:bCs/>
                <w:szCs w:val="20"/>
                <w:lang w:val="en-US"/>
              </w:rPr>
              <w:t>Founder(s)</w:t>
            </w:r>
          </w:p>
        </w:tc>
        <w:tc>
          <w:tcPr>
            <w:tcW w:w="2211" w:type="dxa"/>
            <w:shd w:val="clear" w:color="auto" w:fill="auto"/>
            <w:vAlign w:val="center"/>
          </w:tcPr>
          <w:p w14:paraId="62EA0932" w14:textId="06096F78" w:rsidR="00FC42DE" w:rsidRPr="00B004EE" w:rsidRDefault="00FC42DE" w:rsidP="00FC42DE">
            <w:pPr>
              <w:rPr>
                <w:rFonts w:cs="Arial"/>
                <w:szCs w:val="20"/>
                <w:lang w:val="en-US"/>
              </w:rPr>
            </w:pPr>
            <w:del w:id="112" w:author="Alex Farrugia" w:date="2026-10-09T16:10:00Z" w16du:dateUtc="2026-10-09T06:40:00Z">
              <w:r w:rsidRPr="00B004EE" w:rsidDel="007135FF">
                <w:rPr>
                  <w:rFonts w:cs="Arial"/>
                  <w:szCs w:val="20"/>
                  <w:lang w:val="en-US"/>
                </w:rPr>
                <w:delText>Sidd Jadhav</w:delText>
              </w:r>
            </w:del>
            <w:ins w:id="113" w:author="Alex Farrugia" w:date="2026-10-09T16:10:00Z" w16du:dateUtc="2026-10-09T06:40:00Z">
              <w:r w:rsidR="007135FF">
                <w:rPr>
                  <w:rFonts w:cs="Arial"/>
                  <w:szCs w:val="20"/>
                  <w:lang w:val="en-US"/>
                </w:rPr>
                <w:t>Alison Duguid</w:t>
              </w:r>
            </w:ins>
            <w:r w:rsidRPr="00B004EE">
              <w:rPr>
                <w:rFonts w:cs="Arial"/>
                <w:szCs w:val="20"/>
                <w:lang w:val="en-US"/>
              </w:rPr>
              <w:t xml:space="preserve"> (CEO)</w:t>
            </w:r>
          </w:p>
        </w:tc>
        <w:tc>
          <w:tcPr>
            <w:tcW w:w="2211" w:type="dxa"/>
            <w:shd w:val="clear" w:color="auto" w:fill="auto"/>
            <w:vAlign w:val="center"/>
          </w:tcPr>
          <w:p w14:paraId="476FB6EE" w14:textId="1E9CFCDE" w:rsidR="00FC42DE" w:rsidRPr="00B004EE" w:rsidRDefault="00FC42DE" w:rsidP="00FC42DE">
            <w:pPr>
              <w:rPr>
                <w:rFonts w:cs="Arial"/>
                <w:szCs w:val="20"/>
                <w:lang w:val="en-US"/>
              </w:rPr>
            </w:pPr>
            <w:r w:rsidRPr="00B004EE">
              <w:rPr>
                <w:rFonts w:cs="Arial"/>
                <w:b/>
                <w:bCs/>
                <w:szCs w:val="20"/>
                <w:lang w:val="en-US"/>
              </w:rPr>
              <w:t>ESOP</w:t>
            </w:r>
            <w:del w:id="114" w:author="Alex Farrugia" w:date="2026-10-09T16:17:00Z" w16du:dateUtc="2026-10-09T06:47:00Z">
              <w:r w:rsidRPr="00B004EE" w:rsidDel="007135FF">
                <w:rPr>
                  <w:rFonts w:cs="Arial"/>
                  <w:b/>
                  <w:bCs/>
                  <w:szCs w:val="20"/>
                  <w:lang w:val="en-US"/>
                </w:rPr>
                <w:delText xml:space="preserve"> Expansion?</w:delText>
              </w:r>
            </w:del>
          </w:p>
        </w:tc>
        <w:tc>
          <w:tcPr>
            <w:tcW w:w="2211" w:type="dxa"/>
            <w:shd w:val="clear" w:color="auto" w:fill="auto"/>
            <w:vAlign w:val="center"/>
          </w:tcPr>
          <w:p w14:paraId="23C9944A" w14:textId="18000506" w:rsidR="00FC42DE" w:rsidRPr="00B004EE" w:rsidRDefault="00FC42DE" w:rsidP="00FC42DE">
            <w:pPr>
              <w:rPr>
                <w:rFonts w:cs="Arial"/>
                <w:szCs w:val="20"/>
                <w:lang w:val="en-US"/>
              </w:rPr>
            </w:pPr>
            <w:r w:rsidRPr="00B004EE">
              <w:rPr>
                <w:rFonts w:cs="Arial"/>
                <w:szCs w:val="20"/>
                <w:lang w:val="en-US"/>
              </w:rPr>
              <w:t>No</w:t>
            </w:r>
          </w:p>
        </w:tc>
      </w:tr>
      <w:tr w:rsidR="00FC42DE" w:rsidRPr="00B004EE" w14:paraId="74161D29" w14:textId="77777777" w:rsidTr="00B004EE">
        <w:trPr>
          <w:trHeight w:val="510"/>
        </w:trPr>
        <w:tc>
          <w:tcPr>
            <w:tcW w:w="2211" w:type="dxa"/>
            <w:shd w:val="clear" w:color="auto" w:fill="auto"/>
            <w:vAlign w:val="center"/>
          </w:tcPr>
          <w:p w14:paraId="26FE9D6E" w14:textId="28122211" w:rsidR="00FC42DE" w:rsidRPr="00B004EE" w:rsidRDefault="00FC42DE" w:rsidP="00FC42DE">
            <w:pPr>
              <w:rPr>
                <w:rFonts w:cs="Arial"/>
                <w:b/>
                <w:bCs/>
                <w:szCs w:val="20"/>
                <w:lang w:val="en-US"/>
              </w:rPr>
            </w:pPr>
            <w:r w:rsidRPr="00B004EE">
              <w:rPr>
                <w:rFonts w:cs="Arial"/>
                <w:b/>
                <w:bCs/>
                <w:szCs w:val="20"/>
                <w:lang w:val="en-US"/>
              </w:rPr>
              <w:t>NTM Rev</w:t>
            </w:r>
          </w:p>
        </w:tc>
        <w:tc>
          <w:tcPr>
            <w:tcW w:w="2211" w:type="dxa"/>
            <w:shd w:val="clear" w:color="auto" w:fill="auto"/>
            <w:vAlign w:val="center"/>
          </w:tcPr>
          <w:p w14:paraId="10EA52D1" w14:textId="043FFFEA" w:rsidR="00FC42DE" w:rsidRPr="007135FF" w:rsidRDefault="00FC42DE" w:rsidP="00FC42DE">
            <w:pPr>
              <w:rPr>
                <w:rFonts w:cs="Arial"/>
                <w:szCs w:val="20"/>
                <w:lang w:val="en-US"/>
              </w:rPr>
            </w:pPr>
            <w:del w:id="115" w:author="Alex Farrugia" w:date="2026-10-09T16:16:00Z" w16du:dateUtc="2026-10-09T06:46:00Z">
              <w:r w:rsidRPr="007135FF" w:rsidDel="007135FF">
                <w:rPr>
                  <w:rFonts w:cs="Arial"/>
                  <w:szCs w:val="20"/>
                  <w:lang w:val="en-US"/>
                </w:rPr>
                <w:delText>US 2.1m</w:delText>
              </w:r>
            </w:del>
            <w:ins w:id="116" w:author="Alex Farrugia" w:date="2026-10-09T16:16:00Z" w16du:dateUtc="2026-10-09T06:46:00Z">
              <w:r w:rsidR="007135FF" w:rsidRPr="007135FF">
                <w:rPr>
                  <w:rFonts w:cs="Arial"/>
                  <w:szCs w:val="20"/>
                  <w:lang w:val="en-US"/>
                </w:rPr>
                <w:t>N/A</w:t>
              </w:r>
            </w:ins>
            <w:r w:rsidRPr="007135FF">
              <w:rPr>
                <w:rFonts w:cs="Arial"/>
                <w:szCs w:val="20"/>
                <w:lang w:val="en-US"/>
              </w:rPr>
              <w:t xml:space="preserve"> </w:t>
            </w:r>
          </w:p>
        </w:tc>
        <w:tc>
          <w:tcPr>
            <w:tcW w:w="2211" w:type="dxa"/>
            <w:shd w:val="clear" w:color="auto" w:fill="auto"/>
            <w:vAlign w:val="center"/>
          </w:tcPr>
          <w:p w14:paraId="0877C4D7" w14:textId="20A33AD1" w:rsidR="00FC42DE" w:rsidRPr="00B004EE" w:rsidRDefault="00FC42DE" w:rsidP="00FC42DE">
            <w:pPr>
              <w:rPr>
                <w:rFonts w:cs="Arial"/>
                <w:b/>
                <w:bCs/>
                <w:szCs w:val="20"/>
                <w:lang w:val="en-US"/>
              </w:rPr>
            </w:pPr>
            <w:r w:rsidRPr="00B004EE">
              <w:rPr>
                <w:rFonts w:cs="Arial"/>
                <w:b/>
                <w:bCs/>
                <w:szCs w:val="20"/>
                <w:lang w:val="en-US"/>
              </w:rPr>
              <w:t>P</w:t>
            </w:r>
            <w:ins w:id="117" w:author="Alex Farrugia" w:date="2026-10-09T16:17:00Z" w16du:dateUtc="2026-10-09T06:47:00Z">
              <w:r w:rsidR="007135FF">
                <w:rPr>
                  <w:rFonts w:cs="Arial"/>
                  <w:b/>
                  <w:bCs/>
                  <w:szCs w:val="20"/>
                  <w:lang w:val="en-US"/>
                </w:rPr>
                <w:t>ost</w:t>
              </w:r>
            </w:ins>
            <w:del w:id="118" w:author="Alex Farrugia" w:date="2026-10-09T16:17:00Z" w16du:dateUtc="2026-10-09T06:47:00Z">
              <w:r w:rsidRPr="00B004EE" w:rsidDel="007135FF">
                <w:rPr>
                  <w:rFonts w:cs="Arial"/>
                  <w:b/>
                  <w:bCs/>
                  <w:szCs w:val="20"/>
                  <w:lang w:val="en-US"/>
                </w:rPr>
                <w:delText>re</w:delText>
              </w:r>
            </w:del>
            <w:r w:rsidRPr="00B004EE">
              <w:rPr>
                <w:rFonts w:cs="Arial"/>
                <w:b/>
                <w:bCs/>
                <w:szCs w:val="20"/>
                <w:lang w:val="en-US"/>
              </w:rPr>
              <w:t>-Money Valuation</w:t>
            </w:r>
          </w:p>
        </w:tc>
        <w:tc>
          <w:tcPr>
            <w:tcW w:w="2211" w:type="dxa"/>
            <w:shd w:val="clear" w:color="auto" w:fill="auto"/>
            <w:vAlign w:val="center"/>
          </w:tcPr>
          <w:p w14:paraId="75C72652" w14:textId="411CCAF6" w:rsidR="00FC42DE" w:rsidRPr="00B004EE" w:rsidRDefault="007135FF" w:rsidP="00FC42DE">
            <w:pPr>
              <w:rPr>
                <w:rFonts w:cs="Arial"/>
                <w:szCs w:val="20"/>
                <w:lang w:val="en-US"/>
              </w:rPr>
            </w:pPr>
            <w:ins w:id="119" w:author="Alex Farrugia" w:date="2026-10-09T16:17:00Z" w16du:dateUtc="2026-10-09T06:47:00Z">
              <w:r>
                <w:rPr>
                  <w:rFonts w:cs="Arial"/>
                  <w:szCs w:val="20"/>
                  <w:lang w:val="en-US"/>
                </w:rPr>
                <w:t>A 5.0m</w:t>
              </w:r>
            </w:ins>
            <w:del w:id="120" w:author="Alex Farrugia" w:date="2026-10-09T16:16:00Z" w16du:dateUtc="2026-10-09T06:46:00Z">
              <w:r w:rsidR="00FC42DE" w:rsidRPr="00B004EE" w:rsidDel="007135FF">
                <w:rPr>
                  <w:rFonts w:cs="Arial"/>
                  <w:szCs w:val="20"/>
                  <w:lang w:val="en-US"/>
                </w:rPr>
                <w:delText>US 15m</w:delText>
              </w:r>
            </w:del>
          </w:p>
        </w:tc>
      </w:tr>
      <w:tr w:rsidR="00FC42DE" w:rsidRPr="00B004EE" w14:paraId="443B14E2" w14:textId="77777777" w:rsidTr="00B004EE">
        <w:trPr>
          <w:trHeight w:val="510"/>
        </w:trPr>
        <w:tc>
          <w:tcPr>
            <w:tcW w:w="2211" w:type="dxa"/>
            <w:shd w:val="clear" w:color="auto" w:fill="auto"/>
            <w:vAlign w:val="center"/>
          </w:tcPr>
          <w:p w14:paraId="56FB7AC7" w14:textId="759B7E0E" w:rsidR="00FC42DE" w:rsidRPr="00B004EE" w:rsidRDefault="00FC42DE" w:rsidP="00FC42DE">
            <w:pPr>
              <w:rPr>
                <w:rFonts w:cs="Arial"/>
                <w:b/>
                <w:bCs/>
                <w:szCs w:val="20"/>
                <w:lang w:val="en-US"/>
              </w:rPr>
            </w:pPr>
            <w:r w:rsidRPr="00B004EE">
              <w:rPr>
                <w:rFonts w:cs="Arial"/>
                <w:b/>
                <w:bCs/>
                <w:szCs w:val="20"/>
                <w:lang w:val="en-US"/>
              </w:rPr>
              <w:t>Pipeline 2025/6</w:t>
            </w:r>
          </w:p>
        </w:tc>
        <w:tc>
          <w:tcPr>
            <w:tcW w:w="2211" w:type="dxa"/>
            <w:shd w:val="clear" w:color="auto" w:fill="auto"/>
            <w:vAlign w:val="center"/>
          </w:tcPr>
          <w:p w14:paraId="08A1F931" w14:textId="7A3D3409" w:rsidR="00FC42DE" w:rsidRPr="007135FF" w:rsidRDefault="00FC42DE" w:rsidP="00FC42DE">
            <w:pPr>
              <w:rPr>
                <w:rFonts w:cs="Arial"/>
                <w:szCs w:val="20"/>
                <w:lang w:val="en-US"/>
              </w:rPr>
            </w:pPr>
            <w:del w:id="121" w:author="Alex Farrugia" w:date="2026-10-09T16:16:00Z" w16du:dateUtc="2026-10-09T06:46:00Z">
              <w:r w:rsidRPr="007135FF" w:rsidDel="007135FF">
                <w:rPr>
                  <w:rFonts w:cs="Arial"/>
                  <w:szCs w:val="20"/>
                  <w:lang w:val="en-US"/>
                </w:rPr>
                <w:delText>US 4.0m</w:delText>
              </w:r>
            </w:del>
            <w:ins w:id="122" w:author="Alex Farrugia" w:date="2026-10-09T16:16:00Z" w16du:dateUtc="2026-10-09T06:46:00Z">
              <w:r w:rsidR="007135FF" w:rsidRPr="007135FF">
                <w:rPr>
                  <w:rFonts w:cs="Arial"/>
                  <w:szCs w:val="20"/>
                  <w:lang w:val="en-US"/>
                  <w:rPrChange w:id="123" w:author="Alex Farrugia" w:date="2026-10-09T16:16:00Z" w16du:dateUtc="2026-10-09T06:46:00Z">
                    <w:rPr>
                      <w:rFonts w:cs="Arial"/>
                      <w:szCs w:val="20"/>
                      <w:highlight w:val="yellow"/>
                      <w:lang w:val="en-US"/>
                    </w:rPr>
                  </w:rPrChange>
                </w:rPr>
                <w:t>N/A</w:t>
              </w:r>
            </w:ins>
          </w:p>
        </w:tc>
        <w:tc>
          <w:tcPr>
            <w:tcW w:w="2211" w:type="dxa"/>
            <w:shd w:val="clear" w:color="auto" w:fill="auto"/>
            <w:vAlign w:val="center"/>
          </w:tcPr>
          <w:p w14:paraId="48E1788F" w14:textId="0A60725D" w:rsidR="00FC42DE" w:rsidRPr="00B004EE" w:rsidRDefault="00FC42DE" w:rsidP="00FC42DE">
            <w:pPr>
              <w:rPr>
                <w:rFonts w:cs="Arial"/>
                <w:szCs w:val="20"/>
                <w:lang w:val="en-US"/>
              </w:rPr>
            </w:pPr>
            <w:r w:rsidRPr="00B004EE">
              <w:rPr>
                <w:rFonts w:cs="Arial"/>
                <w:b/>
                <w:bCs/>
                <w:szCs w:val="20"/>
                <w:lang w:val="en-US"/>
              </w:rPr>
              <w:t>Seed Key Milestone(s)</w:t>
            </w:r>
          </w:p>
        </w:tc>
        <w:tc>
          <w:tcPr>
            <w:tcW w:w="2211" w:type="dxa"/>
            <w:shd w:val="clear" w:color="auto" w:fill="auto"/>
            <w:vAlign w:val="center"/>
          </w:tcPr>
          <w:p w14:paraId="0CDAE2CA" w14:textId="2E0DAC9D" w:rsidR="00FC42DE" w:rsidRPr="00B004EE" w:rsidRDefault="00FC42DE" w:rsidP="00FC42DE">
            <w:pPr>
              <w:rPr>
                <w:rFonts w:cs="Arial"/>
                <w:szCs w:val="20"/>
                <w:lang w:val="en-US"/>
              </w:rPr>
            </w:pPr>
            <w:del w:id="124" w:author="Alex Farrugia" w:date="2026-10-09T16:16:00Z" w16du:dateUtc="2026-10-09T06:46:00Z">
              <w:r w:rsidRPr="00B004EE" w:rsidDel="007135FF">
                <w:rPr>
                  <w:rFonts w:cs="Arial"/>
                  <w:szCs w:val="20"/>
                  <w:lang w:val="en-US"/>
                </w:rPr>
                <w:delText xml:space="preserve">Capture </w:delText>
              </w:r>
              <w:r w:rsidR="00AF299F" w:rsidDel="007135FF">
                <w:rPr>
                  <w:rFonts w:cs="Arial"/>
                  <w:szCs w:val="20"/>
                  <w:lang w:val="en-US"/>
                </w:rPr>
                <w:delText>NTM Rev</w:delText>
              </w:r>
            </w:del>
            <w:ins w:id="125" w:author="Alex Farrugia" w:date="2026-10-09T16:16:00Z" w16du:dateUtc="2026-10-09T06:46:00Z">
              <w:r w:rsidR="007135FF">
                <w:rPr>
                  <w:rFonts w:cs="Arial"/>
                  <w:szCs w:val="20"/>
                  <w:lang w:val="en-US"/>
                </w:rPr>
                <w:t>Prove field germination, paid commercial field trials</w:t>
              </w:r>
            </w:ins>
          </w:p>
        </w:tc>
      </w:tr>
      <w:tr w:rsidR="00FC42DE" w:rsidRPr="00B004EE" w14:paraId="3A370927" w14:textId="77777777" w:rsidTr="00B004EE">
        <w:trPr>
          <w:trHeight w:val="510"/>
        </w:trPr>
        <w:tc>
          <w:tcPr>
            <w:tcW w:w="2211" w:type="dxa"/>
            <w:shd w:val="clear" w:color="auto" w:fill="auto"/>
            <w:vAlign w:val="center"/>
          </w:tcPr>
          <w:p w14:paraId="299CF01B" w14:textId="77777777" w:rsidR="00FC42DE" w:rsidRPr="00B004EE" w:rsidRDefault="00FC42DE" w:rsidP="00FC42DE">
            <w:pPr>
              <w:rPr>
                <w:rFonts w:cs="Arial"/>
                <w:b/>
                <w:bCs/>
                <w:szCs w:val="20"/>
                <w:lang w:val="en-US"/>
              </w:rPr>
            </w:pPr>
            <w:r w:rsidRPr="00B004EE">
              <w:rPr>
                <w:rFonts w:cs="Arial"/>
                <w:b/>
                <w:bCs/>
                <w:szCs w:val="20"/>
                <w:lang w:val="en-US"/>
              </w:rPr>
              <w:t>No. of Staff</w:t>
            </w:r>
          </w:p>
        </w:tc>
        <w:tc>
          <w:tcPr>
            <w:tcW w:w="2211" w:type="dxa"/>
            <w:shd w:val="clear" w:color="auto" w:fill="auto"/>
            <w:vAlign w:val="center"/>
          </w:tcPr>
          <w:p w14:paraId="04B3F2A9" w14:textId="13E5D617" w:rsidR="00FC42DE" w:rsidRPr="00B004EE" w:rsidRDefault="007135FF" w:rsidP="00FC42DE">
            <w:pPr>
              <w:rPr>
                <w:rFonts w:cs="Arial"/>
                <w:szCs w:val="20"/>
                <w:lang w:val="en-US"/>
              </w:rPr>
            </w:pPr>
            <w:ins w:id="126" w:author="Alex Farrugia" w:date="2026-10-09T16:10:00Z" w16du:dateUtc="2026-10-09T06:40:00Z">
              <w:r>
                <w:rPr>
                  <w:rFonts w:cs="Arial"/>
                  <w:szCs w:val="20"/>
                  <w:lang w:val="en-US"/>
                </w:rPr>
                <w:t>1.0</w:t>
              </w:r>
            </w:ins>
            <w:del w:id="127" w:author="Alex Farrugia" w:date="2026-10-09T16:10:00Z" w16du:dateUtc="2026-10-09T06:40:00Z">
              <w:r w:rsidR="00FC42DE" w:rsidRPr="00B004EE" w:rsidDel="007135FF">
                <w:rPr>
                  <w:rFonts w:cs="Arial"/>
                  <w:szCs w:val="20"/>
                  <w:lang w:val="en-US"/>
                </w:rPr>
                <w:delText>9</w:delText>
              </w:r>
            </w:del>
          </w:p>
        </w:tc>
        <w:tc>
          <w:tcPr>
            <w:tcW w:w="2211" w:type="dxa"/>
            <w:shd w:val="clear" w:color="auto" w:fill="auto"/>
            <w:vAlign w:val="center"/>
          </w:tcPr>
          <w:p w14:paraId="0670EF60" w14:textId="6382ABE3" w:rsidR="00FC42DE" w:rsidRPr="00B004EE" w:rsidRDefault="00FC42DE" w:rsidP="00FC42DE">
            <w:pPr>
              <w:rPr>
                <w:rFonts w:cs="Arial"/>
                <w:szCs w:val="20"/>
                <w:lang w:val="en-US"/>
              </w:rPr>
            </w:pPr>
            <w:r w:rsidRPr="00B004EE">
              <w:rPr>
                <w:rFonts w:cs="Arial"/>
                <w:b/>
                <w:bCs/>
                <w:szCs w:val="20"/>
                <w:lang w:val="en-US"/>
              </w:rPr>
              <w:t>Series A</w:t>
            </w:r>
            <w:ins w:id="128" w:author="Alex Farrugia" w:date="2026-10-09T16:16:00Z" w16du:dateUtc="2026-10-09T06:46:00Z">
              <w:r w:rsidR="007135FF">
                <w:rPr>
                  <w:rFonts w:cs="Arial"/>
                  <w:b/>
                  <w:bCs/>
                  <w:szCs w:val="20"/>
                  <w:lang w:val="en-US"/>
                </w:rPr>
                <w:t xml:space="preserve"> </w:t>
              </w:r>
            </w:ins>
            <w:del w:id="129" w:author="Alex Farrugia" w:date="2026-10-09T16:16:00Z" w16du:dateUtc="2026-10-09T06:46:00Z">
              <w:r w:rsidRPr="00B004EE" w:rsidDel="007135FF">
                <w:rPr>
                  <w:rFonts w:cs="Arial"/>
                  <w:b/>
                  <w:bCs/>
                  <w:szCs w:val="20"/>
                  <w:lang w:val="en-US"/>
                </w:rPr>
                <w:delText xml:space="preserve">+ </w:delText>
              </w:r>
            </w:del>
            <w:r w:rsidRPr="00B004EE">
              <w:rPr>
                <w:rFonts w:cs="Arial"/>
                <w:b/>
                <w:bCs/>
                <w:szCs w:val="20"/>
                <w:lang w:val="en-US"/>
              </w:rPr>
              <w:t>TRL</w:t>
            </w:r>
          </w:p>
        </w:tc>
        <w:tc>
          <w:tcPr>
            <w:tcW w:w="2211" w:type="dxa"/>
            <w:shd w:val="clear" w:color="auto" w:fill="auto"/>
            <w:vAlign w:val="center"/>
          </w:tcPr>
          <w:p w14:paraId="359BEF45" w14:textId="5BAD05AB" w:rsidR="00FC42DE" w:rsidRPr="00B004EE" w:rsidRDefault="00FC42DE" w:rsidP="00FC42DE">
            <w:pPr>
              <w:rPr>
                <w:rFonts w:cs="Arial"/>
                <w:szCs w:val="20"/>
                <w:lang w:val="en-US"/>
              </w:rPr>
            </w:pPr>
            <w:r w:rsidRPr="00B004EE">
              <w:rPr>
                <w:rFonts w:cs="Arial"/>
                <w:szCs w:val="20"/>
                <w:lang w:val="en-US"/>
              </w:rPr>
              <w:t>9</w:t>
            </w:r>
          </w:p>
        </w:tc>
      </w:tr>
      <w:tr w:rsidR="00FC42DE" w:rsidRPr="00B004EE" w14:paraId="39D4D9D8" w14:textId="77777777" w:rsidTr="00B004EE">
        <w:trPr>
          <w:trHeight w:val="510"/>
        </w:trPr>
        <w:tc>
          <w:tcPr>
            <w:tcW w:w="2211" w:type="dxa"/>
            <w:shd w:val="clear" w:color="auto" w:fill="auto"/>
            <w:vAlign w:val="center"/>
          </w:tcPr>
          <w:p w14:paraId="475A982B" w14:textId="059E9EA7" w:rsidR="00FC42DE" w:rsidRPr="00B004EE" w:rsidRDefault="00FC42DE" w:rsidP="00FC42DE">
            <w:pPr>
              <w:rPr>
                <w:rFonts w:cs="Arial"/>
                <w:b/>
                <w:bCs/>
                <w:szCs w:val="20"/>
                <w:lang w:val="en-US"/>
              </w:rPr>
            </w:pPr>
            <w:r w:rsidRPr="00B004EE">
              <w:rPr>
                <w:rFonts w:cs="Arial"/>
                <w:b/>
                <w:bCs/>
                <w:szCs w:val="20"/>
                <w:lang w:val="en-US"/>
              </w:rPr>
              <w:t>Monthly Burn</w:t>
            </w:r>
          </w:p>
        </w:tc>
        <w:tc>
          <w:tcPr>
            <w:tcW w:w="2211" w:type="dxa"/>
            <w:shd w:val="clear" w:color="auto" w:fill="auto"/>
            <w:vAlign w:val="center"/>
          </w:tcPr>
          <w:p w14:paraId="798C8E3F" w14:textId="5AD2D89D" w:rsidR="00FC42DE" w:rsidRPr="00B004EE" w:rsidRDefault="007135FF" w:rsidP="00FC42DE">
            <w:pPr>
              <w:rPr>
                <w:rFonts w:cs="Arial"/>
                <w:szCs w:val="20"/>
                <w:lang w:val="en-US"/>
              </w:rPr>
            </w:pPr>
            <w:ins w:id="130" w:author="Alex Farrugia" w:date="2026-10-09T16:16:00Z" w16du:dateUtc="2026-10-09T06:46:00Z">
              <w:r>
                <w:rPr>
                  <w:rFonts w:cs="Arial"/>
                  <w:szCs w:val="20"/>
                  <w:highlight w:val="yellow"/>
                  <w:lang w:val="en-US"/>
                </w:rPr>
                <w:t>A</w:t>
              </w:r>
            </w:ins>
            <w:del w:id="131" w:author="Alex Farrugia" w:date="2026-10-09T16:16:00Z" w16du:dateUtc="2026-10-09T06:46:00Z">
              <w:r w:rsidR="00FC42DE" w:rsidRPr="007135FF" w:rsidDel="007135FF">
                <w:rPr>
                  <w:rFonts w:cs="Arial"/>
                  <w:szCs w:val="20"/>
                  <w:highlight w:val="yellow"/>
                  <w:lang w:val="en-US"/>
                  <w:rPrChange w:id="132" w:author="Alex Farrugia" w:date="2026-10-09T16:10:00Z" w16du:dateUtc="2026-10-09T06:40:00Z">
                    <w:rPr>
                      <w:rFonts w:cs="Arial"/>
                      <w:szCs w:val="20"/>
                      <w:lang w:val="en-US"/>
                    </w:rPr>
                  </w:rPrChange>
                </w:rPr>
                <w:delText>US</w:delText>
              </w:r>
            </w:del>
            <w:r w:rsidR="00A82E6A" w:rsidRPr="007135FF">
              <w:rPr>
                <w:rFonts w:cs="Arial"/>
                <w:szCs w:val="20"/>
                <w:highlight w:val="yellow"/>
                <w:lang w:val="en-US"/>
                <w:rPrChange w:id="133" w:author="Alex Farrugia" w:date="2026-10-09T16:10:00Z" w16du:dateUtc="2026-10-09T06:40:00Z">
                  <w:rPr>
                    <w:rFonts w:cs="Arial"/>
                    <w:szCs w:val="20"/>
                    <w:lang w:val="en-US"/>
                  </w:rPr>
                </w:rPrChange>
              </w:rPr>
              <w:t xml:space="preserve"> </w:t>
            </w:r>
            <w:r w:rsidR="00FC42DE" w:rsidRPr="007135FF">
              <w:rPr>
                <w:rFonts w:cs="Arial"/>
                <w:szCs w:val="20"/>
                <w:highlight w:val="yellow"/>
                <w:lang w:val="en-US"/>
                <w:rPrChange w:id="134" w:author="Alex Farrugia" w:date="2026-10-09T16:10:00Z" w16du:dateUtc="2026-10-09T06:40:00Z">
                  <w:rPr>
                    <w:rFonts w:cs="Arial"/>
                    <w:szCs w:val="20"/>
                    <w:lang w:val="en-US"/>
                  </w:rPr>
                </w:rPrChange>
              </w:rPr>
              <w:t>100 k</w:t>
            </w:r>
          </w:p>
        </w:tc>
        <w:tc>
          <w:tcPr>
            <w:tcW w:w="2211" w:type="dxa"/>
            <w:shd w:val="clear" w:color="auto" w:fill="auto"/>
            <w:vAlign w:val="center"/>
          </w:tcPr>
          <w:p w14:paraId="203A04EB" w14:textId="220FDB28" w:rsidR="00FC42DE" w:rsidRPr="00B004EE" w:rsidRDefault="00AF299F" w:rsidP="00FC42DE">
            <w:pPr>
              <w:rPr>
                <w:rFonts w:cs="Arial"/>
                <w:b/>
                <w:bCs/>
                <w:szCs w:val="20"/>
                <w:lang w:val="en-US"/>
              </w:rPr>
            </w:pPr>
            <w:r>
              <w:rPr>
                <w:rFonts w:cs="Arial"/>
                <w:b/>
                <w:bCs/>
                <w:szCs w:val="20"/>
                <w:lang w:val="en-US"/>
              </w:rPr>
              <w:t>PPS</w:t>
            </w:r>
          </w:p>
        </w:tc>
        <w:tc>
          <w:tcPr>
            <w:tcW w:w="2211" w:type="dxa"/>
            <w:shd w:val="clear" w:color="auto" w:fill="auto"/>
            <w:vAlign w:val="center"/>
          </w:tcPr>
          <w:p w14:paraId="6CDB72ED" w14:textId="72113087" w:rsidR="00FC42DE" w:rsidRPr="00B004EE" w:rsidRDefault="007135FF" w:rsidP="00FC42DE">
            <w:pPr>
              <w:rPr>
                <w:rFonts w:cs="Arial"/>
                <w:szCs w:val="20"/>
                <w:lang w:val="en-US"/>
              </w:rPr>
            </w:pPr>
            <w:ins w:id="135" w:author="Alex Farrugia" w:date="2026-10-09T16:17:00Z" w16du:dateUtc="2026-10-09T06:47:00Z">
              <w:r>
                <w:rPr>
                  <w:rFonts w:cs="Arial"/>
                  <w:szCs w:val="20"/>
                  <w:lang w:val="en-US"/>
                </w:rPr>
                <w:t>A</w:t>
              </w:r>
            </w:ins>
            <w:del w:id="136" w:author="Alex Farrugia" w:date="2026-10-09T16:17:00Z" w16du:dateUtc="2026-10-09T06:47:00Z">
              <w:r w:rsidR="00AF299F" w:rsidDel="007135FF">
                <w:rPr>
                  <w:rFonts w:cs="Arial"/>
                  <w:szCs w:val="20"/>
                  <w:lang w:val="en-US"/>
                </w:rPr>
                <w:delText>US</w:delText>
              </w:r>
            </w:del>
            <w:r w:rsidR="00AF299F">
              <w:rPr>
                <w:rFonts w:cs="Arial"/>
                <w:szCs w:val="20"/>
                <w:lang w:val="en-US"/>
              </w:rPr>
              <w:t xml:space="preserve"> </w:t>
            </w:r>
            <w:r w:rsidR="00AF299F" w:rsidRPr="007135FF">
              <w:rPr>
                <w:rFonts w:cs="Arial"/>
                <w:szCs w:val="20"/>
                <w:highlight w:val="yellow"/>
                <w:lang w:val="en-US"/>
                <w:rPrChange w:id="137" w:author="Alex Farrugia" w:date="2026-10-09T16:17:00Z" w16du:dateUtc="2026-10-09T06:47:00Z">
                  <w:rPr>
                    <w:rFonts w:cs="Arial"/>
                    <w:szCs w:val="20"/>
                    <w:lang w:val="en-US"/>
                  </w:rPr>
                </w:rPrChange>
              </w:rPr>
              <w:t>10.186</w:t>
            </w:r>
          </w:p>
        </w:tc>
      </w:tr>
      <w:tr w:rsidR="00FC42DE" w:rsidRPr="00B004EE" w14:paraId="67A6843C" w14:textId="77777777" w:rsidTr="00B004EE">
        <w:trPr>
          <w:trHeight w:val="510"/>
        </w:trPr>
        <w:tc>
          <w:tcPr>
            <w:tcW w:w="2211" w:type="dxa"/>
            <w:shd w:val="clear" w:color="auto" w:fill="auto"/>
            <w:vAlign w:val="center"/>
          </w:tcPr>
          <w:p w14:paraId="2D4BECBB" w14:textId="35C2B261" w:rsidR="00FC42DE" w:rsidRPr="00B004EE" w:rsidRDefault="00FC42DE" w:rsidP="00FC42DE">
            <w:pPr>
              <w:rPr>
                <w:rFonts w:cs="Arial"/>
                <w:b/>
                <w:bCs/>
                <w:szCs w:val="20"/>
                <w:lang w:val="en-US"/>
              </w:rPr>
            </w:pPr>
            <w:r w:rsidRPr="00B004EE">
              <w:rPr>
                <w:rFonts w:cs="Arial"/>
                <w:b/>
                <w:bCs/>
                <w:szCs w:val="20"/>
                <w:lang w:val="en-US"/>
              </w:rPr>
              <w:t>Cur. monthly runway</w:t>
            </w:r>
          </w:p>
        </w:tc>
        <w:tc>
          <w:tcPr>
            <w:tcW w:w="2211" w:type="dxa"/>
            <w:shd w:val="clear" w:color="auto" w:fill="auto"/>
            <w:vAlign w:val="center"/>
          </w:tcPr>
          <w:p w14:paraId="54C59AF3" w14:textId="06C9F3EF" w:rsidR="00FC42DE" w:rsidRPr="007135FF" w:rsidRDefault="00B004EE" w:rsidP="00FC42DE">
            <w:pPr>
              <w:rPr>
                <w:rFonts w:cs="Arial"/>
                <w:szCs w:val="20"/>
                <w:highlight w:val="yellow"/>
                <w:lang w:val="en-US"/>
                <w:rPrChange w:id="138" w:author="Alex Farrugia" w:date="2026-10-09T16:10:00Z" w16du:dateUtc="2026-10-09T06:40:00Z">
                  <w:rPr>
                    <w:rFonts w:cs="Arial"/>
                    <w:szCs w:val="20"/>
                    <w:lang w:val="en-US"/>
                  </w:rPr>
                </w:rPrChange>
              </w:rPr>
            </w:pPr>
            <w:r w:rsidRPr="007135FF">
              <w:rPr>
                <w:rFonts w:cs="Arial"/>
                <w:szCs w:val="20"/>
                <w:highlight w:val="yellow"/>
                <w:lang w:val="en-US"/>
                <w:rPrChange w:id="139" w:author="Alex Farrugia" w:date="2026-10-09T16:10:00Z" w16du:dateUtc="2026-10-09T06:40:00Z">
                  <w:rPr>
                    <w:rFonts w:cs="Arial"/>
                    <w:szCs w:val="20"/>
                    <w:lang w:val="en-US"/>
                  </w:rPr>
                </w:rPrChange>
              </w:rPr>
              <w:t>5.2 months</w:t>
            </w:r>
          </w:p>
        </w:tc>
        <w:tc>
          <w:tcPr>
            <w:tcW w:w="2211" w:type="dxa"/>
            <w:shd w:val="clear" w:color="auto" w:fill="auto"/>
            <w:vAlign w:val="center"/>
          </w:tcPr>
          <w:p w14:paraId="3BD62E06" w14:textId="38528D64" w:rsidR="00FC42DE" w:rsidRPr="00B004EE" w:rsidRDefault="00AF299F" w:rsidP="00FC42DE">
            <w:pPr>
              <w:rPr>
                <w:rFonts w:cs="Arial"/>
                <w:b/>
                <w:bCs/>
                <w:szCs w:val="20"/>
                <w:lang w:val="en-US"/>
              </w:rPr>
            </w:pPr>
            <w:r>
              <w:rPr>
                <w:rFonts w:cs="Arial"/>
                <w:b/>
                <w:bCs/>
                <w:szCs w:val="20"/>
                <w:lang w:val="en-US"/>
              </w:rPr>
              <w:t>Equity Sold</w:t>
            </w:r>
          </w:p>
        </w:tc>
        <w:tc>
          <w:tcPr>
            <w:tcW w:w="2211" w:type="dxa"/>
            <w:shd w:val="clear" w:color="auto" w:fill="auto"/>
            <w:vAlign w:val="center"/>
          </w:tcPr>
          <w:p w14:paraId="22B07C8A" w14:textId="560AD78A" w:rsidR="00FC42DE" w:rsidRPr="00B004EE" w:rsidRDefault="00AF299F" w:rsidP="00FC42DE">
            <w:pPr>
              <w:rPr>
                <w:rFonts w:cs="Arial"/>
                <w:szCs w:val="20"/>
                <w:lang w:val="en-US"/>
              </w:rPr>
            </w:pPr>
            <w:r w:rsidRPr="007135FF">
              <w:rPr>
                <w:rFonts w:cs="Arial"/>
                <w:szCs w:val="20"/>
                <w:highlight w:val="yellow"/>
                <w:lang w:val="en-US"/>
                <w:rPrChange w:id="140" w:author="Alex Farrugia" w:date="2026-10-09T16:16:00Z" w16du:dateUtc="2026-10-09T06:46:00Z">
                  <w:rPr>
                    <w:rFonts w:cs="Arial"/>
                    <w:szCs w:val="20"/>
                    <w:lang w:val="en-US"/>
                  </w:rPr>
                </w:rPrChange>
              </w:rPr>
              <w:t>27.03%</w:t>
            </w:r>
          </w:p>
        </w:tc>
      </w:tr>
      <w:tr w:rsidR="00FC42DE" w:rsidRPr="006B4DA3" w14:paraId="189D43D8" w14:textId="77777777" w:rsidTr="00B004EE">
        <w:trPr>
          <w:trHeight w:val="510"/>
        </w:trPr>
        <w:tc>
          <w:tcPr>
            <w:tcW w:w="2211" w:type="dxa"/>
            <w:shd w:val="clear" w:color="auto" w:fill="auto"/>
            <w:vAlign w:val="center"/>
          </w:tcPr>
          <w:p w14:paraId="5CFBB1AA" w14:textId="61F5203F" w:rsidR="00FC42DE" w:rsidRPr="00B004EE" w:rsidRDefault="00FC42DE" w:rsidP="00FC42DE">
            <w:pPr>
              <w:rPr>
                <w:rFonts w:cs="Arial"/>
                <w:b/>
                <w:bCs/>
                <w:szCs w:val="20"/>
                <w:lang w:val="en-US"/>
              </w:rPr>
            </w:pPr>
            <w:r w:rsidRPr="00B004EE">
              <w:rPr>
                <w:rFonts w:cs="Arial"/>
                <w:b/>
                <w:bCs/>
                <w:szCs w:val="20"/>
                <w:lang w:val="en-US"/>
              </w:rPr>
              <w:t xml:space="preserve">Current TRL </w:t>
            </w:r>
          </w:p>
        </w:tc>
        <w:tc>
          <w:tcPr>
            <w:tcW w:w="2211" w:type="dxa"/>
            <w:shd w:val="clear" w:color="auto" w:fill="auto"/>
            <w:vAlign w:val="center"/>
          </w:tcPr>
          <w:p w14:paraId="3EDBBD25" w14:textId="5E32817A" w:rsidR="00FC42DE" w:rsidRPr="00FC42DE" w:rsidRDefault="007135FF" w:rsidP="00FC42DE">
            <w:pPr>
              <w:rPr>
                <w:rFonts w:cs="Arial"/>
                <w:szCs w:val="20"/>
                <w:lang w:val="en-US"/>
              </w:rPr>
            </w:pPr>
            <w:ins w:id="141" w:author="Alex Farrugia" w:date="2026-10-09T16:13:00Z" w16du:dateUtc="2026-10-09T06:43:00Z">
              <w:r>
                <w:rPr>
                  <w:rFonts w:cs="Arial"/>
                  <w:szCs w:val="20"/>
                  <w:lang w:val="en-US"/>
                </w:rPr>
                <w:t>4</w:t>
              </w:r>
            </w:ins>
            <w:del w:id="142" w:author="Alex Farrugia" w:date="2026-10-09T16:13:00Z" w16du:dateUtc="2026-10-09T06:43:00Z">
              <w:r w:rsidR="00AF299F" w:rsidDel="007135FF">
                <w:rPr>
                  <w:rFonts w:cs="Arial"/>
                  <w:szCs w:val="20"/>
                  <w:lang w:val="en-US"/>
                </w:rPr>
                <w:delText>9</w:delText>
              </w:r>
            </w:del>
          </w:p>
        </w:tc>
        <w:tc>
          <w:tcPr>
            <w:tcW w:w="2211" w:type="dxa"/>
            <w:shd w:val="clear" w:color="auto" w:fill="auto"/>
            <w:vAlign w:val="center"/>
          </w:tcPr>
          <w:p w14:paraId="0EF40DFC" w14:textId="13B07FB8" w:rsidR="00FC42DE" w:rsidRPr="00FC42DE" w:rsidRDefault="007135FF" w:rsidP="00FC42DE">
            <w:pPr>
              <w:rPr>
                <w:rFonts w:cs="Arial"/>
                <w:b/>
                <w:bCs/>
                <w:szCs w:val="20"/>
                <w:lang w:val="en-US"/>
              </w:rPr>
            </w:pPr>
            <w:ins w:id="143" w:author="Alex Farrugia" w:date="2026-10-09T16:17:00Z" w16du:dateUtc="2026-10-09T06:47:00Z">
              <w:r>
                <w:rPr>
                  <w:rFonts w:cs="Arial"/>
                  <w:b/>
                  <w:bCs/>
                  <w:szCs w:val="20"/>
                  <w:lang w:val="en-US"/>
                </w:rPr>
                <w:t>SAFE Proceeds</w:t>
              </w:r>
            </w:ins>
          </w:p>
        </w:tc>
        <w:tc>
          <w:tcPr>
            <w:tcW w:w="2211" w:type="dxa"/>
            <w:shd w:val="clear" w:color="auto" w:fill="auto"/>
            <w:vAlign w:val="center"/>
          </w:tcPr>
          <w:p w14:paraId="43C93258" w14:textId="7032C319" w:rsidR="00FC42DE" w:rsidRPr="00FC42DE" w:rsidRDefault="007135FF" w:rsidP="00FC42DE">
            <w:pPr>
              <w:rPr>
                <w:rFonts w:cs="Arial"/>
                <w:szCs w:val="20"/>
                <w:lang w:val="en-US"/>
              </w:rPr>
            </w:pPr>
            <w:ins w:id="144" w:author="Alex Farrugia" w:date="2026-10-09T16:17:00Z" w16du:dateUtc="2026-10-09T06:47:00Z">
              <w:r>
                <w:rPr>
                  <w:rFonts w:cs="Arial"/>
                  <w:szCs w:val="20"/>
                  <w:lang w:val="en-US"/>
                </w:rPr>
                <w:t>A $150k</w:t>
              </w:r>
            </w:ins>
          </w:p>
        </w:tc>
      </w:tr>
    </w:tbl>
    <w:p w14:paraId="6698174A" w14:textId="77777777" w:rsidR="00B916AA" w:rsidRPr="006B4DA3" w:rsidRDefault="00B916AA">
      <w:pPr>
        <w:rPr>
          <w:rFonts w:eastAsiaTheme="majorEastAsia" w:cs="Arial"/>
          <w:color w:val="0F4761" w:themeColor="accent1" w:themeShade="BF"/>
          <w:sz w:val="40"/>
          <w:szCs w:val="40"/>
          <w:lang w:val="en-US"/>
        </w:rPr>
      </w:pPr>
      <w:r w:rsidRPr="006B4DA3">
        <w:rPr>
          <w:rFonts w:cs="Arial"/>
        </w:rPr>
        <w:br w:type="page"/>
      </w:r>
    </w:p>
    <w:p w14:paraId="0798CFA9" w14:textId="77777777" w:rsidR="004D4116" w:rsidRPr="002A6D5B" w:rsidRDefault="004D4116" w:rsidP="009213BB">
      <w:pPr>
        <w:pStyle w:val="Heading1"/>
        <w:rPr>
          <w:highlight w:val="yellow"/>
          <w:rPrChange w:id="145" w:author="Alex Farrugia" w:date="2026-10-09T16:21:00Z" w16du:dateUtc="2026-10-09T06:51:00Z">
            <w:rPr/>
          </w:rPrChange>
        </w:rPr>
      </w:pPr>
      <w:bookmarkStart w:id="146" w:name="_Toc205038628"/>
      <w:bookmarkStart w:id="147" w:name="_Toc242456366"/>
      <w:r w:rsidRPr="002A6D5B">
        <w:rPr>
          <w:highlight w:val="yellow"/>
          <w:rPrChange w:id="148" w:author="Alex Farrugia" w:date="2026-10-09T16:21:00Z" w16du:dateUtc="2026-10-09T06:51:00Z">
            <w:rPr/>
          </w:rPrChange>
        </w:rPr>
        <w:lastRenderedPageBreak/>
        <w:t>Investment Recommendation</w:t>
      </w:r>
      <w:bookmarkEnd w:id="146"/>
      <w:bookmarkEnd w:id="14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0"/>
        <w:gridCol w:w="345"/>
        <w:gridCol w:w="7041"/>
      </w:tblGrid>
      <w:tr w:rsidR="004D4116" w:rsidRPr="002A6D5B" w14:paraId="4B877B31" w14:textId="77777777" w:rsidTr="00B004EE">
        <w:trPr>
          <w:trHeight w:val="1474"/>
          <w:tblCellSpacing w:w="15" w:type="dxa"/>
        </w:trPr>
        <w:tc>
          <w:tcPr>
            <w:tcW w:w="1595" w:type="dxa"/>
            <w:shd w:val="clear" w:color="auto" w:fill="0E2841" w:themeFill="text2"/>
            <w:vAlign w:val="center"/>
            <w:hideMark/>
          </w:tcPr>
          <w:p w14:paraId="0C63347B" w14:textId="77777777" w:rsidR="004D4116" w:rsidRPr="002A6D5B" w:rsidRDefault="004D4116" w:rsidP="006D3E73">
            <w:pPr>
              <w:spacing w:beforeLines="60" w:before="144" w:afterLines="60" w:after="144"/>
              <w:jc w:val="center"/>
              <w:rPr>
                <w:rFonts w:cs="Arial"/>
                <w:b/>
                <w:bCs/>
                <w:szCs w:val="20"/>
                <w:highlight w:val="yellow"/>
                <w:rPrChange w:id="149" w:author="Alex Farrugia" w:date="2026-10-09T16:21:00Z" w16du:dateUtc="2026-10-09T06:51:00Z">
                  <w:rPr>
                    <w:rFonts w:cs="Arial"/>
                    <w:b/>
                    <w:bCs/>
                    <w:szCs w:val="20"/>
                  </w:rPr>
                </w:rPrChange>
              </w:rPr>
            </w:pPr>
            <w:r w:rsidRPr="002A6D5B">
              <w:rPr>
                <w:rFonts w:cs="Arial"/>
                <w:b/>
                <w:bCs/>
                <w:szCs w:val="20"/>
                <w:highlight w:val="yellow"/>
                <w:rPrChange w:id="150" w:author="Alex Farrugia" w:date="2026-10-09T16:21:00Z" w16du:dateUtc="2026-10-09T06:51:00Z">
                  <w:rPr>
                    <w:rFonts w:cs="Arial"/>
                    <w:b/>
                    <w:bCs/>
                    <w:szCs w:val="20"/>
                  </w:rPr>
                </w:rPrChange>
              </w:rPr>
              <w:t>Investment Summary</w:t>
            </w:r>
          </w:p>
        </w:tc>
        <w:tc>
          <w:tcPr>
            <w:tcW w:w="315" w:type="dxa"/>
            <w:shd w:val="clear" w:color="auto" w:fill="auto"/>
            <w:vAlign w:val="center"/>
          </w:tcPr>
          <w:p w14:paraId="54E0FAFE" w14:textId="77777777" w:rsidR="004D4116" w:rsidRPr="002A6D5B" w:rsidRDefault="004D4116" w:rsidP="006D3E73">
            <w:pPr>
              <w:spacing w:beforeLines="60" w:before="144" w:afterLines="60" w:after="144"/>
              <w:jc w:val="center"/>
              <w:rPr>
                <w:rFonts w:cs="Arial"/>
                <w:szCs w:val="20"/>
                <w:highlight w:val="yellow"/>
                <w:rPrChange w:id="151" w:author="Alex Farrugia" w:date="2026-10-09T16:21:00Z" w16du:dateUtc="2026-10-09T06:51:00Z">
                  <w:rPr>
                    <w:rFonts w:cs="Arial"/>
                    <w:szCs w:val="20"/>
                  </w:rPr>
                </w:rPrChange>
              </w:rPr>
            </w:pPr>
          </w:p>
        </w:tc>
        <w:tc>
          <w:tcPr>
            <w:tcW w:w="6996" w:type="dxa"/>
            <w:shd w:val="clear" w:color="auto" w:fill="auto"/>
          </w:tcPr>
          <w:p w14:paraId="5FC2B430" w14:textId="37BD4785" w:rsidR="004D4116" w:rsidRPr="002A6D5B" w:rsidRDefault="00B004EE" w:rsidP="006D3E73">
            <w:pPr>
              <w:spacing w:beforeLines="60" w:before="144" w:afterLines="60" w:after="144"/>
              <w:rPr>
                <w:rFonts w:cs="Arial"/>
                <w:szCs w:val="20"/>
                <w:highlight w:val="yellow"/>
                <w:rPrChange w:id="152" w:author="Alex Farrugia" w:date="2026-10-09T16:21:00Z" w16du:dateUtc="2026-10-09T06:51:00Z">
                  <w:rPr>
                    <w:rFonts w:cs="Arial"/>
                    <w:szCs w:val="20"/>
                  </w:rPr>
                </w:rPrChange>
              </w:rPr>
            </w:pPr>
            <w:r w:rsidRPr="002A6D5B">
              <w:rPr>
                <w:rFonts w:cs="Arial"/>
                <w:szCs w:val="20"/>
                <w:highlight w:val="yellow"/>
                <w:rPrChange w:id="153" w:author="Alex Farrugia" w:date="2026-10-09T16:21:00Z" w16du:dateUtc="2026-10-09T06:51:00Z">
                  <w:rPr>
                    <w:rFonts w:cs="Arial"/>
                    <w:szCs w:val="20"/>
                  </w:rPr>
                </w:rPrChange>
              </w:rPr>
              <w:t xml:space="preserve">Polybee is a Singapore-based agtech company offering drone-based pollination and AI-powered yield forecasting. The company’s Aerodynamically Controlled Pollination (ACP) delivers up to three times the pollination efficacy of natural ventilation in greenhouse strawberries. Yield forecasting trials with major growers have shown 17–30% uplift in spinach yields. The business model charges per hectare, per crop cycle, providing rapid ROI for growers and supporting 65% gross margins in real-world deployments. </w:t>
            </w:r>
          </w:p>
        </w:tc>
      </w:tr>
      <w:tr w:rsidR="004D4116" w:rsidRPr="002A6D5B" w14:paraId="6C3CEEBC" w14:textId="77777777" w:rsidTr="00B004EE">
        <w:trPr>
          <w:trHeight w:val="1474"/>
          <w:tblCellSpacing w:w="15" w:type="dxa"/>
        </w:trPr>
        <w:tc>
          <w:tcPr>
            <w:tcW w:w="1595" w:type="dxa"/>
            <w:shd w:val="clear" w:color="auto" w:fill="0E2841" w:themeFill="text2"/>
            <w:vAlign w:val="center"/>
            <w:hideMark/>
          </w:tcPr>
          <w:p w14:paraId="278DD3E7" w14:textId="77777777" w:rsidR="004D4116" w:rsidRPr="002A6D5B" w:rsidRDefault="004D4116" w:rsidP="006D3E73">
            <w:pPr>
              <w:spacing w:beforeLines="60" w:before="144" w:afterLines="60" w:after="144"/>
              <w:jc w:val="center"/>
              <w:rPr>
                <w:rFonts w:cs="Arial"/>
                <w:b/>
                <w:bCs/>
                <w:szCs w:val="20"/>
                <w:highlight w:val="yellow"/>
                <w:rPrChange w:id="154" w:author="Alex Farrugia" w:date="2026-10-09T16:21:00Z" w16du:dateUtc="2026-10-09T06:51:00Z">
                  <w:rPr>
                    <w:rFonts w:cs="Arial"/>
                    <w:b/>
                    <w:bCs/>
                    <w:szCs w:val="20"/>
                  </w:rPr>
                </w:rPrChange>
              </w:rPr>
            </w:pPr>
            <w:r w:rsidRPr="002A6D5B">
              <w:rPr>
                <w:rFonts w:cs="Arial"/>
                <w:b/>
                <w:bCs/>
                <w:szCs w:val="20"/>
                <w:highlight w:val="yellow"/>
                <w:rPrChange w:id="155" w:author="Alex Farrugia" w:date="2026-10-09T16:21:00Z" w16du:dateUtc="2026-10-09T06:51:00Z">
                  <w:rPr>
                    <w:rFonts w:cs="Arial"/>
                    <w:b/>
                    <w:bCs/>
                    <w:szCs w:val="20"/>
                  </w:rPr>
                </w:rPrChange>
              </w:rPr>
              <w:t>Company &amp; Market</w:t>
            </w:r>
          </w:p>
        </w:tc>
        <w:tc>
          <w:tcPr>
            <w:tcW w:w="315" w:type="dxa"/>
            <w:shd w:val="clear" w:color="auto" w:fill="auto"/>
            <w:vAlign w:val="center"/>
          </w:tcPr>
          <w:p w14:paraId="07071B3D" w14:textId="77777777" w:rsidR="004D4116" w:rsidRPr="002A6D5B" w:rsidRDefault="004D4116" w:rsidP="006D3E73">
            <w:pPr>
              <w:spacing w:beforeLines="60" w:before="144" w:afterLines="60" w:after="144"/>
              <w:jc w:val="center"/>
              <w:rPr>
                <w:rFonts w:cs="Arial"/>
                <w:szCs w:val="20"/>
                <w:highlight w:val="yellow"/>
                <w:rPrChange w:id="156" w:author="Alex Farrugia" w:date="2026-10-09T16:21:00Z" w16du:dateUtc="2026-10-09T06:51:00Z">
                  <w:rPr>
                    <w:rFonts w:cs="Arial"/>
                    <w:szCs w:val="20"/>
                  </w:rPr>
                </w:rPrChange>
              </w:rPr>
            </w:pPr>
          </w:p>
        </w:tc>
        <w:tc>
          <w:tcPr>
            <w:tcW w:w="6996" w:type="dxa"/>
            <w:shd w:val="clear" w:color="auto" w:fill="auto"/>
          </w:tcPr>
          <w:p w14:paraId="603BABDC" w14:textId="6B00C119" w:rsidR="004D4116" w:rsidRPr="002A6D5B" w:rsidRDefault="00B004EE" w:rsidP="006D3E73">
            <w:pPr>
              <w:spacing w:beforeLines="60" w:before="144" w:afterLines="60" w:after="144"/>
              <w:rPr>
                <w:rFonts w:cs="Arial"/>
                <w:szCs w:val="20"/>
                <w:highlight w:val="yellow"/>
                <w:rPrChange w:id="157" w:author="Alex Farrugia" w:date="2026-10-09T16:21:00Z" w16du:dateUtc="2026-10-09T06:51:00Z">
                  <w:rPr>
                    <w:rFonts w:cs="Arial"/>
                    <w:szCs w:val="20"/>
                  </w:rPr>
                </w:rPrChange>
              </w:rPr>
            </w:pPr>
            <w:r w:rsidRPr="002A6D5B">
              <w:rPr>
                <w:rFonts w:cs="Arial"/>
                <w:szCs w:val="20"/>
                <w:highlight w:val="yellow"/>
                <w:rPrChange w:id="158" w:author="Alex Farrugia" w:date="2026-10-09T16:21:00Z" w16du:dateUtc="2026-10-09T06:51:00Z">
                  <w:rPr>
                    <w:rFonts w:cs="Arial"/>
                    <w:szCs w:val="20"/>
                  </w:rPr>
                </w:rPrChange>
              </w:rPr>
              <w:t>Founded in 2019 as an NUS spin-out, Polybee operates at TRL 8–9 with a team of nine and advisors from Bayer, Monsanto, and Blue River Technology. Target markets include high-value crops in the U.S., Australia, New Zealand, and Asia. The addressable market for pollination, yield forecasting, and stress detection is estimated at US 5.2b, with a U.S. serviceable obtainable market of US 18m for priority crops. Macro tailwinds include declining natural pollinators, climate variability, water scarcity, and labour shortages.</w:t>
            </w:r>
          </w:p>
        </w:tc>
      </w:tr>
      <w:tr w:rsidR="004D4116" w:rsidRPr="002A6D5B" w14:paraId="4970DEB1" w14:textId="77777777" w:rsidTr="00B004EE">
        <w:trPr>
          <w:trHeight w:val="1474"/>
          <w:tblCellSpacing w:w="15" w:type="dxa"/>
        </w:trPr>
        <w:tc>
          <w:tcPr>
            <w:tcW w:w="1595" w:type="dxa"/>
            <w:shd w:val="clear" w:color="auto" w:fill="0E2841" w:themeFill="text2"/>
            <w:vAlign w:val="center"/>
            <w:hideMark/>
          </w:tcPr>
          <w:p w14:paraId="789F9E00" w14:textId="77777777" w:rsidR="004D4116" w:rsidRPr="002A6D5B" w:rsidRDefault="004D4116" w:rsidP="006D3E73">
            <w:pPr>
              <w:spacing w:beforeLines="60" w:before="144" w:afterLines="60" w:after="144"/>
              <w:jc w:val="center"/>
              <w:rPr>
                <w:rFonts w:cs="Arial"/>
                <w:b/>
                <w:bCs/>
                <w:szCs w:val="20"/>
                <w:highlight w:val="yellow"/>
                <w:rPrChange w:id="159" w:author="Alex Farrugia" w:date="2026-10-09T16:21:00Z" w16du:dateUtc="2026-10-09T06:51:00Z">
                  <w:rPr>
                    <w:rFonts w:cs="Arial"/>
                    <w:b/>
                    <w:bCs/>
                    <w:szCs w:val="20"/>
                  </w:rPr>
                </w:rPrChange>
              </w:rPr>
            </w:pPr>
            <w:r w:rsidRPr="002A6D5B">
              <w:rPr>
                <w:rFonts w:cs="Arial"/>
                <w:b/>
                <w:bCs/>
                <w:szCs w:val="20"/>
                <w:highlight w:val="yellow"/>
                <w:rPrChange w:id="160" w:author="Alex Farrugia" w:date="2026-10-09T16:21:00Z" w16du:dateUtc="2026-10-09T06:51:00Z">
                  <w:rPr>
                    <w:rFonts w:cs="Arial"/>
                    <w:b/>
                    <w:bCs/>
                    <w:szCs w:val="20"/>
                  </w:rPr>
                </w:rPrChange>
              </w:rPr>
              <w:t>Investment Thesis &amp; Risks</w:t>
            </w:r>
          </w:p>
        </w:tc>
        <w:tc>
          <w:tcPr>
            <w:tcW w:w="315" w:type="dxa"/>
            <w:shd w:val="clear" w:color="auto" w:fill="auto"/>
            <w:vAlign w:val="center"/>
          </w:tcPr>
          <w:p w14:paraId="1E7D6202" w14:textId="77777777" w:rsidR="004D4116" w:rsidRPr="002A6D5B" w:rsidRDefault="004D4116" w:rsidP="006D3E73">
            <w:pPr>
              <w:spacing w:beforeLines="60" w:before="144" w:afterLines="60" w:after="144"/>
              <w:jc w:val="center"/>
              <w:rPr>
                <w:rFonts w:cs="Arial"/>
                <w:szCs w:val="20"/>
                <w:highlight w:val="yellow"/>
                <w:rPrChange w:id="161" w:author="Alex Farrugia" w:date="2026-10-09T16:21:00Z" w16du:dateUtc="2026-10-09T06:51:00Z">
                  <w:rPr>
                    <w:rFonts w:cs="Arial"/>
                    <w:szCs w:val="20"/>
                  </w:rPr>
                </w:rPrChange>
              </w:rPr>
            </w:pPr>
          </w:p>
        </w:tc>
        <w:tc>
          <w:tcPr>
            <w:tcW w:w="6996" w:type="dxa"/>
            <w:shd w:val="clear" w:color="auto" w:fill="auto"/>
          </w:tcPr>
          <w:p w14:paraId="48E9B927" w14:textId="6C728EA8" w:rsidR="004D4116" w:rsidRPr="002A6D5B" w:rsidRDefault="00B004EE" w:rsidP="006D3E73">
            <w:pPr>
              <w:spacing w:beforeLines="60" w:before="144" w:afterLines="60" w:after="144"/>
              <w:rPr>
                <w:rFonts w:cs="Arial"/>
                <w:szCs w:val="20"/>
                <w:highlight w:val="yellow"/>
                <w:rPrChange w:id="162" w:author="Alex Farrugia" w:date="2026-10-09T16:21:00Z" w16du:dateUtc="2026-10-09T06:51:00Z">
                  <w:rPr>
                    <w:rFonts w:cs="Arial"/>
                    <w:szCs w:val="20"/>
                  </w:rPr>
                </w:rPrChange>
              </w:rPr>
            </w:pPr>
            <w:r w:rsidRPr="002A6D5B">
              <w:rPr>
                <w:rFonts w:cs="Arial"/>
                <w:szCs w:val="20"/>
                <w:highlight w:val="yellow"/>
                <w:rPrChange w:id="163" w:author="Alex Farrugia" w:date="2026-10-09T16:21:00Z" w16du:dateUtc="2026-10-09T06:51:00Z">
                  <w:rPr>
                    <w:rFonts w:cs="Arial"/>
                    <w:szCs w:val="20"/>
                  </w:rPr>
                </w:rPrChange>
              </w:rPr>
              <w:t xml:space="preserve">The investment case rests on Polybee’s strong early traction with Tier 1 growers and distributors, differentiated technology applicable to both open-field and greenhouse crops, and a capital-light service model with high gross margins. Key risks include reliance on converting Stage 1 trials into full-scale Stage 2 contracts, dependency on DJI drone supply </w:t>
            </w:r>
            <w:proofErr w:type="gramStart"/>
            <w:r w:rsidRPr="002A6D5B">
              <w:rPr>
                <w:rFonts w:cs="Arial"/>
                <w:szCs w:val="20"/>
                <w:highlight w:val="yellow"/>
                <w:rPrChange w:id="164" w:author="Alex Farrugia" w:date="2026-10-09T16:21:00Z" w16du:dateUtc="2026-10-09T06:51:00Z">
                  <w:rPr>
                    <w:rFonts w:cs="Arial"/>
                    <w:szCs w:val="20"/>
                  </w:rPr>
                </w:rPrChange>
              </w:rPr>
              <w:t>in light of</w:t>
            </w:r>
            <w:proofErr w:type="gramEnd"/>
            <w:r w:rsidRPr="002A6D5B">
              <w:rPr>
                <w:rFonts w:cs="Arial"/>
                <w:szCs w:val="20"/>
                <w:highlight w:val="yellow"/>
                <w:rPrChange w:id="165" w:author="Alex Farrugia" w:date="2026-10-09T16:21:00Z" w16du:dateUtc="2026-10-09T06:51:00Z">
                  <w:rPr>
                    <w:rFonts w:cs="Arial"/>
                    <w:szCs w:val="20"/>
                  </w:rPr>
                </w:rPrChange>
              </w:rPr>
              <w:t xml:space="preserve"> U.S. regulatory scrutiny, and a short runway if scaling ahead of revenue conversion. Mitigations include alternative hardware pathways, staged sales processes, and a </w:t>
            </w:r>
            <w:proofErr w:type="gramStart"/>
            <w:r w:rsidRPr="002A6D5B">
              <w:rPr>
                <w:rFonts w:cs="Arial"/>
                <w:szCs w:val="20"/>
                <w:highlight w:val="yellow"/>
                <w:rPrChange w:id="166" w:author="Alex Farrugia" w:date="2026-10-09T16:21:00Z" w16du:dateUtc="2026-10-09T06:51:00Z">
                  <w:rPr>
                    <w:rFonts w:cs="Arial"/>
                    <w:szCs w:val="20"/>
                  </w:rPr>
                </w:rPrChange>
              </w:rPr>
              <w:t>large qualified</w:t>
            </w:r>
            <w:proofErr w:type="gramEnd"/>
            <w:r w:rsidRPr="002A6D5B">
              <w:rPr>
                <w:rFonts w:cs="Arial"/>
                <w:szCs w:val="20"/>
                <w:highlight w:val="yellow"/>
                <w:rPrChange w:id="167" w:author="Alex Farrugia" w:date="2026-10-09T16:21:00Z" w16du:dateUtc="2026-10-09T06:51:00Z">
                  <w:rPr>
                    <w:rFonts w:cs="Arial"/>
                    <w:szCs w:val="20"/>
                  </w:rPr>
                </w:rPrChange>
              </w:rPr>
              <w:t xml:space="preserve"> pipeline.</w:t>
            </w:r>
          </w:p>
        </w:tc>
      </w:tr>
      <w:tr w:rsidR="004D4116" w:rsidRPr="002A6D5B" w14:paraId="0C8E7E3A" w14:textId="77777777" w:rsidTr="00B004EE">
        <w:trPr>
          <w:trHeight w:val="1474"/>
          <w:tblCellSpacing w:w="15" w:type="dxa"/>
        </w:trPr>
        <w:tc>
          <w:tcPr>
            <w:tcW w:w="1595" w:type="dxa"/>
            <w:shd w:val="clear" w:color="auto" w:fill="0E2841" w:themeFill="text2"/>
            <w:vAlign w:val="center"/>
            <w:hideMark/>
          </w:tcPr>
          <w:p w14:paraId="0A1C0625" w14:textId="77777777" w:rsidR="004D4116" w:rsidRPr="002A6D5B" w:rsidRDefault="004D4116" w:rsidP="006D3E73">
            <w:pPr>
              <w:spacing w:beforeLines="60" w:before="144" w:afterLines="60" w:after="144"/>
              <w:jc w:val="center"/>
              <w:rPr>
                <w:rFonts w:cs="Arial"/>
                <w:b/>
                <w:bCs/>
                <w:szCs w:val="20"/>
                <w:highlight w:val="yellow"/>
                <w:rPrChange w:id="168" w:author="Alex Farrugia" w:date="2026-10-09T16:21:00Z" w16du:dateUtc="2026-10-09T06:51:00Z">
                  <w:rPr>
                    <w:rFonts w:cs="Arial"/>
                    <w:b/>
                    <w:bCs/>
                    <w:szCs w:val="20"/>
                  </w:rPr>
                </w:rPrChange>
              </w:rPr>
            </w:pPr>
            <w:r w:rsidRPr="002A6D5B">
              <w:rPr>
                <w:rFonts w:cs="Arial"/>
                <w:b/>
                <w:bCs/>
                <w:szCs w:val="20"/>
                <w:highlight w:val="yellow"/>
                <w:rPrChange w:id="169" w:author="Alex Farrugia" w:date="2026-10-09T16:21:00Z" w16du:dateUtc="2026-10-09T06:51:00Z">
                  <w:rPr>
                    <w:rFonts w:cs="Arial"/>
                    <w:b/>
                    <w:bCs/>
                    <w:szCs w:val="20"/>
                  </w:rPr>
                </w:rPrChange>
              </w:rPr>
              <w:t>Financials &amp; Valuation</w:t>
            </w:r>
          </w:p>
        </w:tc>
        <w:tc>
          <w:tcPr>
            <w:tcW w:w="315" w:type="dxa"/>
            <w:shd w:val="clear" w:color="auto" w:fill="auto"/>
            <w:vAlign w:val="center"/>
          </w:tcPr>
          <w:p w14:paraId="702464BF" w14:textId="77777777" w:rsidR="004D4116" w:rsidRPr="002A6D5B" w:rsidRDefault="004D4116" w:rsidP="006D3E73">
            <w:pPr>
              <w:spacing w:beforeLines="60" w:before="144" w:afterLines="60" w:after="144"/>
              <w:jc w:val="center"/>
              <w:rPr>
                <w:rFonts w:cs="Arial"/>
                <w:szCs w:val="20"/>
                <w:highlight w:val="yellow"/>
                <w:rPrChange w:id="170" w:author="Alex Farrugia" w:date="2026-10-09T16:21:00Z" w16du:dateUtc="2026-10-09T06:51:00Z">
                  <w:rPr>
                    <w:rFonts w:cs="Arial"/>
                    <w:szCs w:val="20"/>
                  </w:rPr>
                </w:rPrChange>
              </w:rPr>
            </w:pPr>
          </w:p>
        </w:tc>
        <w:tc>
          <w:tcPr>
            <w:tcW w:w="6996" w:type="dxa"/>
            <w:shd w:val="clear" w:color="auto" w:fill="auto"/>
          </w:tcPr>
          <w:p w14:paraId="5E30ADF5" w14:textId="2920A575" w:rsidR="00BF2636" w:rsidRPr="002A6D5B" w:rsidRDefault="00B004EE" w:rsidP="006D3E73">
            <w:pPr>
              <w:spacing w:beforeLines="60" w:before="144" w:afterLines="60" w:after="144"/>
              <w:rPr>
                <w:rFonts w:cs="Arial"/>
                <w:szCs w:val="20"/>
                <w:highlight w:val="yellow"/>
                <w:rPrChange w:id="171" w:author="Alex Farrugia" w:date="2026-10-09T16:21:00Z" w16du:dateUtc="2026-10-09T06:51:00Z">
                  <w:rPr>
                    <w:rFonts w:cs="Arial"/>
                    <w:szCs w:val="20"/>
                  </w:rPr>
                </w:rPrChange>
              </w:rPr>
            </w:pPr>
            <w:r w:rsidRPr="002A6D5B">
              <w:rPr>
                <w:rFonts w:cs="Arial"/>
                <w:szCs w:val="20"/>
                <w:highlight w:val="yellow"/>
                <w:rPrChange w:id="172" w:author="Alex Farrugia" w:date="2026-10-09T16:21:00Z" w16du:dateUtc="2026-10-09T06:51:00Z">
                  <w:rPr>
                    <w:rFonts w:cs="Arial"/>
                    <w:szCs w:val="20"/>
                  </w:rPr>
                </w:rPrChange>
              </w:rPr>
              <w:t>Pre-money valuation is US 15 m, targeting a US 2.5m Seed round. Historical revenue fell from SG 322k in 2022 to SG 86k in 2024 due to a pivot from seed-industry pilots to direct-to-grower sales. The current 2025–2026 pipeline is US</w:t>
            </w:r>
            <w:r w:rsidR="006F63ED" w:rsidRPr="002A6D5B">
              <w:rPr>
                <w:rFonts w:cs="Arial"/>
                <w:szCs w:val="20"/>
                <w:highlight w:val="yellow"/>
                <w:rPrChange w:id="173" w:author="Alex Farrugia" w:date="2026-10-09T16:21:00Z" w16du:dateUtc="2026-10-09T06:51:00Z">
                  <w:rPr>
                    <w:rFonts w:cs="Arial"/>
                    <w:szCs w:val="20"/>
                  </w:rPr>
                </w:rPrChange>
              </w:rPr>
              <w:t xml:space="preserve"> </w:t>
            </w:r>
            <w:r w:rsidRPr="002A6D5B">
              <w:rPr>
                <w:rFonts w:cs="Arial"/>
                <w:szCs w:val="20"/>
                <w:highlight w:val="yellow"/>
                <w:rPrChange w:id="174" w:author="Alex Farrugia" w:date="2026-10-09T16:21:00Z" w16du:dateUtc="2026-10-09T06:51:00Z">
                  <w:rPr>
                    <w:rFonts w:cs="Arial"/>
                    <w:szCs w:val="20"/>
                  </w:rPr>
                </w:rPrChange>
              </w:rPr>
              <w:t xml:space="preserve">2.1m, mostly in Stage 1 trials. Gross margins from mature deployments are estimated at 65%. Monthly burn is </w:t>
            </w:r>
            <w:r w:rsidR="00A82E6A" w:rsidRPr="002A6D5B">
              <w:rPr>
                <w:rFonts w:cs="Arial"/>
                <w:szCs w:val="20"/>
                <w:highlight w:val="yellow"/>
                <w:rPrChange w:id="175" w:author="Alex Farrugia" w:date="2026-10-09T16:21:00Z" w16du:dateUtc="2026-10-09T06:51:00Z">
                  <w:rPr>
                    <w:rFonts w:cs="Arial"/>
                    <w:szCs w:val="20"/>
                  </w:rPr>
                </w:rPrChange>
              </w:rPr>
              <w:t>approximately SG 97k with a 5.1-month</w:t>
            </w:r>
            <w:r w:rsidRPr="002A6D5B">
              <w:rPr>
                <w:rFonts w:cs="Arial"/>
                <w:szCs w:val="20"/>
                <w:highlight w:val="yellow"/>
                <w:rPrChange w:id="176" w:author="Alex Farrugia" w:date="2026-10-09T16:21:00Z" w16du:dateUtc="2026-10-09T06:51:00Z">
                  <w:rPr>
                    <w:rFonts w:cs="Arial"/>
                    <w:szCs w:val="20"/>
                  </w:rPr>
                </w:rPrChange>
              </w:rPr>
              <w:t xml:space="preserve"> runway, extendable to 15–18 months post-raise. Series A is targeted for late 2026 at</w:t>
            </w:r>
            <w:r w:rsidR="006F63ED" w:rsidRPr="002A6D5B">
              <w:rPr>
                <w:rFonts w:cs="Arial"/>
                <w:szCs w:val="20"/>
                <w:highlight w:val="yellow"/>
                <w:rPrChange w:id="177" w:author="Alex Farrugia" w:date="2026-10-09T16:21:00Z" w16du:dateUtc="2026-10-09T06:51:00Z">
                  <w:rPr>
                    <w:rFonts w:cs="Arial"/>
                    <w:szCs w:val="20"/>
                  </w:rPr>
                </w:rPrChange>
              </w:rPr>
              <w:t xml:space="preserve"> a</w:t>
            </w:r>
            <w:r w:rsidRPr="002A6D5B">
              <w:rPr>
                <w:rFonts w:cs="Arial"/>
                <w:szCs w:val="20"/>
                <w:highlight w:val="yellow"/>
                <w:rPrChange w:id="178" w:author="Alex Farrugia" w:date="2026-10-09T16:21:00Z" w16du:dateUtc="2026-10-09T06:51:00Z">
                  <w:rPr>
                    <w:rFonts w:cs="Arial"/>
                    <w:szCs w:val="20"/>
                  </w:rPr>
                </w:rPrChange>
              </w:rPr>
              <w:t xml:space="preserve"> </w:t>
            </w:r>
            <w:r w:rsidR="00A82E6A" w:rsidRPr="002A6D5B">
              <w:rPr>
                <w:rFonts w:cs="Arial"/>
                <w:szCs w:val="20"/>
                <w:highlight w:val="yellow"/>
                <w:rPrChange w:id="179" w:author="Alex Farrugia" w:date="2026-10-09T16:21:00Z" w16du:dateUtc="2026-10-09T06:51:00Z">
                  <w:rPr>
                    <w:rFonts w:cs="Arial"/>
                    <w:szCs w:val="20"/>
                  </w:rPr>
                </w:rPrChange>
              </w:rPr>
              <w:t>US 40</w:t>
            </w:r>
            <w:r w:rsidRPr="002A6D5B">
              <w:rPr>
                <w:rFonts w:cs="Arial"/>
                <w:szCs w:val="20"/>
                <w:highlight w:val="yellow"/>
                <w:rPrChange w:id="180" w:author="Alex Farrugia" w:date="2026-10-09T16:21:00Z" w16du:dateUtc="2026-10-09T06:51:00Z">
                  <w:rPr>
                    <w:rFonts w:cs="Arial"/>
                    <w:szCs w:val="20"/>
                  </w:rPr>
                </w:rPrChange>
              </w:rPr>
              <w:t>–50m pre-money.</w:t>
            </w:r>
          </w:p>
        </w:tc>
      </w:tr>
      <w:tr w:rsidR="004D4116" w:rsidRPr="006B4DA3" w14:paraId="1F137469" w14:textId="77777777" w:rsidTr="00B004EE">
        <w:trPr>
          <w:trHeight w:val="1474"/>
          <w:tblCellSpacing w:w="15" w:type="dxa"/>
        </w:trPr>
        <w:tc>
          <w:tcPr>
            <w:tcW w:w="1595" w:type="dxa"/>
            <w:shd w:val="clear" w:color="auto" w:fill="0E2841" w:themeFill="text2"/>
            <w:vAlign w:val="center"/>
            <w:hideMark/>
          </w:tcPr>
          <w:p w14:paraId="518D31F7" w14:textId="3D4A92D6" w:rsidR="004D4116" w:rsidRPr="002A6D5B" w:rsidRDefault="004D4116" w:rsidP="006D3E73">
            <w:pPr>
              <w:spacing w:beforeLines="60" w:before="144" w:afterLines="60" w:after="144"/>
              <w:jc w:val="center"/>
              <w:rPr>
                <w:rFonts w:cs="Arial"/>
                <w:b/>
                <w:bCs/>
                <w:szCs w:val="20"/>
                <w:highlight w:val="yellow"/>
                <w:rPrChange w:id="181" w:author="Alex Farrugia" w:date="2026-10-09T16:21:00Z" w16du:dateUtc="2026-10-09T06:51:00Z">
                  <w:rPr>
                    <w:rFonts w:cs="Arial"/>
                    <w:b/>
                    <w:bCs/>
                    <w:szCs w:val="20"/>
                  </w:rPr>
                </w:rPrChange>
              </w:rPr>
            </w:pPr>
            <w:r w:rsidRPr="002A6D5B">
              <w:rPr>
                <w:rFonts w:cs="Arial"/>
                <w:b/>
                <w:bCs/>
                <w:szCs w:val="20"/>
                <w:highlight w:val="yellow"/>
                <w:rPrChange w:id="182" w:author="Alex Farrugia" w:date="2026-10-09T16:21:00Z" w16du:dateUtc="2026-10-09T06:51:00Z">
                  <w:rPr>
                    <w:rFonts w:cs="Arial"/>
                    <w:b/>
                    <w:bCs/>
                    <w:szCs w:val="20"/>
                  </w:rPr>
                </w:rPrChange>
              </w:rPr>
              <w:t xml:space="preserve">Investment </w:t>
            </w:r>
            <w:r w:rsidR="00041FD3" w:rsidRPr="002A6D5B">
              <w:rPr>
                <w:rFonts w:cs="Arial"/>
                <w:b/>
                <w:bCs/>
                <w:szCs w:val="20"/>
                <w:highlight w:val="yellow"/>
                <w:rPrChange w:id="183" w:author="Alex Farrugia" w:date="2026-10-09T16:21:00Z" w16du:dateUtc="2026-10-09T06:51:00Z">
                  <w:rPr>
                    <w:rFonts w:cs="Arial"/>
                    <w:b/>
                    <w:bCs/>
                    <w:szCs w:val="20"/>
                  </w:rPr>
                </w:rPrChange>
              </w:rPr>
              <w:t>Terms</w:t>
            </w:r>
          </w:p>
        </w:tc>
        <w:tc>
          <w:tcPr>
            <w:tcW w:w="315" w:type="dxa"/>
            <w:shd w:val="clear" w:color="auto" w:fill="auto"/>
            <w:vAlign w:val="center"/>
          </w:tcPr>
          <w:p w14:paraId="30C2A1BB" w14:textId="77777777" w:rsidR="004D4116" w:rsidRPr="002A6D5B" w:rsidRDefault="004D4116" w:rsidP="006D3E73">
            <w:pPr>
              <w:spacing w:beforeLines="60" w:before="144" w:afterLines="60" w:after="144"/>
              <w:jc w:val="center"/>
              <w:rPr>
                <w:rFonts w:cs="Arial"/>
                <w:szCs w:val="20"/>
                <w:highlight w:val="yellow"/>
                <w:rPrChange w:id="184" w:author="Alex Farrugia" w:date="2026-10-09T16:21:00Z" w16du:dateUtc="2026-10-09T06:51:00Z">
                  <w:rPr>
                    <w:rFonts w:cs="Arial"/>
                    <w:szCs w:val="20"/>
                  </w:rPr>
                </w:rPrChange>
              </w:rPr>
            </w:pPr>
          </w:p>
        </w:tc>
        <w:tc>
          <w:tcPr>
            <w:tcW w:w="6996" w:type="dxa"/>
            <w:shd w:val="clear" w:color="auto" w:fill="auto"/>
          </w:tcPr>
          <w:p w14:paraId="6F80E261" w14:textId="0082DEE4" w:rsidR="00041FD3" w:rsidRPr="002A6D5B" w:rsidRDefault="00B004EE" w:rsidP="006D3E73">
            <w:pPr>
              <w:spacing w:beforeLines="60" w:before="144" w:afterLines="60" w:after="144"/>
              <w:rPr>
                <w:rFonts w:cs="Arial"/>
                <w:szCs w:val="20"/>
                <w:highlight w:val="yellow"/>
                <w14:ligatures w14:val="none"/>
                <w:rPrChange w:id="185" w:author="Alex Farrugia" w:date="2026-10-09T16:21:00Z" w16du:dateUtc="2026-10-09T06:51:00Z">
                  <w:rPr>
                    <w:rFonts w:cs="Arial"/>
                    <w:szCs w:val="20"/>
                    <w14:ligatures w14:val="none"/>
                  </w:rPr>
                </w:rPrChange>
              </w:rPr>
            </w:pPr>
            <w:r w:rsidRPr="002A6D5B">
              <w:rPr>
                <w:rFonts w:cs="Arial"/>
                <w:szCs w:val="20"/>
                <w:highlight w:val="yellow"/>
                <w14:ligatures w14:val="none"/>
                <w:rPrChange w:id="186" w:author="Alex Farrugia" w:date="2026-10-09T16:21:00Z" w16du:dateUtc="2026-10-09T06:51:00Z">
                  <w:rPr>
                    <w:rFonts w:cs="Arial"/>
                    <w:szCs w:val="20"/>
                    <w14:ligatures w14:val="none"/>
                  </w:rPr>
                </w:rPrChange>
              </w:rPr>
              <w:t>Seed Preference Shares.</w:t>
            </w:r>
            <w:r w:rsidRPr="002A6D5B">
              <w:rPr>
                <w:rFonts w:cs="Arial"/>
                <w:szCs w:val="20"/>
                <w:highlight w:val="yellow"/>
                <w14:ligatures w14:val="none"/>
                <w:rPrChange w:id="187" w:author="Alex Farrugia" w:date="2026-10-09T16:21:00Z" w16du:dateUtc="2026-10-09T06:51:00Z">
                  <w:rPr>
                    <w:rFonts w:cs="Arial"/>
                    <w:szCs w:val="20"/>
                    <w14:ligatures w14:val="none"/>
                  </w:rPr>
                </w:rPrChange>
              </w:rPr>
              <w:br/>
              <w:t>Target round size: US 2.5m (PIIF6 allocation: US 1m).</w:t>
            </w:r>
            <w:r w:rsidRPr="002A6D5B">
              <w:rPr>
                <w:rFonts w:cs="Arial"/>
                <w:szCs w:val="20"/>
                <w:highlight w:val="yellow"/>
                <w14:ligatures w14:val="none"/>
                <w:rPrChange w:id="188" w:author="Alex Farrugia" w:date="2026-10-09T16:21:00Z" w16du:dateUtc="2026-10-09T06:51:00Z">
                  <w:rPr>
                    <w:rFonts w:cs="Arial"/>
                    <w:szCs w:val="20"/>
                    <w14:ligatures w14:val="none"/>
                  </w:rPr>
                </w:rPrChange>
              </w:rPr>
              <w:br/>
              <w:t xml:space="preserve">Liquidation preference: </w:t>
            </w:r>
            <w:proofErr w:type="gramStart"/>
            <w:r w:rsidRPr="002A6D5B">
              <w:rPr>
                <w:rFonts w:cs="Arial"/>
                <w:szCs w:val="20"/>
                <w:highlight w:val="yellow"/>
                <w14:ligatures w14:val="none"/>
                <w:rPrChange w:id="189" w:author="Alex Farrugia" w:date="2026-10-09T16:21:00Z" w16du:dateUtc="2026-10-09T06:51:00Z">
                  <w:rPr>
                    <w:rFonts w:cs="Arial"/>
                    <w:szCs w:val="20"/>
                    <w14:ligatures w14:val="none"/>
                  </w:rPr>
                </w:rPrChange>
              </w:rPr>
              <w:t>Non-participating</w:t>
            </w:r>
            <w:proofErr w:type="gramEnd"/>
            <w:r w:rsidRPr="002A6D5B">
              <w:rPr>
                <w:rFonts w:cs="Arial"/>
                <w:szCs w:val="20"/>
                <w:highlight w:val="yellow"/>
                <w14:ligatures w14:val="none"/>
                <w:rPrChange w:id="190" w:author="Alex Farrugia" w:date="2026-10-09T16:21:00Z" w16du:dateUtc="2026-10-09T06:51:00Z">
                  <w:rPr>
                    <w:rFonts w:cs="Arial"/>
                    <w:szCs w:val="20"/>
                    <w14:ligatures w14:val="none"/>
                  </w:rPr>
                </w:rPrChange>
              </w:rPr>
              <w:t>, 1x</w:t>
            </w:r>
            <w:r w:rsidRPr="002A6D5B">
              <w:rPr>
                <w:rFonts w:cs="Arial"/>
                <w:szCs w:val="20"/>
                <w:highlight w:val="yellow"/>
                <w14:ligatures w14:val="none"/>
                <w:rPrChange w:id="191" w:author="Alex Farrugia" w:date="2026-10-09T16:21:00Z" w16du:dateUtc="2026-10-09T06:51:00Z">
                  <w:rPr>
                    <w:rFonts w:cs="Arial"/>
                    <w:szCs w:val="20"/>
                    <w14:ligatures w14:val="none"/>
                  </w:rPr>
                </w:rPrChange>
              </w:rPr>
              <w:br/>
              <w:t>Board: One seat for lead investor and/or option to appoint an observer</w:t>
            </w:r>
            <w:r w:rsidRPr="002A6D5B">
              <w:rPr>
                <w:rFonts w:cs="Arial"/>
                <w:szCs w:val="20"/>
                <w:highlight w:val="yellow"/>
                <w14:ligatures w14:val="none"/>
                <w:rPrChange w:id="192" w:author="Alex Farrugia" w:date="2026-10-09T16:21:00Z" w16du:dateUtc="2026-10-09T06:51:00Z">
                  <w:rPr>
                    <w:rFonts w:cs="Arial"/>
                    <w:szCs w:val="20"/>
                    <w14:ligatures w14:val="none"/>
                  </w:rPr>
                </w:rPrChange>
              </w:rPr>
              <w:br/>
              <w:t>Anti-dilution: Broad-based weighted average.</w:t>
            </w:r>
            <w:r w:rsidRPr="002A6D5B">
              <w:rPr>
                <w:rFonts w:cs="Arial"/>
                <w:szCs w:val="20"/>
                <w:highlight w:val="yellow"/>
                <w14:ligatures w14:val="none"/>
                <w:rPrChange w:id="193" w:author="Alex Farrugia" w:date="2026-10-09T16:21:00Z" w16du:dateUtc="2026-10-09T06:51:00Z">
                  <w:rPr>
                    <w:rFonts w:cs="Arial"/>
                    <w:szCs w:val="20"/>
                    <w14:ligatures w14:val="none"/>
                  </w:rPr>
                </w:rPrChange>
              </w:rPr>
              <w:br/>
              <w:t>Reserved matters: Customary, with additional protections for lead investor.</w:t>
            </w:r>
          </w:p>
          <w:p w14:paraId="67A433CF" w14:textId="5E03A8F4" w:rsidR="00041FD3" w:rsidRPr="00B004EE" w:rsidRDefault="00041FD3" w:rsidP="006D3E73">
            <w:pPr>
              <w:spacing w:beforeLines="60" w:before="144" w:afterLines="60" w:after="144"/>
              <w:rPr>
                <w:rFonts w:cs="Arial"/>
                <w:szCs w:val="20"/>
              </w:rPr>
            </w:pPr>
            <w:r w:rsidRPr="002A6D5B">
              <w:rPr>
                <w:rFonts w:cs="Arial"/>
                <w:b/>
                <w:bCs/>
                <w:szCs w:val="20"/>
                <w:highlight w:val="yellow"/>
                <w:rPrChange w:id="194" w:author="Alex Farrugia" w:date="2026-10-09T16:21:00Z" w16du:dateUtc="2026-10-09T06:51:00Z">
                  <w:rPr>
                    <w:rFonts w:cs="Arial"/>
                    <w:b/>
                    <w:bCs/>
                    <w:szCs w:val="20"/>
                  </w:rPr>
                </w:rPrChange>
              </w:rPr>
              <w:t>The recommendation is to proceed with the investment, subject to investment committee approval.</w:t>
            </w:r>
          </w:p>
          <w:p w14:paraId="582A3E48" w14:textId="77777777" w:rsidR="00041FD3" w:rsidRPr="00B004EE" w:rsidRDefault="00041FD3" w:rsidP="006D3E73">
            <w:pPr>
              <w:spacing w:beforeLines="60" w:before="144" w:afterLines="60" w:after="144"/>
              <w:rPr>
                <w:rFonts w:cs="Arial"/>
                <w:szCs w:val="20"/>
              </w:rPr>
            </w:pPr>
          </w:p>
          <w:p w14:paraId="35C343F9" w14:textId="51951467" w:rsidR="004D4116" w:rsidRPr="00B004EE" w:rsidRDefault="004D4116" w:rsidP="006D3E73">
            <w:pPr>
              <w:spacing w:beforeLines="60" w:before="144" w:afterLines="60" w:after="144"/>
              <w:rPr>
                <w:rFonts w:cs="Arial"/>
                <w:szCs w:val="20"/>
              </w:rPr>
            </w:pPr>
          </w:p>
        </w:tc>
      </w:tr>
    </w:tbl>
    <w:p w14:paraId="3DD66499" w14:textId="70D58828" w:rsidR="00B916AA" w:rsidRPr="006B4DA3" w:rsidRDefault="004D4116" w:rsidP="003F3EC0">
      <w:pPr>
        <w:pStyle w:val="Heading1"/>
      </w:pPr>
      <w:r w:rsidRPr="006B4DA3">
        <w:rPr>
          <w:sz w:val="40"/>
          <w:szCs w:val="40"/>
        </w:rPr>
        <w:br w:type="page"/>
      </w:r>
      <w:bookmarkStart w:id="195" w:name="_Toc205038629"/>
      <w:bookmarkStart w:id="196" w:name="_Toc242456367"/>
      <w:r w:rsidR="00B916AA" w:rsidRPr="006B4DA3">
        <w:lastRenderedPageBreak/>
        <w:t>Disclaimer</w:t>
      </w:r>
      <w:bookmarkEnd w:id="195"/>
      <w:bookmarkEnd w:id="196"/>
    </w:p>
    <w:p w14:paraId="7AA8923E" w14:textId="77777777" w:rsidR="00B916AA" w:rsidRPr="006B4DA3" w:rsidRDefault="00B916AA" w:rsidP="00B916AA">
      <w:pPr>
        <w:rPr>
          <w:rFonts w:cs="Arial"/>
          <w:b/>
          <w:bCs/>
          <w:szCs w:val="20"/>
        </w:rPr>
      </w:pPr>
      <w:r w:rsidRPr="006B4DA3">
        <w:rPr>
          <w:rFonts w:cs="Arial"/>
          <w:b/>
          <w:bCs/>
          <w:szCs w:val="20"/>
        </w:rPr>
        <w:t>Confidentiality</w:t>
      </w:r>
    </w:p>
    <w:p w14:paraId="3735A1E4" w14:textId="77777777" w:rsidR="009004AF" w:rsidRPr="006B4DA3" w:rsidRDefault="009004AF" w:rsidP="00B916AA">
      <w:pPr>
        <w:rPr>
          <w:rFonts w:cs="Arial"/>
          <w:szCs w:val="20"/>
        </w:rPr>
      </w:pPr>
    </w:p>
    <w:p w14:paraId="71AFD1E6" w14:textId="7AC7AFD5" w:rsidR="00B916AA" w:rsidRPr="006B4DA3" w:rsidRDefault="00B916AA" w:rsidP="00B916AA">
      <w:pPr>
        <w:rPr>
          <w:rFonts w:cs="Arial"/>
          <w:szCs w:val="20"/>
        </w:rPr>
      </w:pPr>
      <w:r w:rsidRPr="006B4DA3">
        <w:rPr>
          <w:rFonts w:cs="Arial"/>
          <w:szCs w:val="20"/>
        </w:rPr>
        <w:t>The information in this email (“information”) is confidential to Paspalis Capital Pty Ltd (“Paspalis”, “we”, “our”</w:t>
      </w:r>
      <w:r w:rsidR="00A86305" w:rsidRPr="006B4DA3">
        <w:rPr>
          <w:rFonts w:cs="Arial"/>
          <w:szCs w:val="20"/>
        </w:rPr>
        <w:t>,</w:t>
      </w:r>
      <w:r w:rsidRPr="006B4DA3">
        <w:rPr>
          <w:rFonts w:cs="Arial"/>
          <w:szCs w:val="20"/>
        </w:rPr>
        <w:t xml:space="preserve"> or “us”). By receiving this information, the recipient agrees to keep its contents confidential and agrees not to copy, supply, disseminate or disclose any information </w:t>
      </w:r>
      <w:r w:rsidR="00646F18" w:rsidRPr="006B4DA3">
        <w:rPr>
          <w:rFonts w:cs="Arial"/>
          <w:szCs w:val="20"/>
        </w:rPr>
        <w:t>about</w:t>
      </w:r>
      <w:r w:rsidRPr="006B4DA3">
        <w:rPr>
          <w:rFonts w:cs="Arial"/>
          <w:szCs w:val="20"/>
        </w:rPr>
        <w:t xml:space="preserve"> its content without our prior written consent.</w:t>
      </w:r>
    </w:p>
    <w:p w14:paraId="716335A0" w14:textId="77777777" w:rsidR="009004AF" w:rsidRPr="006B4DA3" w:rsidRDefault="009004AF" w:rsidP="00B916AA">
      <w:pPr>
        <w:rPr>
          <w:rFonts w:cs="Arial"/>
          <w:szCs w:val="20"/>
        </w:rPr>
      </w:pPr>
    </w:p>
    <w:p w14:paraId="01144FB5" w14:textId="77777777" w:rsidR="00B916AA" w:rsidRPr="006B4DA3" w:rsidRDefault="00B916AA" w:rsidP="00B916AA">
      <w:pPr>
        <w:rPr>
          <w:rFonts w:cs="Arial"/>
          <w:b/>
          <w:bCs/>
          <w:szCs w:val="20"/>
        </w:rPr>
      </w:pPr>
      <w:r w:rsidRPr="006B4DA3">
        <w:rPr>
          <w:rFonts w:cs="Arial"/>
          <w:b/>
          <w:bCs/>
          <w:szCs w:val="20"/>
        </w:rPr>
        <w:t>Disclaimer</w:t>
      </w:r>
    </w:p>
    <w:p w14:paraId="06B42452" w14:textId="77777777" w:rsidR="009004AF" w:rsidRPr="006B4DA3" w:rsidRDefault="009004AF" w:rsidP="00B916AA">
      <w:pPr>
        <w:rPr>
          <w:rFonts w:cs="Arial"/>
          <w:szCs w:val="20"/>
        </w:rPr>
      </w:pPr>
    </w:p>
    <w:p w14:paraId="03427CA5" w14:textId="0A6E7F27" w:rsidR="00B916AA" w:rsidRPr="006B4DA3" w:rsidRDefault="00B916AA" w:rsidP="00B916AA">
      <w:pPr>
        <w:rPr>
          <w:rFonts w:cs="Arial"/>
          <w:szCs w:val="20"/>
        </w:rPr>
      </w:pPr>
      <w:r w:rsidRPr="006B4DA3">
        <w:rPr>
          <w:rFonts w:cs="Arial"/>
          <w:szCs w:val="20"/>
        </w:rPr>
        <w:t xml:space="preserve">The information has been prepared without considering the investment objectives, financial situation or </w:t>
      </w:r>
      <w:r w:rsidR="003E5A33" w:rsidRPr="006B4DA3">
        <w:rPr>
          <w:rFonts w:cs="Arial"/>
          <w:szCs w:val="20"/>
        </w:rPr>
        <w:t>needs</w:t>
      </w:r>
      <w:r w:rsidRPr="006B4DA3">
        <w:rPr>
          <w:rFonts w:cs="Arial"/>
          <w:szCs w:val="20"/>
        </w:rPr>
        <w:t xml:space="preserve"> of any person who receives or reads it. The information is not intended to substitute for an investor’s due diligence and is not a recommendation to invest.  By </w:t>
      </w:r>
      <w:r w:rsidR="00646F18" w:rsidRPr="006B4DA3">
        <w:rPr>
          <w:rFonts w:cs="Arial"/>
          <w:szCs w:val="20"/>
        </w:rPr>
        <w:t>accepting</w:t>
      </w:r>
      <w:r w:rsidRPr="006B4DA3">
        <w:rPr>
          <w:rFonts w:cs="Arial"/>
          <w:szCs w:val="20"/>
        </w:rPr>
        <w:t xml:space="preserve"> and reading this information, the recipient agrees </w:t>
      </w:r>
      <w:r w:rsidR="003E5A33" w:rsidRPr="006B4DA3">
        <w:rPr>
          <w:rFonts w:cs="Arial"/>
          <w:szCs w:val="20"/>
        </w:rPr>
        <w:t xml:space="preserve">that </w:t>
      </w:r>
      <w:r w:rsidRPr="006B4DA3">
        <w:rPr>
          <w:rFonts w:cs="Arial"/>
          <w:szCs w:val="20"/>
        </w:rPr>
        <w:t>they:</w:t>
      </w:r>
    </w:p>
    <w:p w14:paraId="28B467A9" w14:textId="3DFE4F55" w:rsidR="00B916AA" w:rsidRPr="006B4DA3" w:rsidRDefault="00B916AA" w:rsidP="00B916AA">
      <w:pPr>
        <w:numPr>
          <w:ilvl w:val="0"/>
          <w:numId w:val="2"/>
        </w:numPr>
        <w:rPr>
          <w:rFonts w:cs="Arial"/>
          <w:szCs w:val="20"/>
        </w:rPr>
      </w:pPr>
      <w:r w:rsidRPr="006B4DA3">
        <w:rPr>
          <w:rFonts w:cs="Arial"/>
          <w:szCs w:val="20"/>
        </w:rPr>
        <w:t xml:space="preserve">do not rely on the information in this email to decide to </w:t>
      </w:r>
      <w:proofErr w:type="gramStart"/>
      <w:r w:rsidRPr="006B4DA3">
        <w:rPr>
          <w:rFonts w:cs="Arial"/>
          <w:szCs w:val="20"/>
        </w:rPr>
        <w:t>invest;</w:t>
      </w:r>
      <w:proofErr w:type="gramEnd"/>
    </w:p>
    <w:p w14:paraId="2BF999B2" w14:textId="77777777" w:rsidR="00B916AA" w:rsidRPr="006B4DA3" w:rsidRDefault="00B916AA" w:rsidP="00B916AA">
      <w:pPr>
        <w:numPr>
          <w:ilvl w:val="0"/>
          <w:numId w:val="2"/>
        </w:numPr>
        <w:rPr>
          <w:rFonts w:cs="Arial"/>
          <w:szCs w:val="20"/>
        </w:rPr>
      </w:pPr>
      <w:r w:rsidRPr="006B4DA3">
        <w:rPr>
          <w:rFonts w:cs="Arial"/>
          <w:szCs w:val="20"/>
        </w:rPr>
        <w:t>must assess their own appetite for the risks associated with an investment and must make their own independent evaluation of these risks and the terms of the investment; and</w:t>
      </w:r>
    </w:p>
    <w:p w14:paraId="2189FDF2" w14:textId="6F61D468" w:rsidR="00B916AA" w:rsidRPr="006B4DA3" w:rsidRDefault="00B916AA" w:rsidP="00B916AA">
      <w:pPr>
        <w:numPr>
          <w:ilvl w:val="0"/>
          <w:numId w:val="2"/>
        </w:numPr>
        <w:rPr>
          <w:rFonts w:cs="Arial"/>
          <w:szCs w:val="20"/>
        </w:rPr>
      </w:pPr>
      <w:r w:rsidRPr="006B4DA3">
        <w:rPr>
          <w:rFonts w:cs="Arial"/>
          <w:szCs w:val="20"/>
        </w:rPr>
        <w:t xml:space="preserve">must consult and seek professional advice from their own advisers before </w:t>
      </w:r>
      <w:r w:rsidR="003E5A33" w:rsidRPr="006B4DA3">
        <w:rPr>
          <w:rFonts w:cs="Arial"/>
          <w:szCs w:val="20"/>
        </w:rPr>
        <w:t>deciding</w:t>
      </w:r>
      <w:r w:rsidRPr="006B4DA3">
        <w:rPr>
          <w:rFonts w:cs="Arial"/>
          <w:szCs w:val="20"/>
        </w:rPr>
        <w:t xml:space="preserve"> to invest.</w:t>
      </w:r>
    </w:p>
    <w:p w14:paraId="01444C35" w14:textId="77777777" w:rsidR="009004AF" w:rsidRPr="006B4DA3" w:rsidRDefault="009004AF" w:rsidP="00B916AA">
      <w:pPr>
        <w:rPr>
          <w:rFonts w:cs="Arial"/>
          <w:szCs w:val="20"/>
        </w:rPr>
      </w:pPr>
    </w:p>
    <w:p w14:paraId="4595F52A" w14:textId="4E80E43F" w:rsidR="00B916AA" w:rsidRPr="006B4DA3" w:rsidRDefault="00B916AA" w:rsidP="00B916AA">
      <w:pPr>
        <w:rPr>
          <w:rFonts w:cs="Arial"/>
          <w:szCs w:val="20"/>
        </w:rPr>
      </w:pPr>
      <w:r w:rsidRPr="006B4DA3">
        <w:rPr>
          <w:rFonts w:cs="Arial"/>
          <w:szCs w:val="20"/>
        </w:rPr>
        <w:t>The information may contain statements of intent and opinion and forward-looking statements, many of which may or may not be realised or be accurate.</w:t>
      </w:r>
      <w:r w:rsidR="009004AF" w:rsidRPr="006B4DA3">
        <w:rPr>
          <w:rFonts w:cs="Arial"/>
          <w:szCs w:val="20"/>
        </w:rPr>
        <w:t xml:space="preserve"> </w:t>
      </w:r>
      <w:r w:rsidRPr="006B4DA3">
        <w:rPr>
          <w:rFonts w:cs="Arial"/>
          <w:szCs w:val="20"/>
        </w:rPr>
        <w:t>The information is general only and does not purport to be complete, accurate or contain all information that recipients may require to make an informed assessment of whether to invest. No obligation is imposed upon Paspalis</w:t>
      </w:r>
      <w:r w:rsidR="00646F18" w:rsidRPr="006B4DA3">
        <w:rPr>
          <w:rFonts w:cs="Arial"/>
          <w:szCs w:val="20"/>
        </w:rPr>
        <w:t>, its directors, members, associates, related</w:t>
      </w:r>
      <w:r w:rsidRPr="006B4DA3">
        <w:rPr>
          <w:rFonts w:cs="Arial"/>
          <w:szCs w:val="20"/>
        </w:rPr>
        <w:t xml:space="preserve"> entities, or any other person related to them to advise a recipient of any information of which any party becomes aware or any change to, or error in, the information.</w:t>
      </w:r>
    </w:p>
    <w:p w14:paraId="407107E4" w14:textId="77777777" w:rsidR="009004AF" w:rsidRPr="006B4DA3" w:rsidRDefault="009004AF" w:rsidP="00B916AA">
      <w:pPr>
        <w:rPr>
          <w:rFonts w:cs="Arial"/>
          <w:szCs w:val="20"/>
        </w:rPr>
      </w:pPr>
    </w:p>
    <w:p w14:paraId="24EB36E2" w14:textId="77777777" w:rsidR="00B916AA" w:rsidRPr="006B4DA3" w:rsidRDefault="00B916AA" w:rsidP="00B916AA">
      <w:pPr>
        <w:rPr>
          <w:rFonts w:cs="Arial"/>
          <w:b/>
          <w:bCs/>
          <w:szCs w:val="20"/>
        </w:rPr>
      </w:pPr>
      <w:r w:rsidRPr="006B4DA3">
        <w:rPr>
          <w:rFonts w:cs="Arial"/>
          <w:b/>
          <w:bCs/>
          <w:szCs w:val="20"/>
        </w:rPr>
        <w:t>No liability</w:t>
      </w:r>
    </w:p>
    <w:p w14:paraId="4863BC5D" w14:textId="77777777" w:rsidR="009004AF" w:rsidRPr="006B4DA3" w:rsidRDefault="009004AF" w:rsidP="00B916AA">
      <w:pPr>
        <w:rPr>
          <w:rFonts w:cs="Arial"/>
          <w:szCs w:val="20"/>
        </w:rPr>
      </w:pPr>
    </w:p>
    <w:p w14:paraId="6EA541C8" w14:textId="6E8A1CD0" w:rsidR="00413197" w:rsidDel="002A6D5B" w:rsidRDefault="00B916AA" w:rsidP="00B916AA">
      <w:pPr>
        <w:rPr>
          <w:del w:id="197" w:author="Alex Farrugia" w:date="2026-10-09T16:23:00Z" w16du:dateUtc="2026-10-09T06:53:00Z"/>
          <w:rFonts w:cs="Arial"/>
          <w:szCs w:val="20"/>
        </w:rPr>
      </w:pPr>
      <w:r w:rsidRPr="006B4DA3">
        <w:rPr>
          <w:rFonts w:cs="Arial"/>
          <w:szCs w:val="20"/>
        </w:rPr>
        <w:t>To the maximum extent permitted by law, Paspalis does not, nor do any of its directors, members, associates or related entities, nor any other person related to them</w:t>
      </w:r>
      <w:r w:rsidR="00634C10" w:rsidRPr="006B4DA3">
        <w:rPr>
          <w:rFonts w:cs="Arial"/>
          <w:szCs w:val="20"/>
        </w:rPr>
        <w:t>,</w:t>
      </w:r>
      <w:r w:rsidRPr="006B4DA3">
        <w:rPr>
          <w:rFonts w:cs="Arial"/>
          <w:szCs w:val="20"/>
        </w:rPr>
        <w:t xml:space="preserve"> represent or warrant the accuracy or completeness of any statements, intent or opinions in this information, and no responsibility or liability will be accepted by any such persons for any loss or damage, howsoever arising and whether foreseeable or not, which results from any person acting in reliance in whole or in part on any information in this email or any information which is made available in connection with any further enquiries, notwithstanding any negligence, default or lack of care.</w:t>
      </w:r>
    </w:p>
    <w:p w14:paraId="43804B8D" w14:textId="77777777" w:rsidR="00413197" w:rsidDel="002A6D5B" w:rsidRDefault="00413197">
      <w:pPr>
        <w:spacing w:after="160" w:line="278" w:lineRule="auto"/>
        <w:rPr>
          <w:del w:id="198" w:author="Alex Farrugia" w:date="2026-10-09T16:23:00Z" w16du:dateUtc="2026-10-09T06:53:00Z"/>
          <w:rFonts w:cs="Arial"/>
          <w:szCs w:val="20"/>
        </w:rPr>
      </w:pPr>
      <w:del w:id="199" w:author="Alex Farrugia" w:date="2026-10-09T16:23:00Z" w16du:dateUtc="2026-10-09T06:53:00Z">
        <w:r w:rsidDel="002A6D5B">
          <w:rPr>
            <w:rFonts w:cs="Arial"/>
            <w:szCs w:val="20"/>
          </w:rPr>
          <w:br w:type="page"/>
        </w:r>
      </w:del>
    </w:p>
    <w:p w14:paraId="6182B091" w14:textId="1E7FCABC" w:rsidR="00413197" w:rsidDel="002A6D5B" w:rsidRDefault="00413197" w:rsidP="00413197">
      <w:pPr>
        <w:pStyle w:val="Heading1"/>
        <w:rPr>
          <w:del w:id="200" w:author="Alex Farrugia" w:date="2026-10-09T16:23:00Z" w16du:dateUtc="2026-10-09T06:53:00Z"/>
        </w:rPr>
      </w:pPr>
      <w:bookmarkStart w:id="201" w:name="_Toc193786155"/>
      <w:del w:id="202" w:author="Alex Farrugia" w:date="2026-10-09T16:23:00Z" w16du:dateUtc="2026-10-09T06:53:00Z">
        <w:r w:rsidDel="002A6D5B">
          <w:delText>Conflict of Interest Disclosure</w:delText>
        </w:r>
        <w:bookmarkEnd w:id="201"/>
      </w:del>
    </w:p>
    <w:p w14:paraId="6DBC8BB5" w14:textId="787F88F4" w:rsidR="00413197" w:rsidDel="002A6D5B" w:rsidRDefault="00413197" w:rsidP="00413197">
      <w:pPr>
        <w:spacing w:before="100" w:beforeAutospacing="1" w:after="100" w:afterAutospacing="1"/>
        <w:rPr>
          <w:del w:id="203" w:author="Alex Farrugia" w:date="2026-10-09T16:23:00Z" w16du:dateUtc="2026-10-09T06:53:00Z"/>
          <w:szCs w:val="22"/>
          <w14:ligatures w14:val="none"/>
        </w:rPr>
      </w:pPr>
      <w:del w:id="204" w:author="Alex Farrugia" w:date="2026-10-09T16:23:00Z" w16du:dateUtc="2026-10-09T06:53:00Z">
        <w:r w:rsidRPr="00043EFE" w:rsidDel="002A6D5B">
          <w:rPr>
            <w:rFonts w:cs="Arial"/>
            <w:szCs w:val="22"/>
            <w14:ligatures w14:val="none"/>
          </w:rPr>
          <w:delText xml:space="preserve">Paspalis Capital discloses a potential conflict of interest. A condition of the proposed investment includes </w:delText>
        </w:r>
        <w:r w:rsidRPr="00043EFE" w:rsidDel="002A6D5B">
          <w:rPr>
            <w:szCs w:val="22"/>
            <w14:ligatures w14:val="none"/>
          </w:rPr>
          <w:delText>the delivery of a fully-executed</w:delText>
        </w:r>
        <w:r w:rsidRPr="00043EFE" w:rsidDel="002A6D5B">
          <w:rPr>
            <w:rFonts w:cs="Arial"/>
            <w:szCs w:val="22"/>
            <w14:ligatures w14:val="none"/>
          </w:rPr>
          <w:delText xml:space="preserve"> serviced office agreement with Darwin Innovation Hub Venues Pty Ltd (DIHV), a related entity of Paspalis Capital.</w:delText>
        </w:r>
        <w:r w:rsidDel="002A6D5B">
          <w:rPr>
            <w:rFonts w:cs="Arial"/>
            <w:szCs w:val="22"/>
            <w14:ligatures w14:val="none"/>
          </w:rPr>
          <w:delText xml:space="preserve"> </w:delText>
        </w:r>
        <w:r w:rsidRPr="00F4257C" w:rsidDel="002A6D5B">
          <w:rPr>
            <w:rFonts w:cs="Arial"/>
            <w:szCs w:val="22"/>
            <w14:ligatures w14:val="none"/>
          </w:rPr>
          <w:delText>Harley</w:delText>
        </w:r>
        <w:r w:rsidDel="002A6D5B">
          <w:rPr>
            <w:rFonts w:cs="Arial"/>
            <w:szCs w:val="22"/>
            <w14:ligatures w14:val="none"/>
          </w:rPr>
          <w:delText xml:space="preserve"> Paroulakis</w:delText>
        </w:r>
        <w:r w:rsidRPr="00F4257C" w:rsidDel="002A6D5B">
          <w:rPr>
            <w:rFonts w:cs="Arial"/>
            <w:szCs w:val="22"/>
            <w14:ligatures w14:val="none"/>
          </w:rPr>
          <w:delText xml:space="preserve"> is the sole director of both. The ownership structures are different, but the ultimate owners are related.</w:delText>
        </w:r>
      </w:del>
    </w:p>
    <w:p w14:paraId="75488135" w14:textId="743B8DD6" w:rsidR="00413197" w:rsidRPr="00CF65D9" w:rsidDel="002A6D5B" w:rsidRDefault="00413197" w:rsidP="00413197">
      <w:pPr>
        <w:spacing w:before="100" w:beforeAutospacing="1" w:after="100" w:afterAutospacing="1"/>
        <w:rPr>
          <w:del w:id="205" w:author="Alex Farrugia" w:date="2026-10-09T16:23:00Z" w16du:dateUtc="2026-10-09T06:53:00Z"/>
          <w:rFonts w:cs="Arial"/>
          <w:szCs w:val="22"/>
          <w14:ligatures w14:val="none"/>
        </w:rPr>
      </w:pPr>
      <w:del w:id="206" w:author="Alex Farrugia" w:date="2026-10-09T16:23:00Z" w16du:dateUtc="2026-10-09T06:53:00Z">
        <w:r w:rsidRPr="00CF65D9" w:rsidDel="002A6D5B">
          <w:rPr>
            <w:rFonts w:cs="Arial"/>
            <w:szCs w:val="22"/>
            <w14:ligatures w14:val="none"/>
          </w:rPr>
          <w:delText>The Darwin Innovation Hub (DIH) has offered Polybee Australia Pty Ltd an 18-month serviced office agreement</w:delText>
        </w:r>
        <w:r w:rsidR="00CF65D9" w:rsidDel="002A6D5B">
          <w:rPr>
            <w:rFonts w:cs="Arial"/>
            <w:szCs w:val="22"/>
            <w14:ligatures w14:val="none"/>
          </w:rPr>
          <w:delText xml:space="preserve">. </w:delText>
        </w:r>
        <w:r w:rsidRPr="00CF65D9" w:rsidDel="002A6D5B">
          <w:rPr>
            <w:rFonts w:cs="Arial"/>
            <w:szCs w:val="22"/>
            <w14:ligatures w14:val="none"/>
          </w:rPr>
          <w:delText>The agreement will renew automatically unless either party gives at least 90 days’ written notice before the end date. Either party may also end the agreement with 90 days’ notice at any time.</w:delText>
        </w:r>
      </w:del>
    </w:p>
    <w:p w14:paraId="7991C22A" w14:textId="10538B2A" w:rsidR="00413197" w:rsidRPr="00043EFE" w:rsidDel="002A6D5B" w:rsidRDefault="00413197" w:rsidP="00413197">
      <w:pPr>
        <w:spacing w:before="100" w:beforeAutospacing="1" w:after="100" w:afterAutospacing="1"/>
        <w:rPr>
          <w:del w:id="207" w:author="Alex Farrugia" w:date="2026-10-09T16:23:00Z" w16du:dateUtc="2026-10-09T06:53:00Z"/>
          <w:rFonts w:cs="Arial"/>
          <w:szCs w:val="22"/>
          <w14:ligatures w14:val="none"/>
        </w:rPr>
      </w:pPr>
      <w:del w:id="208" w:author="Alex Farrugia" w:date="2026-10-09T16:23:00Z" w16du:dateUtc="2026-10-09T06:53:00Z">
        <w:r w:rsidRPr="00CF65D9" w:rsidDel="002A6D5B">
          <w:rPr>
            <w:rFonts w:cs="Arial"/>
            <w:szCs w:val="22"/>
            <w14:ligatures w14:val="none"/>
          </w:rPr>
          <w:delText xml:space="preserve">To suit the company’s needs, DIH has provided a range of office suite options from 12.5m² to 35.9m², with monthly licence fees between </w:delText>
        </w:r>
        <w:r w:rsidR="00A82E6A" w:rsidDel="002A6D5B">
          <w:rPr>
            <w:rFonts w:cs="Arial"/>
            <w:szCs w:val="22"/>
            <w14:ligatures w14:val="none"/>
          </w:rPr>
          <w:delText>AUD 1</w:delText>
        </w:r>
        <w:r w:rsidRPr="00CF65D9" w:rsidDel="002A6D5B">
          <w:rPr>
            <w:rFonts w:cs="Arial"/>
            <w:szCs w:val="22"/>
            <w14:ligatures w14:val="none"/>
          </w:rPr>
          <w:delText>,</w:delText>
        </w:r>
        <w:r w:rsidR="00A82E6A" w:rsidDel="002A6D5B">
          <w:rPr>
            <w:rFonts w:cs="Arial"/>
            <w:szCs w:val="22"/>
            <w14:ligatures w14:val="none"/>
          </w:rPr>
          <w:delText>5</w:delText>
        </w:r>
        <w:r w:rsidRPr="00CF65D9" w:rsidDel="002A6D5B">
          <w:rPr>
            <w:rFonts w:cs="Arial"/>
            <w:szCs w:val="22"/>
            <w14:ligatures w14:val="none"/>
          </w:rPr>
          <w:delText xml:space="preserve">00 for a 1-2 person office with </w:delText>
        </w:r>
        <w:r w:rsidR="00A82E6A" w:rsidDel="002A6D5B">
          <w:rPr>
            <w:rFonts w:cs="Arial"/>
            <w:szCs w:val="22"/>
            <w14:ligatures w14:val="none"/>
          </w:rPr>
          <w:delText xml:space="preserve">no </w:delText>
        </w:r>
        <w:r w:rsidRPr="00CF65D9" w:rsidDel="002A6D5B">
          <w:rPr>
            <w:rFonts w:cs="Arial"/>
            <w:szCs w:val="22"/>
            <w14:ligatures w14:val="none"/>
          </w:rPr>
          <w:delText xml:space="preserve">window) and </w:delText>
        </w:r>
        <w:r w:rsidR="00A82E6A" w:rsidDel="002A6D5B">
          <w:rPr>
            <w:rFonts w:cs="Arial"/>
            <w:szCs w:val="22"/>
            <w14:ligatures w14:val="none"/>
          </w:rPr>
          <w:delText xml:space="preserve">AUD </w:delText>
        </w:r>
        <w:r w:rsidRPr="00CF65D9" w:rsidDel="002A6D5B">
          <w:rPr>
            <w:rFonts w:cs="Arial"/>
            <w:szCs w:val="22"/>
            <w14:ligatures w14:val="none"/>
          </w:rPr>
          <w:delText>4,400 (larger offices) plus GST. All options are offered at retail market rates, as detailed in the attached document.</w:delText>
        </w:r>
      </w:del>
    </w:p>
    <w:p w14:paraId="67D2C575" w14:textId="79EE64F4" w:rsidR="00413197" w:rsidRPr="00043EFE" w:rsidDel="002A6D5B" w:rsidRDefault="00413197" w:rsidP="00413197">
      <w:pPr>
        <w:spacing w:before="100" w:beforeAutospacing="1" w:after="100" w:afterAutospacing="1"/>
        <w:rPr>
          <w:del w:id="209" w:author="Alex Farrugia" w:date="2026-10-09T16:23:00Z" w16du:dateUtc="2026-10-09T06:53:00Z"/>
          <w:rFonts w:cs="Arial"/>
          <w:szCs w:val="22"/>
          <w14:ligatures w14:val="none"/>
        </w:rPr>
      </w:pPr>
      <w:del w:id="210" w:author="Alex Farrugia" w:date="2026-10-09T16:23:00Z" w16du:dateUtc="2026-10-09T06:53:00Z">
        <w:r w:rsidRPr="00043EFE" w:rsidDel="002A6D5B">
          <w:rPr>
            <w:rFonts w:cs="Arial"/>
            <w:b/>
            <w:bCs/>
            <w:szCs w:val="22"/>
            <w14:ligatures w14:val="none"/>
          </w:rPr>
          <w:delText>Commercial Rationale</w:delText>
        </w:r>
      </w:del>
    </w:p>
    <w:p w14:paraId="1BEE119E" w14:textId="2CE0EE96" w:rsidR="00413197" w:rsidRPr="00043EFE" w:rsidDel="002A6D5B" w:rsidRDefault="00413197" w:rsidP="00413197">
      <w:pPr>
        <w:spacing w:before="100" w:beforeAutospacing="1" w:after="100" w:afterAutospacing="1"/>
        <w:rPr>
          <w:del w:id="211" w:author="Alex Farrugia" w:date="2026-10-09T16:23:00Z" w16du:dateUtc="2026-10-09T06:53:00Z"/>
          <w:rFonts w:cs="Arial"/>
          <w:szCs w:val="22"/>
          <w14:ligatures w14:val="none"/>
        </w:rPr>
      </w:pPr>
      <w:del w:id="212" w:author="Alex Farrugia" w:date="2026-10-09T16:23:00Z" w16du:dateUtc="2026-10-09T06:53:00Z">
        <w:r w:rsidDel="002A6D5B">
          <w:rPr>
            <w:rFonts w:cs="Arial"/>
            <w:szCs w:val="22"/>
            <w14:ligatures w14:val="none"/>
          </w:rPr>
          <w:delText xml:space="preserve">Polybee’s seed round </w:delText>
        </w:r>
        <w:r w:rsidRPr="00043EFE" w:rsidDel="002A6D5B">
          <w:rPr>
            <w:rFonts w:cs="Arial"/>
            <w:szCs w:val="22"/>
            <w14:ligatures w14:val="none"/>
          </w:rPr>
          <w:delText xml:space="preserve">supports its planned expansion into </w:delText>
        </w:r>
        <w:r w:rsidDel="002A6D5B">
          <w:rPr>
            <w:rFonts w:cs="Arial"/>
            <w:szCs w:val="22"/>
            <w14:ligatures w14:val="none"/>
          </w:rPr>
          <w:delText>Northern Australia</w:delText>
        </w:r>
        <w:r w:rsidRPr="00043EFE" w:rsidDel="002A6D5B">
          <w:rPr>
            <w:rFonts w:cs="Arial"/>
            <w:szCs w:val="22"/>
            <w14:ligatures w14:val="none"/>
          </w:rPr>
          <w:delText xml:space="preserve">. The decision to establish a presence in Darwin aligns </w:delText>
        </w:r>
        <w:r w:rsidDel="002A6D5B">
          <w:rPr>
            <w:rFonts w:cs="Arial"/>
            <w:szCs w:val="22"/>
            <w14:ligatures w14:val="none"/>
          </w:rPr>
          <w:delText xml:space="preserve">with its </w:delText>
        </w:r>
        <w:r w:rsidR="00A82E6A" w:rsidDel="002A6D5B">
          <w:rPr>
            <w:rFonts w:cs="Arial"/>
            <w:szCs w:val="22"/>
            <w14:ligatures w14:val="none"/>
          </w:rPr>
          <w:delText>focus on high-value crops, including</w:delText>
        </w:r>
        <w:r w:rsidDel="002A6D5B">
          <w:rPr>
            <w:rFonts w:cs="Arial"/>
            <w:szCs w:val="22"/>
            <w14:ligatures w14:val="none"/>
          </w:rPr>
          <w:delText xml:space="preserve"> mangoes, melons, and citrus.</w:delText>
        </w:r>
      </w:del>
    </w:p>
    <w:p w14:paraId="7754429D" w14:textId="280D9838" w:rsidR="00413197" w:rsidDel="002A6D5B" w:rsidRDefault="00413197" w:rsidP="00413197">
      <w:pPr>
        <w:spacing w:before="100" w:beforeAutospacing="1" w:after="100" w:afterAutospacing="1"/>
        <w:rPr>
          <w:del w:id="213" w:author="Alex Farrugia" w:date="2026-10-09T16:23:00Z" w16du:dateUtc="2026-10-09T06:53:00Z"/>
          <w:szCs w:val="22"/>
          <w14:ligatures w14:val="none"/>
        </w:rPr>
      </w:pPr>
      <w:del w:id="214" w:author="Alex Farrugia" w:date="2026-10-09T16:23:00Z" w16du:dateUtc="2026-10-09T06:53:00Z">
        <w:r w:rsidDel="002A6D5B">
          <w:rPr>
            <w:rFonts w:cs="Arial"/>
            <w:szCs w:val="22"/>
            <w14:ligatures w14:val="none"/>
          </w:rPr>
          <w:delText>Polybee</w:delText>
        </w:r>
        <w:r w:rsidRPr="00043EFE" w:rsidDel="002A6D5B">
          <w:rPr>
            <w:rFonts w:cs="Arial"/>
            <w:szCs w:val="22"/>
            <w14:ligatures w14:val="none"/>
          </w:rPr>
          <w:delText xml:space="preserve"> has visited the DIH</w:delText>
        </w:r>
        <w:r w:rsidDel="002A6D5B">
          <w:rPr>
            <w:szCs w:val="22"/>
            <w14:ligatures w14:val="none"/>
          </w:rPr>
          <w:delText xml:space="preserve"> </w:delText>
        </w:r>
        <w:r w:rsidRPr="00043EFE" w:rsidDel="002A6D5B">
          <w:rPr>
            <w:rFonts w:cs="Arial"/>
            <w:szCs w:val="22"/>
            <w14:ligatures w14:val="none"/>
          </w:rPr>
          <w:delText xml:space="preserve">and will </w:delText>
        </w:r>
        <w:r w:rsidDel="002A6D5B">
          <w:rPr>
            <w:rFonts w:cs="Arial"/>
            <w:szCs w:val="22"/>
            <w14:ligatures w14:val="none"/>
          </w:rPr>
          <w:delText xml:space="preserve">utilise the DIH’s communal area. The Company has informed us that an MOU is </w:delText>
        </w:r>
        <w:r w:rsidDel="002A6D5B">
          <w:rPr>
            <w:szCs w:val="22"/>
            <w14:ligatures w14:val="none"/>
          </w:rPr>
          <w:delText xml:space="preserve">to be signed with NT Plant Industries. </w:delText>
        </w:r>
        <w:r w:rsidRPr="003A1B90" w:rsidDel="002A6D5B">
          <w:rPr>
            <w:szCs w:val="22"/>
            <w14:ligatures w14:val="none"/>
          </w:rPr>
          <w:delText>T</w:delText>
        </w:r>
        <w:r w:rsidDel="002A6D5B">
          <w:rPr>
            <w:szCs w:val="22"/>
            <w14:ligatures w14:val="none"/>
          </w:rPr>
          <w:delText xml:space="preserve">he company’s </w:delText>
        </w:r>
        <w:r w:rsidRPr="003A1B90" w:rsidDel="002A6D5B">
          <w:rPr>
            <w:szCs w:val="22"/>
            <w14:ligatures w14:val="none"/>
          </w:rPr>
          <w:delText xml:space="preserve">presence at the DIH positions it to engage with </w:delText>
        </w:r>
        <w:r w:rsidDel="002A6D5B">
          <w:rPr>
            <w:szCs w:val="22"/>
            <w14:ligatures w14:val="none"/>
          </w:rPr>
          <w:delText>these customers and R&amp;D partners, supporting yield improvement across high-value mango, melon, and citrus crops in the Northern Territory.</w:delText>
        </w:r>
        <w:r w:rsidR="00865A07" w:rsidDel="002A6D5B">
          <w:rPr>
            <w:szCs w:val="22"/>
            <w14:ligatures w14:val="none"/>
          </w:rPr>
          <w:delText xml:space="preserve"> These projects include:</w:delText>
        </w:r>
      </w:del>
    </w:p>
    <w:p w14:paraId="719DA0D0" w14:textId="7C87BEE2" w:rsidR="00865A07" w:rsidDel="002A6D5B" w:rsidRDefault="00865A07" w:rsidP="00865A07">
      <w:pPr>
        <w:pStyle w:val="ListParagraph"/>
        <w:numPr>
          <w:ilvl w:val="0"/>
          <w:numId w:val="62"/>
        </w:numPr>
        <w:spacing w:before="100" w:beforeAutospacing="1" w:after="100" w:afterAutospacing="1"/>
        <w:rPr>
          <w:del w:id="215" w:author="Alex Farrugia" w:date="2026-10-09T16:23:00Z" w16du:dateUtc="2026-10-09T06:53:00Z"/>
        </w:rPr>
      </w:pPr>
      <w:del w:id="216" w:author="Alex Farrugia" w:date="2026-10-09T16:23:00Z" w16du:dateUtc="2026-10-09T06:53:00Z">
        <w:r w:rsidDel="002A6D5B">
          <w:delText>Working with Red Dirt Farms, a melon grower in the NT, and NT Plant Industries to trial drone-based imaging and 3D fruit modelling for early stress detection and precise harvest forecasting.</w:delText>
        </w:r>
      </w:del>
    </w:p>
    <w:p w14:paraId="1D4B2F12" w14:textId="2CA03C1B" w:rsidR="00865A07" w:rsidRPr="00865A07" w:rsidDel="002A6D5B" w:rsidRDefault="00865A07" w:rsidP="00865A07">
      <w:pPr>
        <w:pStyle w:val="ListParagraph"/>
        <w:numPr>
          <w:ilvl w:val="0"/>
          <w:numId w:val="62"/>
        </w:numPr>
        <w:spacing w:before="100" w:beforeAutospacing="1" w:after="100" w:afterAutospacing="1"/>
        <w:rPr>
          <w:del w:id="217" w:author="Alex Farrugia" w:date="2026-10-09T16:23:00Z" w16du:dateUtc="2026-10-09T06:53:00Z"/>
          <w:szCs w:val="22"/>
          <w14:ligatures w14:val="none"/>
        </w:rPr>
      </w:pPr>
      <w:del w:id="218" w:author="Alex Farrugia" w:date="2026-10-09T16:23:00Z" w16du:dateUtc="2026-10-09T06:53:00Z">
        <w:r w:rsidDel="002A6D5B">
          <w:delText>Polybee is also expected to partner with Razor Rock Farms, Fortuna Produce, and NT Plant Industries to adapt its 3D tracking and thermal models for accurate mango yield and size prediction.</w:delText>
        </w:r>
      </w:del>
    </w:p>
    <w:p w14:paraId="768C73AC" w14:textId="5FDFDDB6" w:rsidR="00413197" w:rsidRPr="00043EFE" w:rsidDel="002A6D5B" w:rsidRDefault="00413197" w:rsidP="00413197">
      <w:pPr>
        <w:spacing w:before="100" w:beforeAutospacing="1" w:after="100" w:afterAutospacing="1"/>
        <w:rPr>
          <w:del w:id="219" w:author="Alex Farrugia" w:date="2026-10-09T16:23:00Z" w16du:dateUtc="2026-10-09T06:53:00Z"/>
          <w:rFonts w:cs="Arial"/>
          <w:szCs w:val="22"/>
          <w14:ligatures w14:val="none"/>
        </w:rPr>
      </w:pPr>
      <w:del w:id="220" w:author="Alex Farrugia" w:date="2026-10-09T16:23:00Z" w16du:dateUtc="2026-10-09T06:53:00Z">
        <w:r w:rsidRPr="00043EFE" w:rsidDel="002A6D5B">
          <w:rPr>
            <w:rFonts w:cs="Arial"/>
            <w:szCs w:val="22"/>
            <w14:ligatures w14:val="none"/>
          </w:rPr>
          <w:delText xml:space="preserve">DIH is a Grade A commercial office and co-working space in Darwin’s CBD. A local presence </w:delText>
        </w:r>
        <w:r w:rsidDel="002A6D5B">
          <w:rPr>
            <w:rFonts w:cs="Arial"/>
            <w:szCs w:val="22"/>
            <w14:ligatures w14:val="none"/>
          </w:rPr>
          <w:delText>enables Paspalis to support and monitor its investment as the company expands</w:delText>
        </w:r>
        <w:r w:rsidRPr="00043EFE" w:rsidDel="002A6D5B">
          <w:rPr>
            <w:rFonts w:cs="Arial"/>
            <w:szCs w:val="22"/>
            <w14:ligatures w14:val="none"/>
          </w:rPr>
          <w:delText xml:space="preserve"> its market in the Northern Territory and across Australia</w:delText>
        </w:r>
        <w:r w:rsidDel="002A6D5B">
          <w:rPr>
            <w:szCs w:val="22"/>
            <w14:ligatures w14:val="none"/>
          </w:rPr>
          <w:delText xml:space="preserve">. </w:delText>
        </w:r>
        <w:r w:rsidRPr="00043EFE" w:rsidDel="002A6D5B">
          <w:rPr>
            <w:rFonts w:cs="Arial"/>
            <w:szCs w:val="22"/>
            <w14:ligatures w14:val="none"/>
          </w:rPr>
          <w:delText>The DIH also hosts long-term tenants such as the N</w:delText>
        </w:r>
        <w:r w:rsidDel="002A6D5B">
          <w:rPr>
            <w:rFonts w:cs="Arial"/>
            <w:szCs w:val="22"/>
            <w14:ligatures w14:val="none"/>
          </w:rPr>
          <w:delText>T Plant Industries, which works closely with horticulture companies and organisations operating in urban remote areas around Darwin, Northern Territory</w:delText>
        </w:r>
        <w:r w:rsidRPr="00043EFE" w:rsidDel="002A6D5B">
          <w:rPr>
            <w:rFonts w:cs="Arial"/>
            <w:szCs w:val="22"/>
            <w14:ligatures w14:val="none"/>
          </w:rPr>
          <w:delText>. These connections may help the company identify new sales opportunities.</w:delText>
        </w:r>
      </w:del>
    </w:p>
    <w:p w14:paraId="0A9418DA" w14:textId="77777777" w:rsidR="00BE6820" w:rsidRPr="006B4DA3" w:rsidRDefault="00BE6820" w:rsidP="002A6D5B">
      <w:pPr>
        <w:rPr>
          <w:rFonts w:cs="Arial"/>
          <w:szCs w:val="20"/>
        </w:rPr>
      </w:pPr>
    </w:p>
    <w:p w14:paraId="5647A70A" w14:textId="21EBCA31" w:rsidR="00B916AA" w:rsidRPr="006B4DA3" w:rsidRDefault="00BE6820" w:rsidP="00846B06">
      <w:pPr>
        <w:rPr>
          <w:rFonts w:cs="Arial"/>
          <w:szCs w:val="20"/>
        </w:rPr>
      </w:pPr>
      <w:r w:rsidRPr="006B4DA3">
        <w:rPr>
          <w:rFonts w:cs="Arial"/>
          <w:szCs w:val="20"/>
        </w:rPr>
        <w:br w:type="page"/>
      </w:r>
    </w:p>
    <w:p w14:paraId="2EFA45AC" w14:textId="65C67B90" w:rsidR="00D26292" w:rsidRPr="006B4DA3" w:rsidRDefault="00D26292" w:rsidP="00D26292">
      <w:pPr>
        <w:rPr>
          <w:rFonts w:cs="Arial"/>
          <w:sz w:val="40"/>
          <w:szCs w:val="40"/>
        </w:rPr>
      </w:pPr>
      <w:bookmarkStart w:id="221" w:name="_Toc205038631"/>
      <w:r w:rsidRPr="006B4DA3">
        <w:rPr>
          <w:rFonts w:cs="Arial"/>
          <w:sz w:val="40"/>
          <w:szCs w:val="40"/>
        </w:rPr>
        <w:lastRenderedPageBreak/>
        <w:t>Table of Contents</w:t>
      </w:r>
    </w:p>
    <w:p w14:paraId="150B9F2E" w14:textId="77777777" w:rsidR="00923DF9" w:rsidRPr="006B4DA3" w:rsidRDefault="00923DF9" w:rsidP="00D26292">
      <w:pPr>
        <w:rPr>
          <w:rFonts w:cs="Arial"/>
          <w:sz w:val="40"/>
          <w:szCs w:val="40"/>
        </w:rPr>
      </w:pPr>
    </w:p>
    <w:p w14:paraId="6885664F" w14:textId="582A7E41" w:rsidR="002A6D5B" w:rsidRDefault="00D26292">
      <w:pPr>
        <w:pStyle w:val="TOC1"/>
        <w:tabs>
          <w:tab w:val="right" w:leader="dot" w:pos="9016"/>
        </w:tabs>
        <w:rPr>
          <w:ins w:id="222" w:author="Alex Farrugia" w:date="2026-10-09T16:39:00Z" w16du:dateUtc="2026-10-09T07:09:00Z"/>
          <w:rFonts w:asciiTheme="minorHAnsi" w:eastAsiaTheme="minorEastAsia" w:hAnsiTheme="minorHAnsi" w:cstheme="minorBidi"/>
          <w:noProof/>
          <w:kern w:val="2"/>
          <w:sz w:val="24"/>
        </w:rPr>
      </w:pPr>
      <w:r w:rsidRPr="006B4DA3">
        <w:rPr>
          <w:rFonts w:cs="Arial"/>
        </w:rPr>
        <w:fldChar w:fldCharType="begin"/>
      </w:r>
      <w:r w:rsidRPr="006B4DA3">
        <w:rPr>
          <w:rFonts w:cs="Arial"/>
        </w:rPr>
        <w:instrText xml:space="preserve"> TOC \o "1-1" \h \z \u </w:instrText>
      </w:r>
      <w:r w:rsidRPr="006B4DA3">
        <w:rPr>
          <w:rFonts w:cs="Arial"/>
        </w:rPr>
        <w:fldChar w:fldCharType="separate"/>
      </w:r>
      <w:ins w:id="223" w:author="Alex Farrugia" w:date="2026-10-09T16:39:00Z" w16du:dateUtc="2026-10-09T07:09:00Z">
        <w:r w:rsidR="002A6D5B" w:rsidRPr="001E5700">
          <w:rPr>
            <w:rStyle w:val="Hyperlink"/>
            <w:noProof/>
          </w:rPr>
          <w:fldChar w:fldCharType="begin"/>
        </w:r>
        <w:r w:rsidR="002A6D5B" w:rsidRPr="001E5700">
          <w:rPr>
            <w:rStyle w:val="Hyperlink"/>
            <w:noProof/>
          </w:rPr>
          <w:instrText xml:space="preserve"> </w:instrText>
        </w:r>
        <w:r w:rsidR="002A6D5B">
          <w:rPr>
            <w:noProof/>
          </w:rPr>
          <w:instrText>HYPERLINK \l "_Toc242456366"</w:instrText>
        </w:r>
        <w:r w:rsidR="002A6D5B" w:rsidRPr="001E5700">
          <w:rPr>
            <w:rStyle w:val="Hyperlink"/>
            <w:noProof/>
          </w:rPr>
          <w:instrText xml:space="preserve"> </w:instrText>
        </w:r>
        <w:r w:rsidR="002A6D5B" w:rsidRPr="001E5700">
          <w:rPr>
            <w:rStyle w:val="Hyperlink"/>
            <w:noProof/>
          </w:rPr>
        </w:r>
        <w:r w:rsidR="002A6D5B" w:rsidRPr="001E5700">
          <w:rPr>
            <w:rStyle w:val="Hyperlink"/>
            <w:noProof/>
          </w:rPr>
          <w:fldChar w:fldCharType="separate"/>
        </w:r>
        <w:r w:rsidR="002A6D5B" w:rsidRPr="001E5700">
          <w:rPr>
            <w:rStyle w:val="Hyperlink"/>
            <w:noProof/>
            <w:highlight w:val="yellow"/>
          </w:rPr>
          <w:t>Investment Recommendation</w:t>
        </w:r>
        <w:r w:rsidR="002A6D5B">
          <w:rPr>
            <w:noProof/>
            <w:webHidden/>
          </w:rPr>
          <w:tab/>
        </w:r>
        <w:r w:rsidR="002A6D5B">
          <w:rPr>
            <w:noProof/>
            <w:webHidden/>
          </w:rPr>
          <w:fldChar w:fldCharType="begin"/>
        </w:r>
        <w:r w:rsidR="002A6D5B">
          <w:rPr>
            <w:noProof/>
            <w:webHidden/>
          </w:rPr>
          <w:instrText xml:space="preserve"> PAGEREF _Toc242456366 \h </w:instrText>
        </w:r>
        <w:r w:rsidR="002A6D5B">
          <w:rPr>
            <w:noProof/>
            <w:webHidden/>
          </w:rPr>
        </w:r>
      </w:ins>
      <w:r w:rsidR="002A6D5B">
        <w:rPr>
          <w:noProof/>
          <w:webHidden/>
        </w:rPr>
        <w:fldChar w:fldCharType="separate"/>
      </w:r>
      <w:ins w:id="224" w:author="Alex Farrugia" w:date="2026-10-09T16:39:00Z" w16du:dateUtc="2026-10-09T07:09:00Z">
        <w:r w:rsidR="002A6D5B">
          <w:rPr>
            <w:noProof/>
            <w:webHidden/>
          </w:rPr>
          <w:t>2</w:t>
        </w:r>
        <w:r w:rsidR="002A6D5B">
          <w:rPr>
            <w:noProof/>
            <w:webHidden/>
          </w:rPr>
          <w:fldChar w:fldCharType="end"/>
        </w:r>
        <w:r w:rsidR="002A6D5B" w:rsidRPr="001E5700">
          <w:rPr>
            <w:rStyle w:val="Hyperlink"/>
            <w:noProof/>
          </w:rPr>
          <w:fldChar w:fldCharType="end"/>
        </w:r>
      </w:ins>
    </w:p>
    <w:p w14:paraId="60B2E2F4" w14:textId="761F4F3E" w:rsidR="002A6D5B" w:rsidRDefault="002A6D5B">
      <w:pPr>
        <w:pStyle w:val="TOC1"/>
        <w:tabs>
          <w:tab w:val="right" w:leader="dot" w:pos="9016"/>
        </w:tabs>
        <w:rPr>
          <w:ins w:id="225" w:author="Alex Farrugia" w:date="2026-10-09T16:39:00Z" w16du:dateUtc="2026-10-09T07:09:00Z"/>
          <w:rFonts w:asciiTheme="minorHAnsi" w:eastAsiaTheme="minorEastAsia" w:hAnsiTheme="minorHAnsi" w:cstheme="minorBidi"/>
          <w:noProof/>
          <w:kern w:val="2"/>
          <w:sz w:val="24"/>
        </w:rPr>
      </w:pPr>
      <w:ins w:id="226" w:author="Alex Farrugia" w:date="2026-10-09T16:39:00Z" w16du:dateUtc="2026-10-09T07:09:00Z">
        <w:r w:rsidRPr="001E5700">
          <w:rPr>
            <w:rStyle w:val="Hyperlink"/>
            <w:noProof/>
          </w:rPr>
          <w:fldChar w:fldCharType="begin"/>
        </w:r>
        <w:r w:rsidRPr="001E5700">
          <w:rPr>
            <w:rStyle w:val="Hyperlink"/>
            <w:noProof/>
          </w:rPr>
          <w:instrText xml:space="preserve"> </w:instrText>
        </w:r>
        <w:r>
          <w:rPr>
            <w:noProof/>
          </w:rPr>
          <w:instrText>HYPERLINK \l "_Toc242456367"</w:instrText>
        </w:r>
        <w:r w:rsidRPr="001E5700">
          <w:rPr>
            <w:rStyle w:val="Hyperlink"/>
            <w:noProof/>
          </w:rPr>
          <w:instrText xml:space="preserve"> </w:instrText>
        </w:r>
        <w:r w:rsidRPr="001E5700">
          <w:rPr>
            <w:rStyle w:val="Hyperlink"/>
            <w:noProof/>
          </w:rPr>
        </w:r>
        <w:r w:rsidRPr="001E5700">
          <w:rPr>
            <w:rStyle w:val="Hyperlink"/>
            <w:noProof/>
          </w:rPr>
          <w:fldChar w:fldCharType="separate"/>
        </w:r>
        <w:r w:rsidRPr="001E5700">
          <w:rPr>
            <w:rStyle w:val="Hyperlink"/>
            <w:noProof/>
          </w:rPr>
          <w:t>Disclaimer</w:t>
        </w:r>
        <w:r>
          <w:rPr>
            <w:noProof/>
            <w:webHidden/>
          </w:rPr>
          <w:tab/>
        </w:r>
        <w:r>
          <w:rPr>
            <w:noProof/>
            <w:webHidden/>
          </w:rPr>
          <w:fldChar w:fldCharType="begin"/>
        </w:r>
        <w:r>
          <w:rPr>
            <w:noProof/>
            <w:webHidden/>
          </w:rPr>
          <w:instrText xml:space="preserve"> PAGEREF _Toc242456367 \h </w:instrText>
        </w:r>
        <w:r>
          <w:rPr>
            <w:noProof/>
            <w:webHidden/>
          </w:rPr>
        </w:r>
      </w:ins>
      <w:r>
        <w:rPr>
          <w:noProof/>
          <w:webHidden/>
        </w:rPr>
        <w:fldChar w:fldCharType="separate"/>
      </w:r>
      <w:ins w:id="227" w:author="Alex Farrugia" w:date="2026-10-09T16:39:00Z" w16du:dateUtc="2026-10-09T07:09:00Z">
        <w:r>
          <w:rPr>
            <w:noProof/>
            <w:webHidden/>
          </w:rPr>
          <w:t>3</w:t>
        </w:r>
        <w:r>
          <w:rPr>
            <w:noProof/>
            <w:webHidden/>
          </w:rPr>
          <w:fldChar w:fldCharType="end"/>
        </w:r>
        <w:r w:rsidRPr="001E5700">
          <w:rPr>
            <w:rStyle w:val="Hyperlink"/>
            <w:noProof/>
          </w:rPr>
          <w:fldChar w:fldCharType="end"/>
        </w:r>
      </w:ins>
    </w:p>
    <w:p w14:paraId="49B986F4" w14:textId="3271E4D2" w:rsidR="002A6D5B" w:rsidRDefault="002A6D5B">
      <w:pPr>
        <w:pStyle w:val="TOC1"/>
        <w:tabs>
          <w:tab w:val="right" w:leader="dot" w:pos="9016"/>
        </w:tabs>
        <w:rPr>
          <w:ins w:id="228" w:author="Alex Farrugia" w:date="2026-10-09T16:39:00Z" w16du:dateUtc="2026-10-09T07:09:00Z"/>
          <w:rFonts w:asciiTheme="minorHAnsi" w:eastAsiaTheme="minorEastAsia" w:hAnsiTheme="minorHAnsi" w:cstheme="minorBidi"/>
          <w:noProof/>
          <w:kern w:val="2"/>
          <w:sz w:val="24"/>
        </w:rPr>
      </w:pPr>
      <w:ins w:id="229" w:author="Alex Farrugia" w:date="2026-10-09T16:39:00Z" w16du:dateUtc="2026-10-09T07:09:00Z">
        <w:r w:rsidRPr="001E5700">
          <w:rPr>
            <w:rStyle w:val="Hyperlink"/>
            <w:noProof/>
          </w:rPr>
          <w:fldChar w:fldCharType="begin"/>
        </w:r>
        <w:r w:rsidRPr="001E5700">
          <w:rPr>
            <w:rStyle w:val="Hyperlink"/>
            <w:noProof/>
          </w:rPr>
          <w:instrText xml:space="preserve"> </w:instrText>
        </w:r>
        <w:r>
          <w:rPr>
            <w:noProof/>
          </w:rPr>
          <w:instrText>HYPERLINK \l "_Toc242456368"</w:instrText>
        </w:r>
        <w:r w:rsidRPr="001E5700">
          <w:rPr>
            <w:rStyle w:val="Hyperlink"/>
            <w:noProof/>
          </w:rPr>
          <w:instrText xml:space="preserve"> </w:instrText>
        </w:r>
        <w:r w:rsidRPr="001E5700">
          <w:rPr>
            <w:rStyle w:val="Hyperlink"/>
            <w:noProof/>
          </w:rPr>
        </w:r>
        <w:r w:rsidRPr="001E5700">
          <w:rPr>
            <w:rStyle w:val="Hyperlink"/>
            <w:noProof/>
          </w:rPr>
          <w:fldChar w:fldCharType="separate"/>
        </w:r>
        <w:r w:rsidRPr="001E5700">
          <w:rPr>
            <w:rStyle w:val="Hyperlink"/>
            <w:noProof/>
          </w:rPr>
          <w:t>About Polybee</w:t>
        </w:r>
        <w:r>
          <w:rPr>
            <w:noProof/>
            <w:webHidden/>
          </w:rPr>
          <w:tab/>
        </w:r>
        <w:r>
          <w:rPr>
            <w:noProof/>
            <w:webHidden/>
          </w:rPr>
          <w:fldChar w:fldCharType="begin"/>
        </w:r>
        <w:r>
          <w:rPr>
            <w:noProof/>
            <w:webHidden/>
          </w:rPr>
          <w:instrText xml:space="preserve"> PAGEREF _Toc242456368 \h </w:instrText>
        </w:r>
        <w:r>
          <w:rPr>
            <w:noProof/>
            <w:webHidden/>
          </w:rPr>
        </w:r>
      </w:ins>
      <w:r>
        <w:rPr>
          <w:noProof/>
          <w:webHidden/>
        </w:rPr>
        <w:fldChar w:fldCharType="separate"/>
      </w:r>
      <w:ins w:id="230" w:author="Alex Farrugia" w:date="2026-10-09T16:39:00Z" w16du:dateUtc="2026-10-09T07:09:00Z">
        <w:r>
          <w:rPr>
            <w:noProof/>
            <w:webHidden/>
          </w:rPr>
          <w:t>5</w:t>
        </w:r>
        <w:r>
          <w:rPr>
            <w:noProof/>
            <w:webHidden/>
          </w:rPr>
          <w:fldChar w:fldCharType="end"/>
        </w:r>
        <w:r w:rsidRPr="001E5700">
          <w:rPr>
            <w:rStyle w:val="Hyperlink"/>
            <w:noProof/>
          </w:rPr>
          <w:fldChar w:fldCharType="end"/>
        </w:r>
      </w:ins>
    </w:p>
    <w:p w14:paraId="6D7B1016" w14:textId="7F1518A0" w:rsidR="002A6D5B" w:rsidRDefault="002A6D5B">
      <w:pPr>
        <w:pStyle w:val="TOC1"/>
        <w:tabs>
          <w:tab w:val="right" w:leader="dot" w:pos="9016"/>
        </w:tabs>
        <w:rPr>
          <w:ins w:id="231" w:author="Alex Farrugia" w:date="2026-10-09T16:39:00Z" w16du:dateUtc="2026-10-09T07:09:00Z"/>
          <w:rFonts w:asciiTheme="minorHAnsi" w:eastAsiaTheme="minorEastAsia" w:hAnsiTheme="minorHAnsi" w:cstheme="minorBidi"/>
          <w:noProof/>
          <w:kern w:val="2"/>
          <w:sz w:val="24"/>
        </w:rPr>
      </w:pPr>
      <w:ins w:id="232" w:author="Alex Farrugia" w:date="2026-10-09T16:39:00Z" w16du:dateUtc="2026-10-09T07:09:00Z">
        <w:r w:rsidRPr="001E5700">
          <w:rPr>
            <w:rStyle w:val="Hyperlink"/>
            <w:noProof/>
          </w:rPr>
          <w:fldChar w:fldCharType="begin"/>
        </w:r>
        <w:r w:rsidRPr="001E5700">
          <w:rPr>
            <w:rStyle w:val="Hyperlink"/>
            <w:noProof/>
          </w:rPr>
          <w:instrText xml:space="preserve"> </w:instrText>
        </w:r>
        <w:r>
          <w:rPr>
            <w:noProof/>
          </w:rPr>
          <w:instrText>HYPERLINK \l "_Toc242456369"</w:instrText>
        </w:r>
        <w:r w:rsidRPr="001E5700">
          <w:rPr>
            <w:rStyle w:val="Hyperlink"/>
            <w:noProof/>
          </w:rPr>
          <w:instrText xml:space="preserve"> </w:instrText>
        </w:r>
        <w:r w:rsidRPr="001E5700">
          <w:rPr>
            <w:rStyle w:val="Hyperlink"/>
            <w:noProof/>
          </w:rPr>
        </w:r>
        <w:r w:rsidRPr="001E5700">
          <w:rPr>
            <w:rStyle w:val="Hyperlink"/>
            <w:noProof/>
          </w:rPr>
          <w:fldChar w:fldCharType="separate"/>
        </w:r>
        <w:r w:rsidRPr="001E5700">
          <w:rPr>
            <w:rStyle w:val="Hyperlink"/>
            <w:noProof/>
          </w:rPr>
          <w:t>Corporate Structure</w:t>
        </w:r>
        <w:r>
          <w:rPr>
            <w:noProof/>
            <w:webHidden/>
          </w:rPr>
          <w:tab/>
        </w:r>
        <w:r>
          <w:rPr>
            <w:noProof/>
            <w:webHidden/>
          </w:rPr>
          <w:fldChar w:fldCharType="begin"/>
        </w:r>
        <w:r>
          <w:rPr>
            <w:noProof/>
            <w:webHidden/>
          </w:rPr>
          <w:instrText xml:space="preserve"> PAGEREF _Toc242456369 \h </w:instrText>
        </w:r>
        <w:r>
          <w:rPr>
            <w:noProof/>
            <w:webHidden/>
          </w:rPr>
        </w:r>
      </w:ins>
      <w:r>
        <w:rPr>
          <w:noProof/>
          <w:webHidden/>
        </w:rPr>
        <w:fldChar w:fldCharType="separate"/>
      </w:r>
      <w:ins w:id="233" w:author="Alex Farrugia" w:date="2026-10-09T16:39:00Z" w16du:dateUtc="2026-10-09T07:09:00Z">
        <w:r>
          <w:rPr>
            <w:noProof/>
            <w:webHidden/>
          </w:rPr>
          <w:t>6</w:t>
        </w:r>
        <w:r>
          <w:rPr>
            <w:noProof/>
            <w:webHidden/>
          </w:rPr>
          <w:fldChar w:fldCharType="end"/>
        </w:r>
        <w:r w:rsidRPr="001E5700">
          <w:rPr>
            <w:rStyle w:val="Hyperlink"/>
            <w:noProof/>
          </w:rPr>
          <w:fldChar w:fldCharType="end"/>
        </w:r>
      </w:ins>
    </w:p>
    <w:p w14:paraId="252506D8" w14:textId="552471BA" w:rsidR="002A6D5B" w:rsidRDefault="002A6D5B">
      <w:pPr>
        <w:pStyle w:val="TOC1"/>
        <w:tabs>
          <w:tab w:val="right" w:leader="dot" w:pos="9016"/>
        </w:tabs>
        <w:rPr>
          <w:ins w:id="234" w:author="Alex Farrugia" w:date="2026-10-09T16:39:00Z" w16du:dateUtc="2026-10-09T07:09:00Z"/>
          <w:rFonts w:asciiTheme="minorHAnsi" w:eastAsiaTheme="minorEastAsia" w:hAnsiTheme="minorHAnsi" w:cstheme="minorBidi"/>
          <w:noProof/>
          <w:kern w:val="2"/>
          <w:sz w:val="24"/>
        </w:rPr>
      </w:pPr>
      <w:ins w:id="235" w:author="Alex Farrugia" w:date="2026-10-09T16:39:00Z" w16du:dateUtc="2026-10-09T07:09:00Z">
        <w:r w:rsidRPr="001E5700">
          <w:rPr>
            <w:rStyle w:val="Hyperlink"/>
            <w:noProof/>
          </w:rPr>
          <w:fldChar w:fldCharType="begin"/>
        </w:r>
        <w:r w:rsidRPr="001E5700">
          <w:rPr>
            <w:rStyle w:val="Hyperlink"/>
            <w:noProof/>
          </w:rPr>
          <w:instrText xml:space="preserve"> </w:instrText>
        </w:r>
        <w:r>
          <w:rPr>
            <w:noProof/>
          </w:rPr>
          <w:instrText>HYPERLINK \l "_Toc242456370"</w:instrText>
        </w:r>
        <w:r w:rsidRPr="001E5700">
          <w:rPr>
            <w:rStyle w:val="Hyperlink"/>
            <w:noProof/>
          </w:rPr>
          <w:instrText xml:space="preserve"> </w:instrText>
        </w:r>
        <w:r w:rsidRPr="001E5700">
          <w:rPr>
            <w:rStyle w:val="Hyperlink"/>
            <w:noProof/>
          </w:rPr>
        </w:r>
        <w:r w:rsidRPr="001E5700">
          <w:rPr>
            <w:rStyle w:val="Hyperlink"/>
            <w:noProof/>
          </w:rPr>
          <w:fldChar w:fldCharType="separate"/>
        </w:r>
        <w:r w:rsidRPr="001E5700">
          <w:rPr>
            <w:rStyle w:val="Hyperlink"/>
            <w:noProof/>
          </w:rPr>
          <w:t>Team Maturity &amp; Staffing</w:t>
        </w:r>
        <w:r>
          <w:rPr>
            <w:noProof/>
            <w:webHidden/>
          </w:rPr>
          <w:tab/>
        </w:r>
        <w:r>
          <w:rPr>
            <w:noProof/>
            <w:webHidden/>
          </w:rPr>
          <w:fldChar w:fldCharType="begin"/>
        </w:r>
        <w:r>
          <w:rPr>
            <w:noProof/>
            <w:webHidden/>
          </w:rPr>
          <w:instrText xml:space="preserve"> PAGEREF _Toc242456370 \h </w:instrText>
        </w:r>
        <w:r>
          <w:rPr>
            <w:noProof/>
            <w:webHidden/>
          </w:rPr>
        </w:r>
      </w:ins>
      <w:r>
        <w:rPr>
          <w:noProof/>
          <w:webHidden/>
        </w:rPr>
        <w:fldChar w:fldCharType="separate"/>
      </w:r>
      <w:ins w:id="236" w:author="Alex Farrugia" w:date="2026-10-09T16:39:00Z" w16du:dateUtc="2026-10-09T07:09:00Z">
        <w:r>
          <w:rPr>
            <w:noProof/>
            <w:webHidden/>
          </w:rPr>
          <w:t>7</w:t>
        </w:r>
        <w:r>
          <w:rPr>
            <w:noProof/>
            <w:webHidden/>
          </w:rPr>
          <w:fldChar w:fldCharType="end"/>
        </w:r>
        <w:r w:rsidRPr="001E5700">
          <w:rPr>
            <w:rStyle w:val="Hyperlink"/>
            <w:noProof/>
          </w:rPr>
          <w:fldChar w:fldCharType="end"/>
        </w:r>
      </w:ins>
    </w:p>
    <w:p w14:paraId="188440D9" w14:textId="177DEF2D" w:rsidR="002A6D5B" w:rsidRDefault="002A6D5B">
      <w:pPr>
        <w:pStyle w:val="TOC1"/>
        <w:tabs>
          <w:tab w:val="right" w:leader="dot" w:pos="9016"/>
        </w:tabs>
        <w:rPr>
          <w:ins w:id="237" w:author="Alex Farrugia" w:date="2026-10-09T16:39:00Z" w16du:dateUtc="2026-10-09T07:09:00Z"/>
          <w:rFonts w:asciiTheme="minorHAnsi" w:eastAsiaTheme="minorEastAsia" w:hAnsiTheme="minorHAnsi" w:cstheme="minorBidi"/>
          <w:noProof/>
          <w:kern w:val="2"/>
          <w:sz w:val="24"/>
        </w:rPr>
      </w:pPr>
      <w:ins w:id="238" w:author="Alex Farrugia" w:date="2026-10-09T16:39:00Z" w16du:dateUtc="2026-10-09T07:09:00Z">
        <w:r w:rsidRPr="001E5700">
          <w:rPr>
            <w:rStyle w:val="Hyperlink"/>
            <w:noProof/>
          </w:rPr>
          <w:fldChar w:fldCharType="begin"/>
        </w:r>
        <w:r w:rsidRPr="001E5700">
          <w:rPr>
            <w:rStyle w:val="Hyperlink"/>
            <w:noProof/>
          </w:rPr>
          <w:instrText xml:space="preserve"> </w:instrText>
        </w:r>
        <w:r>
          <w:rPr>
            <w:noProof/>
          </w:rPr>
          <w:instrText>HYPERLINK \l "_Toc242456371"</w:instrText>
        </w:r>
        <w:r w:rsidRPr="001E5700">
          <w:rPr>
            <w:rStyle w:val="Hyperlink"/>
            <w:noProof/>
          </w:rPr>
          <w:instrText xml:space="preserve"> </w:instrText>
        </w:r>
        <w:r w:rsidRPr="001E5700">
          <w:rPr>
            <w:rStyle w:val="Hyperlink"/>
            <w:noProof/>
          </w:rPr>
        </w:r>
        <w:r w:rsidRPr="001E5700">
          <w:rPr>
            <w:rStyle w:val="Hyperlink"/>
            <w:noProof/>
          </w:rPr>
          <w:fldChar w:fldCharType="separate"/>
        </w:r>
        <w:r w:rsidRPr="001E5700">
          <w:rPr>
            <w:rStyle w:val="Hyperlink"/>
            <w:noProof/>
          </w:rPr>
          <w:t>Market Size &amp; Tailwinds</w:t>
        </w:r>
        <w:r>
          <w:rPr>
            <w:noProof/>
            <w:webHidden/>
          </w:rPr>
          <w:tab/>
        </w:r>
        <w:r>
          <w:rPr>
            <w:noProof/>
            <w:webHidden/>
          </w:rPr>
          <w:fldChar w:fldCharType="begin"/>
        </w:r>
        <w:r>
          <w:rPr>
            <w:noProof/>
            <w:webHidden/>
          </w:rPr>
          <w:instrText xml:space="preserve"> PAGEREF _Toc242456371 \h </w:instrText>
        </w:r>
        <w:r>
          <w:rPr>
            <w:noProof/>
            <w:webHidden/>
          </w:rPr>
        </w:r>
      </w:ins>
      <w:r>
        <w:rPr>
          <w:noProof/>
          <w:webHidden/>
        </w:rPr>
        <w:fldChar w:fldCharType="separate"/>
      </w:r>
      <w:ins w:id="239" w:author="Alex Farrugia" w:date="2026-10-09T16:39:00Z" w16du:dateUtc="2026-10-09T07:09:00Z">
        <w:r>
          <w:rPr>
            <w:noProof/>
            <w:webHidden/>
          </w:rPr>
          <w:t>11</w:t>
        </w:r>
        <w:r>
          <w:rPr>
            <w:noProof/>
            <w:webHidden/>
          </w:rPr>
          <w:fldChar w:fldCharType="end"/>
        </w:r>
        <w:r w:rsidRPr="001E5700">
          <w:rPr>
            <w:rStyle w:val="Hyperlink"/>
            <w:noProof/>
          </w:rPr>
          <w:fldChar w:fldCharType="end"/>
        </w:r>
      </w:ins>
    </w:p>
    <w:p w14:paraId="24B87709" w14:textId="78F750B7" w:rsidR="002A6D5B" w:rsidRDefault="002A6D5B">
      <w:pPr>
        <w:pStyle w:val="TOC1"/>
        <w:tabs>
          <w:tab w:val="right" w:leader="dot" w:pos="9016"/>
        </w:tabs>
        <w:rPr>
          <w:ins w:id="240" w:author="Alex Farrugia" w:date="2026-10-09T16:39:00Z" w16du:dateUtc="2026-10-09T07:09:00Z"/>
          <w:rFonts w:asciiTheme="minorHAnsi" w:eastAsiaTheme="minorEastAsia" w:hAnsiTheme="minorHAnsi" w:cstheme="minorBidi"/>
          <w:noProof/>
          <w:kern w:val="2"/>
          <w:sz w:val="24"/>
        </w:rPr>
      </w:pPr>
      <w:ins w:id="241" w:author="Alex Farrugia" w:date="2026-10-09T16:39:00Z" w16du:dateUtc="2026-10-09T07:09:00Z">
        <w:r w:rsidRPr="001E5700">
          <w:rPr>
            <w:rStyle w:val="Hyperlink"/>
            <w:noProof/>
          </w:rPr>
          <w:fldChar w:fldCharType="begin"/>
        </w:r>
        <w:r w:rsidRPr="001E5700">
          <w:rPr>
            <w:rStyle w:val="Hyperlink"/>
            <w:noProof/>
          </w:rPr>
          <w:instrText xml:space="preserve"> </w:instrText>
        </w:r>
        <w:r>
          <w:rPr>
            <w:noProof/>
          </w:rPr>
          <w:instrText>HYPERLINK \l "_Toc242456372"</w:instrText>
        </w:r>
        <w:r w:rsidRPr="001E5700">
          <w:rPr>
            <w:rStyle w:val="Hyperlink"/>
            <w:noProof/>
          </w:rPr>
          <w:instrText xml:space="preserve"> </w:instrText>
        </w:r>
        <w:r w:rsidRPr="001E5700">
          <w:rPr>
            <w:rStyle w:val="Hyperlink"/>
            <w:noProof/>
          </w:rPr>
        </w:r>
        <w:r w:rsidRPr="001E5700">
          <w:rPr>
            <w:rStyle w:val="Hyperlink"/>
            <w:noProof/>
          </w:rPr>
          <w:fldChar w:fldCharType="separate"/>
        </w:r>
        <w:r w:rsidRPr="001E5700">
          <w:rPr>
            <w:rStyle w:val="Hyperlink"/>
            <w:noProof/>
          </w:rPr>
          <w:t>Market Tailwinds</w:t>
        </w:r>
        <w:r>
          <w:rPr>
            <w:noProof/>
            <w:webHidden/>
          </w:rPr>
          <w:tab/>
        </w:r>
        <w:r>
          <w:rPr>
            <w:noProof/>
            <w:webHidden/>
          </w:rPr>
          <w:fldChar w:fldCharType="begin"/>
        </w:r>
        <w:r>
          <w:rPr>
            <w:noProof/>
            <w:webHidden/>
          </w:rPr>
          <w:instrText xml:space="preserve"> PAGEREF _Toc242456372 \h </w:instrText>
        </w:r>
        <w:r>
          <w:rPr>
            <w:noProof/>
            <w:webHidden/>
          </w:rPr>
        </w:r>
      </w:ins>
      <w:r>
        <w:rPr>
          <w:noProof/>
          <w:webHidden/>
        </w:rPr>
        <w:fldChar w:fldCharType="separate"/>
      </w:r>
      <w:ins w:id="242" w:author="Alex Farrugia" w:date="2026-10-09T16:39:00Z" w16du:dateUtc="2026-10-09T07:09:00Z">
        <w:r>
          <w:rPr>
            <w:noProof/>
            <w:webHidden/>
          </w:rPr>
          <w:t>13</w:t>
        </w:r>
        <w:r>
          <w:rPr>
            <w:noProof/>
            <w:webHidden/>
          </w:rPr>
          <w:fldChar w:fldCharType="end"/>
        </w:r>
        <w:r w:rsidRPr="001E5700">
          <w:rPr>
            <w:rStyle w:val="Hyperlink"/>
            <w:noProof/>
          </w:rPr>
          <w:fldChar w:fldCharType="end"/>
        </w:r>
      </w:ins>
    </w:p>
    <w:p w14:paraId="53BB6292" w14:textId="6E685FF3" w:rsidR="002A6D5B" w:rsidRDefault="002A6D5B">
      <w:pPr>
        <w:pStyle w:val="TOC1"/>
        <w:tabs>
          <w:tab w:val="right" w:leader="dot" w:pos="9016"/>
        </w:tabs>
        <w:rPr>
          <w:ins w:id="243" w:author="Alex Farrugia" w:date="2026-10-09T16:39:00Z" w16du:dateUtc="2026-10-09T07:09:00Z"/>
          <w:rFonts w:asciiTheme="minorHAnsi" w:eastAsiaTheme="minorEastAsia" w:hAnsiTheme="minorHAnsi" w:cstheme="minorBidi"/>
          <w:noProof/>
          <w:kern w:val="2"/>
          <w:sz w:val="24"/>
        </w:rPr>
      </w:pPr>
      <w:ins w:id="244" w:author="Alex Farrugia" w:date="2026-10-09T16:39:00Z" w16du:dateUtc="2026-10-09T07:09:00Z">
        <w:r w:rsidRPr="001E5700">
          <w:rPr>
            <w:rStyle w:val="Hyperlink"/>
            <w:noProof/>
          </w:rPr>
          <w:fldChar w:fldCharType="begin"/>
        </w:r>
        <w:r w:rsidRPr="001E5700">
          <w:rPr>
            <w:rStyle w:val="Hyperlink"/>
            <w:noProof/>
          </w:rPr>
          <w:instrText xml:space="preserve"> </w:instrText>
        </w:r>
        <w:r>
          <w:rPr>
            <w:noProof/>
          </w:rPr>
          <w:instrText>HYPERLINK \l "_Toc242456373"</w:instrText>
        </w:r>
        <w:r w:rsidRPr="001E5700">
          <w:rPr>
            <w:rStyle w:val="Hyperlink"/>
            <w:noProof/>
          </w:rPr>
          <w:instrText xml:space="preserve"> </w:instrText>
        </w:r>
        <w:r w:rsidRPr="001E5700">
          <w:rPr>
            <w:rStyle w:val="Hyperlink"/>
            <w:noProof/>
          </w:rPr>
        </w:r>
        <w:r w:rsidRPr="001E5700">
          <w:rPr>
            <w:rStyle w:val="Hyperlink"/>
            <w:noProof/>
          </w:rPr>
          <w:fldChar w:fldCharType="separate"/>
        </w:r>
        <w:r w:rsidRPr="001E5700">
          <w:rPr>
            <w:rStyle w:val="Hyperlink"/>
            <w:noProof/>
          </w:rPr>
          <w:t>Technology Assessment</w:t>
        </w:r>
        <w:r>
          <w:rPr>
            <w:noProof/>
            <w:webHidden/>
          </w:rPr>
          <w:tab/>
        </w:r>
        <w:r>
          <w:rPr>
            <w:noProof/>
            <w:webHidden/>
          </w:rPr>
          <w:fldChar w:fldCharType="begin"/>
        </w:r>
        <w:r>
          <w:rPr>
            <w:noProof/>
            <w:webHidden/>
          </w:rPr>
          <w:instrText xml:space="preserve"> PAGEREF _Toc242456373 \h </w:instrText>
        </w:r>
        <w:r>
          <w:rPr>
            <w:noProof/>
            <w:webHidden/>
          </w:rPr>
        </w:r>
      </w:ins>
      <w:r>
        <w:rPr>
          <w:noProof/>
          <w:webHidden/>
        </w:rPr>
        <w:fldChar w:fldCharType="separate"/>
      </w:r>
      <w:ins w:id="245" w:author="Alex Farrugia" w:date="2026-10-09T16:39:00Z" w16du:dateUtc="2026-10-09T07:09:00Z">
        <w:r>
          <w:rPr>
            <w:noProof/>
            <w:webHidden/>
          </w:rPr>
          <w:t>21</w:t>
        </w:r>
        <w:r>
          <w:rPr>
            <w:noProof/>
            <w:webHidden/>
          </w:rPr>
          <w:fldChar w:fldCharType="end"/>
        </w:r>
        <w:r w:rsidRPr="001E5700">
          <w:rPr>
            <w:rStyle w:val="Hyperlink"/>
            <w:noProof/>
          </w:rPr>
          <w:fldChar w:fldCharType="end"/>
        </w:r>
      </w:ins>
    </w:p>
    <w:p w14:paraId="56C14DC2" w14:textId="32A0AA59" w:rsidR="002A6D5B" w:rsidRDefault="002A6D5B">
      <w:pPr>
        <w:pStyle w:val="TOC1"/>
        <w:tabs>
          <w:tab w:val="right" w:leader="dot" w:pos="9016"/>
        </w:tabs>
        <w:rPr>
          <w:ins w:id="246" w:author="Alex Farrugia" w:date="2026-10-09T16:39:00Z" w16du:dateUtc="2026-10-09T07:09:00Z"/>
          <w:rFonts w:asciiTheme="minorHAnsi" w:eastAsiaTheme="minorEastAsia" w:hAnsiTheme="minorHAnsi" w:cstheme="minorBidi"/>
          <w:noProof/>
          <w:kern w:val="2"/>
          <w:sz w:val="24"/>
        </w:rPr>
      </w:pPr>
      <w:ins w:id="247" w:author="Alex Farrugia" w:date="2026-10-09T16:39:00Z" w16du:dateUtc="2026-10-09T07:09:00Z">
        <w:r w:rsidRPr="001E5700">
          <w:rPr>
            <w:rStyle w:val="Hyperlink"/>
            <w:noProof/>
          </w:rPr>
          <w:fldChar w:fldCharType="begin"/>
        </w:r>
        <w:r w:rsidRPr="001E5700">
          <w:rPr>
            <w:rStyle w:val="Hyperlink"/>
            <w:noProof/>
          </w:rPr>
          <w:instrText xml:space="preserve"> </w:instrText>
        </w:r>
        <w:r>
          <w:rPr>
            <w:noProof/>
          </w:rPr>
          <w:instrText>HYPERLINK \l "_Toc242456374"</w:instrText>
        </w:r>
        <w:r w:rsidRPr="001E5700">
          <w:rPr>
            <w:rStyle w:val="Hyperlink"/>
            <w:noProof/>
          </w:rPr>
          <w:instrText xml:space="preserve"> </w:instrText>
        </w:r>
        <w:r w:rsidRPr="001E5700">
          <w:rPr>
            <w:rStyle w:val="Hyperlink"/>
            <w:noProof/>
          </w:rPr>
        </w:r>
        <w:r w:rsidRPr="001E5700">
          <w:rPr>
            <w:rStyle w:val="Hyperlink"/>
            <w:noProof/>
          </w:rPr>
          <w:fldChar w:fldCharType="separate"/>
        </w:r>
        <w:r w:rsidRPr="001E5700">
          <w:rPr>
            <w:rStyle w:val="Hyperlink"/>
            <w:noProof/>
          </w:rPr>
          <w:t>IP Ownership and Status Commentary</w:t>
        </w:r>
        <w:r>
          <w:rPr>
            <w:noProof/>
            <w:webHidden/>
          </w:rPr>
          <w:tab/>
        </w:r>
        <w:r>
          <w:rPr>
            <w:noProof/>
            <w:webHidden/>
          </w:rPr>
          <w:fldChar w:fldCharType="begin"/>
        </w:r>
        <w:r>
          <w:rPr>
            <w:noProof/>
            <w:webHidden/>
          </w:rPr>
          <w:instrText xml:space="preserve"> PAGEREF _Toc242456374 \h </w:instrText>
        </w:r>
        <w:r>
          <w:rPr>
            <w:noProof/>
            <w:webHidden/>
          </w:rPr>
        </w:r>
      </w:ins>
      <w:r>
        <w:rPr>
          <w:noProof/>
          <w:webHidden/>
        </w:rPr>
        <w:fldChar w:fldCharType="separate"/>
      </w:r>
      <w:ins w:id="248" w:author="Alex Farrugia" w:date="2026-10-09T16:39:00Z" w16du:dateUtc="2026-10-09T07:09:00Z">
        <w:r>
          <w:rPr>
            <w:noProof/>
            <w:webHidden/>
          </w:rPr>
          <w:t>23</w:t>
        </w:r>
        <w:r>
          <w:rPr>
            <w:noProof/>
            <w:webHidden/>
          </w:rPr>
          <w:fldChar w:fldCharType="end"/>
        </w:r>
        <w:r w:rsidRPr="001E5700">
          <w:rPr>
            <w:rStyle w:val="Hyperlink"/>
            <w:noProof/>
          </w:rPr>
          <w:fldChar w:fldCharType="end"/>
        </w:r>
      </w:ins>
    </w:p>
    <w:p w14:paraId="50D0F9B2" w14:textId="6389F58C" w:rsidR="002A6D5B" w:rsidRDefault="002A6D5B">
      <w:pPr>
        <w:pStyle w:val="TOC1"/>
        <w:tabs>
          <w:tab w:val="right" w:leader="dot" w:pos="9016"/>
        </w:tabs>
        <w:rPr>
          <w:ins w:id="249" w:author="Alex Farrugia" w:date="2026-10-09T16:39:00Z" w16du:dateUtc="2026-10-09T07:09:00Z"/>
          <w:rFonts w:asciiTheme="minorHAnsi" w:eastAsiaTheme="minorEastAsia" w:hAnsiTheme="minorHAnsi" w:cstheme="minorBidi"/>
          <w:noProof/>
          <w:kern w:val="2"/>
          <w:sz w:val="24"/>
        </w:rPr>
      </w:pPr>
      <w:ins w:id="250" w:author="Alex Farrugia" w:date="2026-10-09T16:39:00Z" w16du:dateUtc="2026-10-09T07:09:00Z">
        <w:r w:rsidRPr="001E5700">
          <w:rPr>
            <w:rStyle w:val="Hyperlink"/>
            <w:noProof/>
          </w:rPr>
          <w:fldChar w:fldCharType="begin"/>
        </w:r>
        <w:r w:rsidRPr="001E5700">
          <w:rPr>
            <w:rStyle w:val="Hyperlink"/>
            <w:noProof/>
          </w:rPr>
          <w:instrText xml:space="preserve"> </w:instrText>
        </w:r>
        <w:r>
          <w:rPr>
            <w:noProof/>
          </w:rPr>
          <w:instrText>HYPERLINK \l "_Toc242456375"</w:instrText>
        </w:r>
        <w:r w:rsidRPr="001E5700">
          <w:rPr>
            <w:rStyle w:val="Hyperlink"/>
            <w:noProof/>
          </w:rPr>
          <w:instrText xml:space="preserve"> </w:instrText>
        </w:r>
        <w:r w:rsidRPr="001E5700">
          <w:rPr>
            <w:rStyle w:val="Hyperlink"/>
            <w:noProof/>
          </w:rPr>
        </w:r>
        <w:r w:rsidRPr="001E5700">
          <w:rPr>
            <w:rStyle w:val="Hyperlink"/>
            <w:noProof/>
          </w:rPr>
          <w:fldChar w:fldCharType="separate"/>
        </w:r>
        <w:r w:rsidRPr="001E5700">
          <w:rPr>
            <w:rStyle w:val="Hyperlink"/>
            <w:noProof/>
          </w:rPr>
          <w:t>NT Economic Benefit</w:t>
        </w:r>
        <w:r>
          <w:rPr>
            <w:noProof/>
            <w:webHidden/>
          </w:rPr>
          <w:tab/>
        </w:r>
        <w:r>
          <w:rPr>
            <w:noProof/>
            <w:webHidden/>
          </w:rPr>
          <w:fldChar w:fldCharType="begin"/>
        </w:r>
        <w:r>
          <w:rPr>
            <w:noProof/>
            <w:webHidden/>
          </w:rPr>
          <w:instrText xml:space="preserve"> PAGEREF _Toc242456375 \h </w:instrText>
        </w:r>
        <w:r>
          <w:rPr>
            <w:noProof/>
            <w:webHidden/>
          </w:rPr>
        </w:r>
      </w:ins>
      <w:r>
        <w:rPr>
          <w:noProof/>
          <w:webHidden/>
        </w:rPr>
        <w:fldChar w:fldCharType="separate"/>
      </w:r>
      <w:ins w:id="251" w:author="Alex Farrugia" w:date="2026-10-09T16:39:00Z" w16du:dateUtc="2026-10-09T07:09:00Z">
        <w:r>
          <w:rPr>
            <w:noProof/>
            <w:webHidden/>
          </w:rPr>
          <w:t>25</w:t>
        </w:r>
        <w:r>
          <w:rPr>
            <w:noProof/>
            <w:webHidden/>
          </w:rPr>
          <w:fldChar w:fldCharType="end"/>
        </w:r>
        <w:r w:rsidRPr="001E5700">
          <w:rPr>
            <w:rStyle w:val="Hyperlink"/>
            <w:noProof/>
          </w:rPr>
          <w:fldChar w:fldCharType="end"/>
        </w:r>
      </w:ins>
    </w:p>
    <w:p w14:paraId="7C0802EB" w14:textId="44764901" w:rsidR="002A6D5B" w:rsidRDefault="002A6D5B">
      <w:pPr>
        <w:pStyle w:val="TOC1"/>
        <w:tabs>
          <w:tab w:val="right" w:leader="dot" w:pos="9016"/>
        </w:tabs>
        <w:rPr>
          <w:ins w:id="252" w:author="Alex Farrugia" w:date="2026-10-09T16:39:00Z" w16du:dateUtc="2026-10-09T07:09:00Z"/>
          <w:rFonts w:asciiTheme="minorHAnsi" w:eastAsiaTheme="minorEastAsia" w:hAnsiTheme="minorHAnsi" w:cstheme="minorBidi"/>
          <w:noProof/>
          <w:kern w:val="2"/>
          <w:sz w:val="24"/>
        </w:rPr>
      </w:pPr>
      <w:ins w:id="253" w:author="Alex Farrugia" w:date="2026-10-09T16:39:00Z" w16du:dateUtc="2026-10-09T07:09:00Z">
        <w:r w:rsidRPr="001E5700">
          <w:rPr>
            <w:rStyle w:val="Hyperlink"/>
            <w:noProof/>
          </w:rPr>
          <w:fldChar w:fldCharType="begin"/>
        </w:r>
        <w:r w:rsidRPr="001E5700">
          <w:rPr>
            <w:rStyle w:val="Hyperlink"/>
            <w:noProof/>
          </w:rPr>
          <w:instrText xml:space="preserve"> </w:instrText>
        </w:r>
        <w:r>
          <w:rPr>
            <w:noProof/>
          </w:rPr>
          <w:instrText>HYPERLINK \l "_Toc242456376"</w:instrText>
        </w:r>
        <w:r w:rsidRPr="001E5700">
          <w:rPr>
            <w:rStyle w:val="Hyperlink"/>
            <w:noProof/>
          </w:rPr>
          <w:instrText xml:space="preserve"> </w:instrText>
        </w:r>
        <w:r w:rsidRPr="001E5700">
          <w:rPr>
            <w:rStyle w:val="Hyperlink"/>
            <w:noProof/>
          </w:rPr>
        </w:r>
        <w:r w:rsidRPr="001E5700">
          <w:rPr>
            <w:rStyle w:val="Hyperlink"/>
            <w:noProof/>
          </w:rPr>
          <w:fldChar w:fldCharType="separate"/>
        </w:r>
        <w:r w:rsidRPr="001E5700">
          <w:rPr>
            <w:rStyle w:val="Hyperlink"/>
            <w:noProof/>
          </w:rPr>
          <w:t>Sales Strategy</w:t>
        </w:r>
        <w:r>
          <w:rPr>
            <w:noProof/>
            <w:webHidden/>
          </w:rPr>
          <w:tab/>
        </w:r>
        <w:r>
          <w:rPr>
            <w:noProof/>
            <w:webHidden/>
          </w:rPr>
          <w:fldChar w:fldCharType="begin"/>
        </w:r>
        <w:r>
          <w:rPr>
            <w:noProof/>
            <w:webHidden/>
          </w:rPr>
          <w:instrText xml:space="preserve"> PAGEREF _Toc242456376 \h </w:instrText>
        </w:r>
        <w:r>
          <w:rPr>
            <w:noProof/>
            <w:webHidden/>
          </w:rPr>
        </w:r>
      </w:ins>
      <w:r>
        <w:rPr>
          <w:noProof/>
          <w:webHidden/>
        </w:rPr>
        <w:fldChar w:fldCharType="separate"/>
      </w:r>
      <w:ins w:id="254" w:author="Alex Farrugia" w:date="2026-10-09T16:39:00Z" w16du:dateUtc="2026-10-09T07:09:00Z">
        <w:r>
          <w:rPr>
            <w:noProof/>
            <w:webHidden/>
          </w:rPr>
          <w:t>29</w:t>
        </w:r>
        <w:r>
          <w:rPr>
            <w:noProof/>
            <w:webHidden/>
          </w:rPr>
          <w:fldChar w:fldCharType="end"/>
        </w:r>
        <w:r w:rsidRPr="001E5700">
          <w:rPr>
            <w:rStyle w:val="Hyperlink"/>
            <w:noProof/>
          </w:rPr>
          <w:fldChar w:fldCharType="end"/>
        </w:r>
      </w:ins>
    </w:p>
    <w:p w14:paraId="5A64E8BB" w14:textId="6AF7D38A" w:rsidR="002A6D5B" w:rsidRDefault="002A6D5B">
      <w:pPr>
        <w:pStyle w:val="TOC1"/>
        <w:tabs>
          <w:tab w:val="right" w:leader="dot" w:pos="9016"/>
        </w:tabs>
        <w:rPr>
          <w:ins w:id="255" w:author="Alex Farrugia" w:date="2026-10-09T16:39:00Z" w16du:dateUtc="2026-10-09T07:09:00Z"/>
          <w:rFonts w:asciiTheme="minorHAnsi" w:eastAsiaTheme="minorEastAsia" w:hAnsiTheme="minorHAnsi" w:cstheme="minorBidi"/>
          <w:noProof/>
          <w:kern w:val="2"/>
          <w:sz w:val="24"/>
        </w:rPr>
      </w:pPr>
      <w:ins w:id="256" w:author="Alex Farrugia" w:date="2026-10-09T16:39:00Z" w16du:dateUtc="2026-10-09T07:09:00Z">
        <w:r w:rsidRPr="001E5700">
          <w:rPr>
            <w:rStyle w:val="Hyperlink"/>
            <w:noProof/>
          </w:rPr>
          <w:fldChar w:fldCharType="begin"/>
        </w:r>
        <w:r w:rsidRPr="001E5700">
          <w:rPr>
            <w:rStyle w:val="Hyperlink"/>
            <w:noProof/>
          </w:rPr>
          <w:instrText xml:space="preserve"> </w:instrText>
        </w:r>
        <w:r>
          <w:rPr>
            <w:noProof/>
          </w:rPr>
          <w:instrText>HYPERLINK \l "_Toc242456377"</w:instrText>
        </w:r>
        <w:r w:rsidRPr="001E5700">
          <w:rPr>
            <w:rStyle w:val="Hyperlink"/>
            <w:noProof/>
          </w:rPr>
          <w:instrText xml:space="preserve"> </w:instrText>
        </w:r>
        <w:r w:rsidRPr="001E5700">
          <w:rPr>
            <w:rStyle w:val="Hyperlink"/>
            <w:noProof/>
          </w:rPr>
        </w:r>
        <w:r w:rsidRPr="001E5700">
          <w:rPr>
            <w:rStyle w:val="Hyperlink"/>
            <w:noProof/>
          </w:rPr>
          <w:fldChar w:fldCharType="separate"/>
        </w:r>
        <w:r w:rsidRPr="001E5700">
          <w:rPr>
            <w:rStyle w:val="Hyperlink"/>
            <w:noProof/>
          </w:rPr>
          <w:t>Financial Commentary</w:t>
        </w:r>
        <w:r>
          <w:rPr>
            <w:noProof/>
            <w:webHidden/>
          </w:rPr>
          <w:tab/>
        </w:r>
        <w:r>
          <w:rPr>
            <w:noProof/>
            <w:webHidden/>
          </w:rPr>
          <w:fldChar w:fldCharType="begin"/>
        </w:r>
        <w:r>
          <w:rPr>
            <w:noProof/>
            <w:webHidden/>
          </w:rPr>
          <w:instrText xml:space="preserve"> PAGEREF _Toc242456377 \h </w:instrText>
        </w:r>
        <w:r>
          <w:rPr>
            <w:noProof/>
            <w:webHidden/>
          </w:rPr>
        </w:r>
      </w:ins>
      <w:r>
        <w:rPr>
          <w:noProof/>
          <w:webHidden/>
        </w:rPr>
        <w:fldChar w:fldCharType="separate"/>
      </w:r>
      <w:ins w:id="257" w:author="Alex Farrugia" w:date="2026-10-09T16:39:00Z" w16du:dateUtc="2026-10-09T07:09:00Z">
        <w:r>
          <w:rPr>
            <w:noProof/>
            <w:webHidden/>
          </w:rPr>
          <w:t>33</w:t>
        </w:r>
        <w:r>
          <w:rPr>
            <w:noProof/>
            <w:webHidden/>
          </w:rPr>
          <w:fldChar w:fldCharType="end"/>
        </w:r>
        <w:r w:rsidRPr="001E5700">
          <w:rPr>
            <w:rStyle w:val="Hyperlink"/>
            <w:noProof/>
          </w:rPr>
          <w:fldChar w:fldCharType="end"/>
        </w:r>
      </w:ins>
    </w:p>
    <w:p w14:paraId="6C413568" w14:textId="7641F64B" w:rsidR="002A6D5B" w:rsidRDefault="002A6D5B">
      <w:pPr>
        <w:pStyle w:val="TOC1"/>
        <w:tabs>
          <w:tab w:val="right" w:leader="dot" w:pos="9016"/>
        </w:tabs>
        <w:rPr>
          <w:ins w:id="258" w:author="Alex Farrugia" w:date="2026-10-09T16:39:00Z" w16du:dateUtc="2026-10-09T07:09:00Z"/>
          <w:rFonts w:asciiTheme="minorHAnsi" w:eastAsiaTheme="minorEastAsia" w:hAnsiTheme="minorHAnsi" w:cstheme="minorBidi"/>
          <w:noProof/>
          <w:kern w:val="2"/>
          <w:sz w:val="24"/>
        </w:rPr>
      </w:pPr>
      <w:ins w:id="259" w:author="Alex Farrugia" w:date="2026-10-09T16:39:00Z" w16du:dateUtc="2026-10-09T07:09:00Z">
        <w:r w:rsidRPr="001E5700">
          <w:rPr>
            <w:rStyle w:val="Hyperlink"/>
            <w:noProof/>
          </w:rPr>
          <w:fldChar w:fldCharType="begin"/>
        </w:r>
        <w:r w:rsidRPr="001E5700">
          <w:rPr>
            <w:rStyle w:val="Hyperlink"/>
            <w:noProof/>
          </w:rPr>
          <w:instrText xml:space="preserve"> </w:instrText>
        </w:r>
        <w:r>
          <w:rPr>
            <w:noProof/>
          </w:rPr>
          <w:instrText>HYPERLINK \l "_Toc242456378"</w:instrText>
        </w:r>
        <w:r w:rsidRPr="001E5700">
          <w:rPr>
            <w:rStyle w:val="Hyperlink"/>
            <w:noProof/>
          </w:rPr>
          <w:instrText xml:space="preserve"> </w:instrText>
        </w:r>
        <w:r w:rsidRPr="001E5700">
          <w:rPr>
            <w:rStyle w:val="Hyperlink"/>
            <w:noProof/>
          </w:rPr>
        </w:r>
        <w:r w:rsidRPr="001E5700">
          <w:rPr>
            <w:rStyle w:val="Hyperlink"/>
            <w:noProof/>
          </w:rPr>
          <w:fldChar w:fldCharType="separate"/>
        </w:r>
        <w:r w:rsidRPr="001E5700">
          <w:rPr>
            <w:rStyle w:val="Hyperlink"/>
            <w:noProof/>
          </w:rPr>
          <w:t>Exit Activity</w:t>
        </w:r>
        <w:r>
          <w:rPr>
            <w:noProof/>
            <w:webHidden/>
          </w:rPr>
          <w:tab/>
        </w:r>
        <w:r>
          <w:rPr>
            <w:noProof/>
            <w:webHidden/>
          </w:rPr>
          <w:fldChar w:fldCharType="begin"/>
        </w:r>
        <w:r>
          <w:rPr>
            <w:noProof/>
            <w:webHidden/>
          </w:rPr>
          <w:instrText xml:space="preserve"> PAGEREF _Toc242456378 \h </w:instrText>
        </w:r>
        <w:r>
          <w:rPr>
            <w:noProof/>
            <w:webHidden/>
          </w:rPr>
        </w:r>
      </w:ins>
      <w:r>
        <w:rPr>
          <w:noProof/>
          <w:webHidden/>
        </w:rPr>
        <w:fldChar w:fldCharType="separate"/>
      </w:r>
      <w:ins w:id="260" w:author="Alex Farrugia" w:date="2026-10-09T16:39:00Z" w16du:dateUtc="2026-10-09T07:09:00Z">
        <w:r>
          <w:rPr>
            <w:noProof/>
            <w:webHidden/>
          </w:rPr>
          <w:t>39</w:t>
        </w:r>
        <w:r>
          <w:rPr>
            <w:noProof/>
            <w:webHidden/>
          </w:rPr>
          <w:fldChar w:fldCharType="end"/>
        </w:r>
        <w:r w:rsidRPr="001E5700">
          <w:rPr>
            <w:rStyle w:val="Hyperlink"/>
            <w:noProof/>
          </w:rPr>
          <w:fldChar w:fldCharType="end"/>
        </w:r>
      </w:ins>
    </w:p>
    <w:p w14:paraId="1CAAD111" w14:textId="38F3BBDF" w:rsidR="002A6D5B" w:rsidRDefault="002A6D5B">
      <w:pPr>
        <w:pStyle w:val="TOC1"/>
        <w:tabs>
          <w:tab w:val="right" w:leader="dot" w:pos="9016"/>
        </w:tabs>
        <w:rPr>
          <w:ins w:id="261" w:author="Alex Farrugia" w:date="2026-10-09T16:39:00Z" w16du:dateUtc="2026-10-09T07:09:00Z"/>
          <w:rFonts w:asciiTheme="minorHAnsi" w:eastAsiaTheme="minorEastAsia" w:hAnsiTheme="minorHAnsi" w:cstheme="minorBidi"/>
          <w:noProof/>
          <w:kern w:val="2"/>
          <w:sz w:val="24"/>
        </w:rPr>
      </w:pPr>
      <w:ins w:id="262" w:author="Alex Farrugia" w:date="2026-10-09T16:39:00Z" w16du:dateUtc="2026-10-09T07:09:00Z">
        <w:r w:rsidRPr="001E5700">
          <w:rPr>
            <w:rStyle w:val="Hyperlink"/>
            <w:noProof/>
          </w:rPr>
          <w:fldChar w:fldCharType="begin"/>
        </w:r>
        <w:r w:rsidRPr="001E5700">
          <w:rPr>
            <w:rStyle w:val="Hyperlink"/>
            <w:noProof/>
          </w:rPr>
          <w:instrText xml:space="preserve"> </w:instrText>
        </w:r>
        <w:r>
          <w:rPr>
            <w:noProof/>
          </w:rPr>
          <w:instrText>HYPERLINK \l "_Toc242456379"</w:instrText>
        </w:r>
        <w:r w:rsidRPr="001E5700">
          <w:rPr>
            <w:rStyle w:val="Hyperlink"/>
            <w:noProof/>
          </w:rPr>
          <w:instrText xml:space="preserve"> </w:instrText>
        </w:r>
        <w:r w:rsidRPr="001E5700">
          <w:rPr>
            <w:rStyle w:val="Hyperlink"/>
            <w:noProof/>
          </w:rPr>
        </w:r>
        <w:r w:rsidRPr="001E5700">
          <w:rPr>
            <w:rStyle w:val="Hyperlink"/>
            <w:noProof/>
          </w:rPr>
          <w:fldChar w:fldCharType="separate"/>
        </w:r>
        <w:r w:rsidRPr="001E5700">
          <w:rPr>
            <w:rStyle w:val="Hyperlink"/>
            <w:noProof/>
          </w:rPr>
          <w:t>Returns Analysis / Valuation Cross-Check</w:t>
        </w:r>
        <w:r>
          <w:rPr>
            <w:noProof/>
            <w:webHidden/>
          </w:rPr>
          <w:tab/>
        </w:r>
        <w:r>
          <w:rPr>
            <w:noProof/>
            <w:webHidden/>
          </w:rPr>
          <w:fldChar w:fldCharType="begin"/>
        </w:r>
        <w:r>
          <w:rPr>
            <w:noProof/>
            <w:webHidden/>
          </w:rPr>
          <w:instrText xml:space="preserve"> PAGEREF _Toc242456379 \h </w:instrText>
        </w:r>
        <w:r>
          <w:rPr>
            <w:noProof/>
            <w:webHidden/>
          </w:rPr>
        </w:r>
      </w:ins>
      <w:r>
        <w:rPr>
          <w:noProof/>
          <w:webHidden/>
        </w:rPr>
        <w:fldChar w:fldCharType="separate"/>
      </w:r>
      <w:ins w:id="263" w:author="Alex Farrugia" w:date="2026-10-09T16:39:00Z" w16du:dateUtc="2026-10-09T07:09:00Z">
        <w:r>
          <w:rPr>
            <w:noProof/>
            <w:webHidden/>
          </w:rPr>
          <w:t>41</w:t>
        </w:r>
        <w:r>
          <w:rPr>
            <w:noProof/>
            <w:webHidden/>
          </w:rPr>
          <w:fldChar w:fldCharType="end"/>
        </w:r>
        <w:r w:rsidRPr="001E5700">
          <w:rPr>
            <w:rStyle w:val="Hyperlink"/>
            <w:noProof/>
          </w:rPr>
          <w:fldChar w:fldCharType="end"/>
        </w:r>
      </w:ins>
    </w:p>
    <w:p w14:paraId="60233D6F" w14:textId="6F63765F" w:rsidR="002A6D5B" w:rsidRDefault="002A6D5B">
      <w:pPr>
        <w:pStyle w:val="TOC1"/>
        <w:tabs>
          <w:tab w:val="right" w:leader="dot" w:pos="9016"/>
        </w:tabs>
        <w:rPr>
          <w:ins w:id="264" w:author="Alex Farrugia" w:date="2026-10-09T16:39:00Z" w16du:dateUtc="2026-10-09T07:09:00Z"/>
          <w:rFonts w:asciiTheme="minorHAnsi" w:eastAsiaTheme="minorEastAsia" w:hAnsiTheme="minorHAnsi" w:cstheme="minorBidi"/>
          <w:noProof/>
          <w:kern w:val="2"/>
          <w:sz w:val="24"/>
        </w:rPr>
      </w:pPr>
      <w:ins w:id="265" w:author="Alex Farrugia" w:date="2026-10-09T16:39:00Z" w16du:dateUtc="2026-10-09T07:09:00Z">
        <w:r w:rsidRPr="001E5700">
          <w:rPr>
            <w:rStyle w:val="Hyperlink"/>
            <w:noProof/>
          </w:rPr>
          <w:fldChar w:fldCharType="begin"/>
        </w:r>
        <w:r w:rsidRPr="001E5700">
          <w:rPr>
            <w:rStyle w:val="Hyperlink"/>
            <w:noProof/>
          </w:rPr>
          <w:instrText xml:space="preserve"> </w:instrText>
        </w:r>
        <w:r>
          <w:rPr>
            <w:noProof/>
          </w:rPr>
          <w:instrText>HYPERLINK \l "_Toc242456380"</w:instrText>
        </w:r>
        <w:r w:rsidRPr="001E5700">
          <w:rPr>
            <w:rStyle w:val="Hyperlink"/>
            <w:noProof/>
          </w:rPr>
          <w:instrText xml:space="preserve"> </w:instrText>
        </w:r>
        <w:r w:rsidRPr="001E5700">
          <w:rPr>
            <w:rStyle w:val="Hyperlink"/>
            <w:noProof/>
          </w:rPr>
        </w:r>
        <w:r w:rsidRPr="001E5700">
          <w:rPr>
            <w:rStyle w:val="Hyperlink"/>
            <w:noProof/>
          </w:rPr>
          <w:fldChar w:fldCharType="separate"/>
        </w:r>
        <w:r w:rsidRPr="001E5700">
          <w:rPr>
            <w:rStyle w:val="Hyperlink"/>
            <w:noProof/>
          </w:rPr>
          <w:t>Seed Round Key Risks</w:t>
        </w:r>
        <w:r>
          <w:rPr>
            <w:noProof/>
            <w:webHidden/>
          </w:rPr>
          <w:tab/>
        </w:r>
        <w:r>
          <w:rPr>
            <w:noProof/>
            <w:webHidden/>
          </w:rPr>
          <w:fldChar w:fldCharType="begin"/>
        </w:r>
        <w:r>
          <w:rPr>
            <w:noProof/>
            <w:webHidden/>
          </w:rPr>
          <w:instrText xml:space="preserve"> PAGEREF _Toc242456380 \h </w:instrText>
        </w:r>
        <w:r>
          <w:rPr>
            <w:noProof/>
            <w:webHidden/>
          </w:rPr>
        </w:r>
      </w:ins>
      <w:r>
        <w:rPr>
          <w:noProof/>
          <w:webHidden/>
        </w:rPr>
        <w:fldChar w:fldCharType="separate"/>
      </w:r>
      <w:ins w:id="266" w:author="Alex Farrugia" w:date="2026-10-09T16:39:00Z" w16du:dateUtc="2026-10-09T07:09:00Z">
        <w:r>
          <w:rPr>
            <w:noProof/>
            <w:webHidden/>
          </w:rPr>
          <w:t>42</w:t>
        </w:r>
        <w:r>
          <w:rPr>
            <w:noProof/>
            <w:webHidden/>
          </w:rPr>
          <w:fldChar w:fldCharType="end"/>
        </w:r>
        <w:r w:rsidRPr="001E5700">
          <w:rPr>
            <w:rStyle w:val="Hyperlink"/>
            <w:noProof/>
          </w:rPr>
          <w:fldChar w:fldCharType="end"/>
        </w:r>
      </w:ins>
    </w:p>
    <w:p w14:paraId="42F8B75F" w14:textId="2BBB79D5" w:rsidR="002A6D5B" w:rsidRDefault="002A6D5B">
      <w:pPr>
        <w:pStyle w:val="TOC1"/>
        <w:tabs>
          <w:tab w:val="right" w:leader="dot" w:pos="9016"/>
        </w:tabs>
        <w:rPr>
          <w:ins w:id="267" w:author="Alex Farrugia" w:date="2026-10-09T16:39:00Z" w16du:dateUtc="2026-10-09T07:09:00Z"/>
          <w:rFonts w:asciiTheme="minorHAnsi" w:eastAsiaTheme="minorEastAsia" w:hAnsiTheme="minorHAnsi" w:cstheme="minorBidi"/>
          <w:noProof/>
          <w:kern w:val="2"/>
          <w:sz w:val="24"/>
        </w:rPr>
      </w:pPr>
      <w:ins w:id="268" w:author="Alex Farrugia" w:date="2026-10-09T16:39:00Z" w16du:dateUtc="2026-10-09T07:09:00Z">
        <w:r w:rsidRPr="001E5700">
          <w:rPr>
            <w:rStyle w:val="Hyperlink"/>
            <w:noProof/>
          </w:rPr>
          <w:fldChar w:fldCharType="begin"/>
        </w:r>
        <w:r w:rsidRPr="001E5700">
          <w:rPr>
            <w:rStyle w:val="Hyperlink"/>
            <w:noProof/>
          </w:rPr>
          <w:instrText xml:space="preserve"> </w:instrText>
        </w:r>
        <w:r>
          <w:rPr>
            <w:noProof/>
          </w:rPr>
          <w:instrText>HYPERLINK \l "_Toc242456381"</w:instrText>
        </w:r>
        <w:r w:rsidRPr="001E5700">
          <w:rPr>
            <w:rStyle w:val="Hyperlink"/>
            <w:noProof/>
          </w:rPr>
          <w:instrText xml:space="preserve"> </w:instrText>
        </w:r>
        <w:r w:rsidRPr="001E5700">
          <w:rPr>
            <w:rStyle w:val="Hyperlink"/>
            <w:noProof/>
          </w:rPr>
        </w:r>
        <w:r w:rsidRPr="001E5700">
          <w:rPr>
            <w:rStyle w:val="Hyperlink"/>
            <w:noProof/>
          </w:rPr>
          <w:fldChar w:fldCharType="separate"/>
        </w:r>
        <w:r w:rsidRPr="001E5700">
          <w:rPr>
            <w:rStyle w:val="Hyperlink"/>
            <w:noProof/>
          </w:rPr>
          <w:t>Seed Round Use of Funds</w:t>
        </w:r>
        <w:r>
          <w:rPr>
            <w:noProof/>
            <w:webHidden/>
          </w:rPr>
          <w:tab/>
        </w:r>
        <w:r>
          <w:rPr>
            <w:noProof/>
            <w:webHidden/>
          </w:rPr>
          <w:fldChar w:fldCharType="begin"/>
        </w:r>
        <w:r>
          <w:rPr>
            <w:noProof/>
            <w:webHidden/>
          </w:rPr>
          <w:instrText xml:space="preserve"> PAGEREF _Toc242456381 \h </w:instrText>
        </w:r>
        <w:r>
          <w:rPr>
            <w:noProof/>
            <w:webHidden/>
          </w:rPr>
        </w:r>
      </w:ins>
      <w:r>
        <w:rPr>
          <w:noProof/>
          <w:webHidden/>
        </w:rPr>
        <w:fldChar w:fldCharType="separate"/>
      </w:r>
      <w:ins w:id="269" w:author="Alex Farrugia" w:date="2026-10-09T16:39:00Z" w16du:dateUtc="2026-10-09T07:09:00Z">
        <w:r>
          <w:rPr>
            <w:noProof/>
            <w:webHidden/>
          </w:rPr>
          <w:t>44</w:t>
        </w:r>
        <w:r>
          <w:rPr>
            <w:noProof/>
            <w:webHidden/>
          </w:rPr>
          <w:fldChar w:fldCharType="end"/>
        </w:r>
        <w:r w:rsidRPr="001E5700">
          <w:rPr>
            <w:rStyle w:val="Hyperlink"/>
            <w:noProof/>
          </w:rPr>
          <w:fldChar w:fldCharType="end"/>
        </w:r>
      </w:ins>
    </w:p>
    <w:p w14:paraId="5A9F8E81" w14:textId="3A00188E" w:rsidR="002A6D5B" w:rsidRDefault="002A6D5B">
      <w:pPr>
        <w:pStyle w:val="TOC1"/>
        <w:tabs>
          <w:tab w:val="right" w:leader="dot" w:pos="9016"/>
        </w:tabs>
        <w:rPr>
          <w:ins w:id="270" w:author="Alex Farrugia" w:date="2026-10-09T16:39:00Z" w16du:dateUtc="2026-10-09T07:09:00Z"/>
          <w:rFonts w:asciiTheme="minorHAnsi" w:eastAsiaTheme="minorEastAsia" w:hAnsiTheme="minorHAnsi" w:cstheme="minorBidi"/>
          <w:noProof/>
          <w:kern w:val="2"/>
          <w:sz w:val="24"/>
        </w:rPr>
      </w:pPr>
      <w:ins w:id="271" w:author="Alex Farrugia" w:date="2026-10-09T16:39:00Z" w16du:dateUtc="2026-10-09T07:09:00Z">
        <w:r w:rsidRPr="001E5700">
          <w:rPr>
            <w:rStyle w:val="Hyperlink"/>
            <w:noProof/>
          </w:rPr>
          <w:fldChar w:fldCharType="begin"/>
        </w:r>
        <w:r w:rsidRPr="001E5700">
          <w:rPr>
            <w:rStyle w:val="Hyperlink"/>
            <w:noProof/>
          </w:rPr>
          <w:instrText xml:space="preserve"> </w:instrText>
        </w:r>
        <w:r>
          <w:rPr>
            <w:noProof/>
          </w:rPr>
          <w:instrText>HYPERLINK \l "_Toc242456382"</w:instrText>
        </w:r>
        <w:r w:rsidRPr="001E5700">
          <w:rPr>
            <w:rStyle w:val="Hyperlink"/>
            <w:noProof/>
          </w:rPr>
          <w:instrText xml:space="preserve"> </w:instrText>
        </w:r>
        <w:r w:rsidRPr="001E5700">
          <w:rPr>
            <w:rStyle w:val="Hyperlink"/>
            <w:noProof/>
          </w:rPr>
        </w:r>
        <w:r w:rsidRPr="001E5700">
          <w:rPr>
            <w:rStyle w:val="Hyperlink"/>
            <w:noProof/>
          </w:rPr>
          <w:fldChar w:fldCharType="separate"/>
        </w:r>
        <w:r w:rsidRPr="001E5700">
          <w:rPr>
            <w:rStyle w:val="Hyperlink"/>
            <w:noProof/>
          </w:rPr>
          <w:t>Seed Round Offer Terms</w:t>
        </w:r>
        <w:r>
          <w:rPr>
            <w:noProof/>
            <w:webHidden/>
          </w:rPr>
          <w:tab/>
        </w:r>
        <w:r>
          <w:rPr>
            <w:noProof/>
            <w:webHidden/>
          </w:rPr>
          <w:fldChar w:fldCharType="begin"/>
        </w:r>
        <w:r>
          <w:rPr>
            <w:noProof/>
            <w:webHidden/>
          </w:rPr>
          <w:instrText xml:space="preserve"> PAGEREF _Toc242456382 \h </w:instrText>
        </w:r>
        <w:r>
          <w:rPr>
            <w:noProof/>
            <w:webHidden/>
          </w:rPr>
        </w:r>
      </w:ins>
      <w:r>
        <w:rPr>
          <w:noProof/>
          <w:webHidden/>
        </w:rPr>
        <w:fldChar w:fldCharType="separate"/>
      </w:r>
      <w:ins w:id="272" w:author="Alex Farrugia" w:date="2026-10-09T16:39:00Z" w16du:dateUtc="2026-10-09T07:09:00Z">
        <w:r>
          <w:rPr>
            <w:noProof/>
            <w:webHidden/>
          </w:rPr>
          <w:t>45</w:t>
        </w:r>
        <w:r>
          <w:rPr>
            <w:noProof/>
            <w:webHidden/>
          </w:rPr>
          <w:fldChar w:fldCharType="end"/>
        </w:r>
        <w:r w:rsidRPr="001E5700">
          <w:rPr>
            <w:rStyle w:val="Hyperlink"/>
            <w:noProof/>
          </w:rPr>
          <w:fldChar w:fldCharType="end"/>
        </w:r>
      </w:ins>
    </w:p>
    <w:p w14:paraId="362AC048" w14:textId="4E9C2401" w:rsidR="002A6D5B" w:rsidRDefault="002A6D5B">
      <w:pPr>
        <w:pStyle w:val="TOC1"/>
        <w:tabs>
          <w:tab w:val="right" w:leader="dot" w:pos="9016"/>
        </w:tabs>
        <w:rPr>
          <w:ins w:id="273" w:author="Alex Farrugia" w:date="2026-10-09T16:39:00Z" w16du:dateUtc="2026-10-09T07:09:00Z"/>
          <w:rFonts w:asciiTheme="minorHAnsi" w:eastAsiaTheme="minorEastAsia" w:hAnsiTheme="minorHAnsi" w:cstheme="minorBidi"/>
          <w:noProof/>
          <w:kern w:val="2"/>
          <w:sz w:val="24"/>
        </w:rPr>
      </w:pPr>
      <w:ins w:id="274" w:author="Alex Farrugia" w:date="2026-10-09T16:39:00Z" w16du:dateUtc="2026-10-09T07:09:00Z">
        <w:r w:rsidRPr="001E5700">
          <w:rPr>
            <w:rStyle w:val="Hyperlink"/>
            <w:noProof/>
          </w:rPr>
          <w:fldChar w:fldCharType="begin"/>
        </w:r>
        <w:r w:rsidRPr="001E5700">
          <w:rPr>
            <w:rStyle w:val="Hyperlink"/>
            <w:noProof/>
          </w:rPr>
          <w:instrText xml:space="preserve"> </w:instrText>
        </w:r>
        <w:r>
          <w:rPr>
            <w:noProof/>
          </w:rPr>
          <w:instrText>HYPERLINK \l "_Toc242456383"</w:instrText>
        </w:r>
        <w:r w:rsidRPr="001E5700">
          <w:rPr>
            <w:rStyle w:val="Hyperlink"/>
            <w:noProof/>
          </w:rPr>
          <w:instrText xml:space="preserve"> </w:instrText>
        </w:r>
        <w:r w:rsidRPr="001E5700">
          <w:rPr>
            <w:rStyle w:val="Hyperlink"/>
            <w:noProof/>
          </w:rPr>
        </w:r>
        <w:r w:rsidRPr="001E5700">
          <w:rPr>
            <w:rStyle w:val="Hyperlink"/>
            <w:noProof/>
          </w:rPr>
          <w:fldChar w:fldCharType="separate"/>
        </w:r>
        <w:r w:rsidRPr="001E5700">
          <w:rPr>
            <w:rStyle w:val="Hyperlink"/>
            <w:noProof/>
          </w:rPr>
          <w:t>Pro Forma Capitalisation Table</w:t>
        </w:r>
        <w:r>
          <w:rPr>
            <w:noProof/>
            <w:webHidden/>
          </w:rPr>
          <w:tab/>
        </w:r>
        <w:r>
          <w:rPr>
            <w:noProof/>
            <w:webHidden/>
          </w:rPr>
          <w:fldChar w:fldCharType="begin"/>
        </w:r>
        <w:r>
          <w:rPr>
            <w:noProof/>
            <w:webHidden/>
          </w:rPr>
          <w:instrText xml:space="preserve"> PAGEREF _Toc242456383 \h </w:instrText>
        </w:r>
        <w:r>
          <w:rPr>
            <w:noProof/>
            <w:webHidden/>
          </w:rPr>
        </w:r>
      </w:ins>
      <w:r>
        <w:rPr>
          <w:noProof/>
          <w:webHidden/>
        </w:rPr>
        <w:fldChar w:fldCharType="separate"/>
      </w:r>
      <w:ins w:id="275" w:author="Alex Farrugia" w:date="2026-10-09T16:39:00Z" w16du:dateUtc="2026-10-09T07:09:00Z">
        <w:r>
          <w:rPr>
            <w:noProof/>
            <w:webHidden/>
          </w:rPr>
          <w:t>46</w:t>
        </w:r>
        <w:r>
          <w:rPr>
            <w:noProof/>
            <w:webHidden/>
          </w:rPr>
          <w:fldChar w:fldCharType="end"/>
        </w:r>
        <w:r w:rsidRPr="001E5700">
          <w:rPr>
            <w:rStyle w:val="Hyperlink"/>
            <w:noProof/>
          </w:rPr>
          <w:fldChar w:fldCharType="end"/>
        </w:r>
      </w:ins>
    </w:p>
    <w:p w14:paraId="5700FFE8" w14:textId="211F66B2" w:rsidR="00C45AFC" w:rsidDel="002A6D5B" w:rsidRDefault="00C45AFC">
      <w:pPr>
        <w:pStyle w:val="TOC1"/>
        <w:tabs>
          <w:tab w:val="right" w:leader="dot" w:pos="9016"/>
        </w:tabs>
        <w:rPr>
          <w:del w:id="276" w:author="Alex Farrugia" w:date="2026-10-09T16:24:00Z" w16du:dateUtc="2026-10-09T06:54:00Z"/>
          <w:rFonts w:asciiTheme="minorHAnsi" w:eastAsiaTheme="minorEastAsia" w:hAnsiTheme="minorHAnsi" w:cstheme="minorBidi"/>
          <w:noProof/>
          <w:kern w:val="2"/>
          <w:sz w:val="24"/>
        </w:rPr>
      </w:pPr>
      <w:del w:id="277" w:author="Alex Farrugia" w:date="2026-10-09T16:24:00Z" w16du:dateUtc="2026-10-09T06:54:00Z">
        <w:r w:rsidRPr="002A6D5B" w:rsidDel="002A6D5B">
          <w:rPr>
            <w:noProof/>
            <w:rPrChange w:id="278" w:author="Alex Farrugia" w:date="2026-10-09T16:24:00Z" w16du:dateUtc="2026-10-09T06:54:00Z">
              <w:rPr>
                <w:rStyle w:val="Hyperlink"/>
                <w:noProof/>
              </w:rPr>
            </w:rPrChange>
          </w:rPr>
          <w:delText>Investment Recommendation</w:delText>
        </w:r>
        <w:r w:rsidDel="002A6D5B">
          <w:rPr>
            <w:noProof/>
            <w:webHidden/>
          </w:rPr>
          <w:tab/>
          <w:delText>2</w:delText>
        </w:r>
      </w:del>
    </w:p>
    <w:p w14:paraId="5C664205" w14:textId="2927DE15" w:rsidR="00C45AFC" w:rsidDel="002A6D5B" w:rsidRDefault="00C45AFC">
      <w:pPr>
        <w:pStyle w:val="TOC1"/>
        <w:tabs>
          <w:tab w:val="right" w:leader="dot" w:pos="9016"/>
        </w:tabs>
        <w:rPr>
          <w:del w:id="279" w:author="Alex Farrugia" w:date="2026-10-09T16:24:00Z" w16du:dateUtc="2026-10-09T06:54:00Z"/>
          <w:rFonts w:asciiTheme="minorHAnsi" w:eastAsiaTheme="minorEastAsia" w:hAnsiTheme="minorHAnsi" w:cstheme="minorBidi"/>
          <w:noProof/>
          <w:kern w:val="2"/>
          <w:sz w:val="24"/>
        </w:rPr>
      </w:pPr>
      <w:del w:id="280" w:author="Alex Farrugia" w:date="2026-10-09T16:24:00Z" w16du:dateUtc="2026-10-09T06:54:00Z">
        <w:r w:rsidRPr="002A6D5B" w:rsidDel="002A6D5B">
          <w:rPr>
            <w:noProof/>
            <w:rPrChange w:id="281" w:author="Alex Farrugia" w:date="2026-10-09T16:24:00Z" w16du:dateUtc="2026-10-09T06:54:00Z">
              <w:rPr>
                <w:rStyle w:val="Hyperlink"/>
                <w:noProof/>
              </w:rPr>
            </w:rPrChange>
          </w:rPr>
          <w:delText>Disclaimer</w:delText>
        </w:r>
        <w:r w:rsidDel="002A6D5B">
          <w:rPr>
            <w:noProof/>
            <w:webHidden/>
          </w:rPr>
          <w:tab/>
          <w:delText>3</w:delText>
        </w:r>
      </w:del>
    </w:p>
    <w:p w14:paraId="59FF9261" w14:textId="604A5F46" w:rsidR="00C45AFC" w:rsidDel="002A6D5B" w:rsidRDefault="00C45AFC">
      <w:pPr>
        <w:pStyle w:val="TOC1"/>
        <w:tabs>
          <w:tab w:val="right" w:leader="dot" w:pos="9016"/>
        </w:tabs>
        <w:rPr>
          <w:del w:id="282" w:author="Alex Farrugia" w:date="2026-10-09T16:24:00Z" w16du:dateUtc="2026-10-09T06:54:00Z"/>
          <w:rFonts w:asciiTheme="minorHAnsi" w:eastAsiaTheme="minorEastAsia" w:hAnsiTheme="minorHAnsi" w:cstheme="minorBidi"/>
          <w:noProof/>
          <w:kern w:val="2"/>
          <w:sz w:val="24"/>
        </w:rPr>
      </w:pPr>
      <w:del w:id="283" w:author="Alex Farrugia" w:date="2026-10-09T16:24:00Z" w16du:dateUtc="2026-10-09T06:54:00Z">
        <w:r w:rsidRPr="002A6D5B" w:rsidDel="002A6D5B">
          <w:rPr>
            <w:noProof/>
            <w:rPrChange w:id="284" w:author="Alex Farrugia" w:date="2026-10-09T16:24:00Z" w16du:dateUtc="2026-10-09T06:54:00Z">
              <w:rPr>
                <w:rStyle w:val="Hyperlink"/>
                <w:noProof/>
              </w:rPr>
            </w:rPrChange>
          </w:rPr>
          <w:delText>Conflict of Interest Disclosure</w:delText>
        </w:r>
        <w:r w:rsidDel="002A6D5B">
          <w:rPr>
            <w:noProof/>
            <w:webHidden/>
          </w:rPr>
          <w:tab/>
          <w:delText>4</w:delText>
        </w:r>
      </w:del>
    </w:p>
    <w:p w14:paraId="3C9F87E7" w14:textId="13D02215" w:rsidR="00C45AFC" w:rsidDel="002A6D5B" w:rsidRDefault="00C45AFC">
      <w:pPr>
        <w:pStyle w:val="TOC1"/>
        <w:tabs>
          <w:tab w:val="right" w:leader="dot" w:pos="9016"/>
        </w:tabs>
        <w:rPr>
          <w:del w:id="285" w:author="Alex Farrugia" w:date="2026-10-09T16:24:00Z" w16du:dateUtc="2026-10-09T06:54:00Z"/>
          <w:rFonts w:asciiTheme="minorHAnsi" w:eastAsiaTheme="minorEastAsia" w:hAnsiTheme="minorHAnsi" w:cstheme="minorBidi"/>
          <w:noProof/>
          <w:kern w:val="2"/>
          <w:sz w:val="24"/>
        </w:rPr>
      </w:pPr>
      <w:del w:id="286" w:author="Alex Farrugia" w:date="2026-10-09T16:24:00Z" w16du:dateUtc="2026-10-09T06:54:00Z">
        <w:r w:rsidRPr="002A6D5B" w:rsidDel="002A6D5B">
          <w:rPr>
            <w:noProof/>
            <w:rPrChange w:id="287" w:author="Alex Farrugia" w:date="2026-10-09T16:24:00Z" w16du:dateUtc="2026-10-09T06:54:00Z">
              <w:rPr>
                <w:rStyle w:val="Hyperlink"/>
                <w:noProof/>
              </w:rPr>
            </w:rPrChange>
          </w:rPr>
          <w:delText>About Polybee</w:delText>
        </w:r>
        <w:r w:rsidDel="002A6D5B">
          <w:rPr>
            <w:noProof/>
            <w:webHidden/>
          </w:rPr>
          <w:tab/>
          <w:delText>6</w:delText>
        </w:r>
      </w:del>
    </w:p>
    <w:p w14:paraId="4F2D7BA3" w14:textId="60F0BCB4" w:rsidR="00C45AFC" w:rsidDel="002A6D5B" w:rsidRDefault="00C45AFC">
      <w:pPr>
        <w:pStyle w:val="TOC1"/>
        <w:tabs>
          <w:tab w:val="right" w:leader="dot" w:pos="9016"/>
        </w:tabs>
        <w:rPr>
          <w:del w:id="288" w:author="Alex Farrugia" w:date="2026-10-09T16:24:00Z" w16du:dateUtc="2026-10-09T06:54:00Z"/>
          <w:rFonts w:asciiTheme="minorHAnsi" w:eastAsiaTheme="minorEastAsia" w:hAnsiTheme="minorHAnsi" w:cstheme="minorBidi"/>
          <w:noProof/>
          <w:kern w:val="2"/>
          <w:sz w:val="24"/>
        </w:rPr>
      </w:pPr>
      <w:del w:id="289" w:author="Alex Farrugia" w:date="2026-10-09T16:24:00Z" w16du:dateUtc="2026-10-09T06:54:00Z">
        <w:r w:rsidRPr="002A6D5B" w:rsidDel="002A6D5B">
          <w:rPr>
            <w:noProof/>
            <w:rPrChange w:id="290" w:author="Alex Farrugia" w:date="2026-10-09T16:24:00Z" w16du:dateUtc="2026-10-09T06:54:00Z">
              <w:rPr>
                <w:rStyle w:val="Hyperlink"/>
                <w:noProof/>
              </w:rPr>
            </w:rPrChange>
          </w:rPr>
          <w:delText>Corporate Structure</w:delText>
        </w:r>
        <w:r w:rsidDel="002A6D5B">
          <w:rPr>
            <w:noProof/>
            <w:webHidden/>
          </w:rPr>
          <w:tab/>
          <w:delText>7</w:delText>
        </w:r>
      </w:del>
    </w:p>
    <w:p w14:paraId="1EED0A70" w14:textId="246DB369" w:rsidR="00C45AFC" w:rsidDel="002A6D5B" w:rsidRDefault="00C45AFC">
      <w:pPr>
        <w:pStyle w:val="TOC1"/>
        <w:tabs>
          <w:tab w:val="right" w:leader="dot" w:pos="9016"/>
        </w:tabs>
        <w:rPr>
          <w:del w:id="291" w:author="Alex Farrugia" w:date="2026-10-09T16:24:00Z" w16du:dateUtc="2026-10-09T06:54:00Z"/>
          <w:rFonts w:asciiTheme="minorHAnsi" w:eastAsiaTheme="minorEastAsia" w:hAnsiTheme="minorHAnsi" w:cstheme="minorBidi"/>
          <w:noProof/>
          <w:kern w:val="2"/>
          <w:sz w:val="24"/>
        </w:rPr>
      </w:pPr>
      <w:del w:id="292" w:author="Alex Farrugia" w:date="2026-10-09T16:24:00Z" w16du:dateUtc="2026-10-09T06:54:00Z">
        <w:r w:rsidRPr="002A6D5B" w:rsidDel="002A6D5B">
          <w:rPr>
            <w:noProof/>
            <w:rPrChange w:id="293" w:author="Alex Farrugia" w:date="2026-10-09T16:24:00Z" w16du:dateUtc="2026-10-09T06:54:00Z">
              <w:rPr>
                <w:rStyle w:val="Hyperlink"/>
                <w:noProof/>
              </w:rPr>
            </w:rPrChange>
          </w:rPr>
          <w:delText>Team Maturity &amp; Staffing</w:delText>
        </w:r>
        <w:r w:rsidDel="002A6D5B">
          <w:rPr>
            <w:noProof/>
            <w:webHidden/>
          </w:rPr>
          <w:tab/>
          <w:delText>8</w:delText>
        </w:r>
      </w:del>
    </w:p>
    <w:p w14:paraId="06B62596" w14:textId="36C4908B" w:rsidR="00C45AFC" w:rsidDel="002A6D5B" w:rsidRDefault="00C45AFC">
      <w:pPr>
        <w:pStyle w:val="TOC1"/>
        <w:tabs>
          <w:tab w:val="right" w:leader="dot" w:pos="9016"/>
        </w:tabs>
        <w:rPr>
          <w:del w:id="294" w:author="Alex Farrugia" w:date="2026-10-09T16:24:00Z" w16du:dateUtc="2026-10-09T06:54:00Z"/>
          <w:rFonts w:asciiTheme="minorHAnsi" w:eastAsiaTheme="minorEastAsia" w:hAnsiTheme="minorHAnsi" w:cstheme="minorBidi"/>
          <w:noProof/>
          <w:kern w:val="2"/>
          <w:sz w:val="24"/>
        </w:rPr>
      </w:pPr>
      <w:del w:id="295" w:author="Alex Farrugia" w:date="2026-10-09T16:24:00Z" w16du:dateUtc="2026-10-09T06:54:00Z">
        <w:r w:rsidRPr="002A6D5B" w:rsidDel="002A6D5B">
          <w:rPr>
            <w:noProof/>
            <w:rPrChange w:id="296" w:author="Alex Farrugia" w:date="2026-10-09T16:24:00Z" w16du:dateUtc="2026-10-09T06:54:00Z">
              <w:rPr>
                <w:rStyle w:val="Hyperlink"/>
                <w:noProof/>
              </w:rPr>
            </w:rPrChange>
          </w:rPr>
          <w:delText>Market Size &amp; Tailwinds</w:delText>
        </w:r>
        <w:r w:rsidDel="002A6D5B">
          <w:rPr>
            <w:noProof/>
            <w:webHidden/>
          </w:rPr>
          <w:tab/>
          <w:delText>12</w:delText>
        </w:r>
      </w:del>
    </w:p>
    <w:p w14:paraId="14CC9621" w14:textId="54981ABA" w:rsidR="00C45AFC" w:rsidDel="002A6D5B" w:rsidRDefault="00C45AFC">
      <w:pPr>
        <w:pStyle w:val="TOC1"/>
        <w:tabs>
          <w:tab w:val="right" w:leader="dot" w:pos="9016"/>
        </w:tabs>
        <w:rPr>
          <w:del w:id="297" w:author="Alex Farrugia" w:date="2026-10-09T16:24:00Z" w16du:dateUtc="2026-10-09T06:54:00Z"/>
          <w:rFonts w:asciiTheme="minorHAnsi" w:eastAsiaTheme="minorEastAsia" w:hAnsiTheme="minorHAnsi" w:cstheme="minorBidi"/>
          <w:noProof/>
          <w:kern w:val="2"/>
          <w:sz w:val="24"/>
        </w:rPr>
      </w:pPr>
      <w:del w:id="298" w:author="Alex Farrugia" w:date="2026-10-09T16:24:00Z" w16du:dateUtc="2026-10-09T06:54:00Z">
        <w:r w:rsidRPr="002A6D5B" w:rsidDel="002A6D5B">
          <w:rPr>
            <w:noProof/>
            <w:rPrChange w:id="299" w:author="Alex Farrugia" w:date="2026-10-09T16:24:00Z" w16du:dateUtc="2026-10-09T06:54:00Z">
              <w:rPr>
                <w:rStyle w:val="Hyperlink"/>
                <w:noProof/>
              </w:rPr>
            </w:rPrChange>
          </w:rPr>
          <w:delText>Market Tailwinds</w:delText>
        </w:r>
        <w:r w:rsidDel="002A6D5B">
          <w:rPr>
            <w:noProof/>
            <w:webHidden/>
          </w:rPr>
          <w:tab/>
          <w:delText>14</w:delText>
        </w:r>
      </w:del>
    </w:p>
    <w:p w14:paraId="07A83108" w14:textId="4D549CBE" w:rsidR="00C45AFC" w:rsidDel="002A6D5B" w:rsidRDefault="00C45AFC">
      <w:pPr>
        <w:pStyle w:val="TOC1"/>
        <w:tabs>
          <w:tab w:val="right" w:leader="dot" w:pos="9016"/>
        </w:tabs>
        <w:rPr>
          <w:del w:id="300" w:author="Alex Farrugia" w:date="2026-10-09T16:24:00Z" w16du:dateUtc="2026-10-09T06:54:00Z"/>
          <w:rFonts w:asciiTheme="minorHAnsi" w:eastAsiaTheme="minorEastAsia" w:hAnsiTheme="minorHAnsi" w:cstheme="minorBidi"/>
          <w:noProof/>
          <w:kern w:val="2"/>
          <w:sz w:val="24"/>
        </w:rPr>
      </w:pPr>
      <w:del w:id="301" w:author="Alex Farrugia" w:date="2026-10-09T16:24:00Z" w16du:dateUtc="2026-10-09T06:54:00Z">
        <w:r w:rsidRPr="002A6D5B" w:rsidDel="002A6D5B">
          <w:rPr>
            <w:noProof/>
            <w:rPrChange w:id="302" w:author="Alex Farrugia" w:date="2026-10-09T16:24:00Z" w16du:dateUtc="2026-10-09T06:54:00Z">
              <w:rPr>
                <w:rStyle w:val="Hyperlink"/>
                <w:noProof/>
              </w:rPr>
            </w:rPrChange>
          </w:rPr>
          <w:delText>Technology Assessment</w:delText>
        </w:r>
        <w:r w:rsidDel="002A6D5B">
          <w:rPr>
            <w:noProof/>
            <w:webHidden/>
          </w:rPr>
          <w:tab/>
          <w:delText>22</w:delText>
        </w:r>
      </w:del>
    </w:p>
    <w:p w14:paraId="5A6DA67E" w14:textId="785B2A9E" w:rsidR="00C45AFC" w:rsidDel="002A6D5B" w:rsidRDefault="00C45AFC">
      <w:pPr>
        <w:pStyle w:val="TOC1"/>
        <w:tabs>
          <w:tab w:val="right" w:leader="dot" w:pos="9016"/>
        </w:tabs>
        <w:rPr>
          <w:del w:id="303" w:author="Alex Farrugia" w:date="2026-10-09T16:24:00Z" w16du:dateUtc="2026-10-09T06:54:00Z"/>
          <w:rFonts w:asciiTheme="minorHAnsi" w:eastAsiaTheme="minorEastAsia" w:hAnsiTheme="minorHAnsi" w:cstheme="minorBidi"/>
          <w:noProof/>
          <w:kern w:val="2"/>
          <w:sz w:val="24"/>
        </w:rPr>
      </w:pPr>
      <w:del w:id="304" w:author="Alex Farrugia" w:date="2026-10-09T16:24:00Z" w16du:dateUtc="2026-10-09T06:54:00Z">
        <w:r w:rsidRPr="002A6D5B" w:rsidDel="002A6D5B">
          <w:rPr>
            <w:noProof/>
            <w:rPrChange w:id="305" w:author="Alex Farrugia" w:date="2026-10-09T16:24:00Z" w16du:dateUtc="2026-10-09T06:54:00Z">
              <w:rPr>
                <w:rStyle w:val="Hyperlink"/>
                <w:noProof/>
              </w:rPr>
            </w:rPrChange>
          </w:rPr>
          <w:delText>IP Ownership and Status Commentary</w:delText>
        </w:r>
        <w:r w:rsidDel="002A6D5B">
          <w:rPr>
            <w:noProof/>
            <w:webHidden/>
          </w:rPr>
          <w:tab/>
          <w:delText>24</w:delText>
        </w:r>
      </w:del>
    </w:p>
    <w:p w14:paraId="3B991E85" w14:textId="30B5EBFA" w:rsidR="00C45AFC" w:rsidDel="002A6D5B" w:rsidRDefault="00C45AFC">
      <w:pPr>
        <w:pStyle w:val="TOC1"/>
        <w:tabs>
          <w:tab w:val="right" w:leader="dot" w:pos="9016"/>
        </w:tabs>
        <w:rPr>
          <w:del w:id="306" w:author="Alex Farrugia" w:date="2026-10-09T16:24:00Z" w16du:dateUtc="2026-10-09T06:54:00Z"/>
          <w:rFonts w:asciiTheme="minorHAnsi" w:eastAsiaTheme="minorEastAsia" w:hAnsiTheme="minorHAnsi" w:cstheme="minorBidi"/>
          <w:noProof/>
          <w:kern w:val="2"/>
          <w:sz w:val="24"/>
        </w:rPr>
      </w:pPr>
      <w:del w:id="307" w:author="Alex Farrugia" w:date="2026-10-09T16:24:00Z" w16du:dateUtc="2026-10-09T06:54:00Z">
        <w:r w:rsidRPr="002A6D5B" w:rsidDel="002A6D5B">
          <w:rPr>
            <w:noProof/>
            <w:rPrChange w:id="308" w:author="Alex Farrugia" w:date="2026-10-09T16:24:00Z" w16du:dateUtc="2026-10-09T06:54:00Z">
              <w:rPr>
                <w:rStyle w:val="Hyperlink"/>
                <w:noProof/>
              </w:rPr>
            </w:rPrChange>
          </w:rPr>
          <w:delText>NT Economic Benefit</w:delText>
        </w:r>
        <w:r w:rsidDel="002A6D5B">
          <w:rPr>
            <w:noProof/>
            <w:webHidden/>
          </w:rPr>
          <w:tab/>
          <w:delText>26</w:delText>
        </w:r>
      </w:del>
    </w:p>
    <w:p w14:paraId="7C34999F" w14:textId="46BB0BBF" w:rsidR="00C45AFC" w:rsidDel="002A6D5B" w:rsidRDefault="00C45AFC">
      <w:pPr>
        <w:pStyle w:val="TOC1"/>
        <w:tabs>
          <w:tab w:val="right" w:leader="dot" w:pos="9016"/>
        </w:tabs>
        <w:rPr>
          <w:del w:id="309" w:author="Alex Farrugia" w:date="2026-10-09T16:24:00Z" w16du:dateUtc="2026-10-09T06:54:00Z"/>
          <w:rFonts w:asciiTheme="minorHAnsi" w:eastAsiaTheme="minorEastAsia" w:hAnsiTheme="minorHAnsi" w:cstheme="minorBidi"/>
          <w:noProof/>
          <w:kern w:val="2"/>
          <w:sz w:val="24"/>
        </w:rPr>
      </w:pPr>
      <w:del w:id="310" w:author="Alex Farrugia" w:date="2026-10-09T16:24:00Z" w16du:dateUtc="2026-10-09T06:54:00Z">
        <w:r w:rsidRPr="002A6D5B" w:rsidDel="002A6D5B">
          <w:rPr>
            <w:noProof/>
            <w:rPrChange w:id="311" w:author="Alex Farrugia" w:date="2026-10-09T16:24:00Z" w16du:dateUtc="2026-10-09T06:54:00Z">
              <w:rPr>
                <w:rStyle w:val="Hyperlink"/>
                <w:noProof/>
              </w:rPr>
            </w:rPrChange>
          </w:rPr>
          <w:delText>Sales Strategy</w:delText>
        </w:r>
        <w:r w:rsidDel="002A6D5B">
          <w:rPr>
            <w:noProof/>
            <w:webHidden/>
          </w:rPr>
          <w:tab/>
          <w:delText>30</w:delText>
        </w:r>
      </w:del>
    </w:p>
    <w:p w14:paraId="08F669A4" w14:textId="5ABA9EFD" w:rsidR="00C45AFC" w:rsidDel="002A6D5B" w:rsidRDefault="00C45AFC">
      <w:pPr>
        <w:pStyle w:val="TOC1"/>
        <w:tabs>
          <w:tab w:val="right" w:leader="dot" w:pos="9016"/>
        </w:tabs>
        <w:rPr>
          <w:del w:id="312" w:author="Alex Farrugia" w:date="2026-10-09T16:24:00Z" w16du:dateUtc="2026-10-09T06:54:00Z"/>
          <w:rFonts w:asciiTheme="minorHAnsi" w:eastAsiaTheme="minorEastAsia" w:hAnsiTheme="minorHAnsi" w:cstheme="minorBidi"/>
          <w:noProof/>
          <w:kern w:val="2"/>
          <w:sz w:val="24"/>
        </w:rPr>
      </w:pPr>
      <w:del w:id="313" w:author="Alex Farrugia" w:date="2026-10-09T16:24:00Z" w16du:dateUtc="2026-10-09T06:54:00Z">
        <w:r w:rsidRPr="002A6D5B" w:rsidDel="002A6D5B">
          <w:rPr>
            <w:noProof/>
            <w:rPrChange w:id="314" w:author="Alex Farrugia" w:date="2026-10-09T16:24:00Z" w16du:dateUtc="2026-10-09T06:54:00Z">
              <w:rPr>
                <w:rStyle w:val="Hyperlink"/>
                <w:noProof/>
              </w:rPr>
            </w:rPrChange>
          </w:rPr>
          <w:delText>Financial Commentary</w:delText>
        </w:r>
        <w:r w:rsidDel="002A6D5B">
          <w:rPr>
            <w:noProof/>
            <w:webHidden/>
          </w:rPr>
          <w:tab/>
          <w:delText>34</w:delText>
        </w:r>
      </w:del>
    </w:p>
    <w:p w14:paraId="703F7C3C" w14:textId="53930044" w:rsidR="00C45AFC" w:rsidDel="002A6D5B" w:rsidRDefault="00C45AFC">
      <w:pPr>
        <w:pStyle w:val="TOC1"/>
        <w:tabs>
          <w:tab w:val="right" w:leader="dot" w:pos="9016"/>
        </w:tabs>
        <w:rPr>
          <w:del w:id="315" w:author="Alex Farrugia" w:date="2026-10-09T16:24:00Z" w16du:dateUtc="2026-10-09T06:54:00Z"/>
          <w:rFonts w:asciiTheme="minorHAnsi" w:eastAsiaTheme="minorEastAsia" w:hAnsiTheme="minorHAnsi" w:cstheme="minorBidi"/>
          <w:noProof/>
          <w:kern w:val="2"/>
          <w:sz w:val="24"/>
        </w:rPr>
      </w:pPr>
      <w:del w:id="316" w:author="Alex Farrugia" w:date="2026-10-09T16:24:00Z" w16du:dateUtc="2026-10-09T06:54:00Z">
        <w:r w:rsidRPr="002A6D5B" w:rsidDel="002A6D5B">
          <w:rPr>
            <w:noProof/>
            <w:rPrChange w:id="317" w:author="Alex Farrugia" w:date="2026-10-09T16:24:00Z" w16du:dateUtc="2026-10-09T06:54:00Z">
              <w:rPr>
                <w:rStyle w:val="Hyperlink"/>
                <w:noProof/>
              </w:rPr>
            </w:rPrChange>
          </w:rPr>
          <w:delText>Exit Activity</w:delText>
        </w:r>
        <w:r w:rsidDel="002A6D5B">
          <w:rPr>
            <w:noProof/>
            <w:webHidden/>
          </w:rPr>
          <w:tab/>
          <w:delText>40</w:delText>
        </w:r>
      </w:del>
    </w:p>
    <w:p w14:paraId="4E8E0AD3" w14:textId="34A8444C" w:rsidR="00C45AFC" w:rsidDel="002A6D5B" w:rsidRDefault="00C45AFC">
      <w:pPr>
        <w:pStyle w:val="TOC1"/>
        <w:tabs>
          <w:tab w:val="right" w:leader="dot" w:pos="9016"/>
        </w:tabs>
        <w:rPr>
          <w:del w:id="318" w:author="Alex Farrugia" w:date="2026-10-09T16:24:00Z" w16du:dateUtc="2026-10-09T06:54:00Z"/>
          <w:rFonts w:asciiTheme="minorHAnsi" w:eastAsiaTheme="minorEastAsia" w:hAnsiTheme="minorHAnsi" w:cstheme="minorBidi"/>
          <w:noProof/>
          <w:kern w:val="2"/>
          <w:sz w:val="24"/>
        </w:rPr>
      </w:pPr>
      <w:del w:id="319" w:author="Alex Farrugia" w:date="2026-10-09T16:24:00Z" w16du:dateUtc="2026-10-09T06:54:00Z">
        <w:r w:rsidRPr="002A6D5B" w:rsidDel="002A6D5B">
          <w:rPr>
            <w:noProof/>
            <w:rPrChange w:id="320" w:author="Alex Farrugia" w:date="2026-10-09T16:24:00Z" w16du:dateUtc="2026-10-09T06:54:00Z">
              <w:rPr>
                <w:rStyle w:val="Hyperlink"/>
                <w:noProof/>
              </w:rPr>
            </w:rPrChange>
          </w:rPr>
          <w:delText>Returns Analysis / Valuation Cross-Check</w:delText>
        </w:r>
        <w:r w:rsidDel="002A6D5B">
          <w:rPr>
            <w:noProof/>
            <w:webHidden/>
          </w:rPr>
          <w:tab/>
          <w:delText>42</w:delText>
        </w:r>
      </w:del>
    </w:p>
    <w:p w14:paraId="3A421266" w14:textId="5605C1D2" w:rsidR="00C45AFC" w:rsidDel="002A6D5B" w:rsidRDefault="00C45AFC">
      <w:pPr>
        <w:pStyle w:val="TOC1"/>
        <w:tabs>
          <w:tab w:val="right" w:leader="dot" w:pos="9016"/>
        </w:tabs>
        <w:rPr>
          <w:del w:id="321" w:author="Alex Farrugia" w:date="2026-10-09T16:24:00Z" w16du:dateUtc="2026-10-09T06:54:00Z"/>
          <w:rFonts w:asciiTheme="minorHAnsi" w:eastAsiaTheme="minorEastAsia" w:hAnsiTheme="minorHAnsi" w:cstheme="minorBidi"/>
          <w:noProof/>
          <w:kern w:val="2"/>
          <w:sz w:val="24"/>
        </w:rPr>
      </w:pPr>
      <w:del w:id="322" w:author="Alex Farrugia" w:date="2026-10-09T16:24:00Z" w16du:dateUtc="2026-10-09T06:54:00Z">
        <w:r w:rsidRPr="002A6D5B" w:rsidDel="002A6D5B">
          <w:rPr>
            <w:noProof/>
            <w:rPrChange w:id="323" w:author="Alex Farrugia" w:date="2026-10-09T16:24:00Z" w16du:dateUtc="2026-10-09T06:54:00Z">
              <w:rPr>
                <w:rStyle w:val="Hyperlink"/>
                <w:noProof/>
              </w:rPr>
            </w:rPrChange>
          </w:rPr>
          <w:delText>Seed Round Key Risks</w:delText>
        </w:r>
        <w:r w:rsidDel="002A6D5B">
          <w:rPr>
            <w:noProof/>
            <w:webHidden/>
          </w:rPr>
          <w:tab/>
          <w:delText>43</w:delText>
        </w:r>
      </w:del>
    </w:p>
    <w:p w14:paraId="13C8B36A" w14:textId="39BC1649" w:rsidR="00C45AFC" w:rsidDel="002A6D5B" w:rsidRDefault="00C45AFC">
      <w:pPr>
        <w:pStyle w:val="TOC1"/>
        <w:tabs>
          <w:tab w:val="right" w:leader="dot" w:pos="9016"/>
        </w:tabs>
        <w:rPr>
          <w:del w:id="324" w:author="Alex Farrugia" w:date="2026-10-09T16:24:00Z" w16du:dateUtc="2026-10-09T06:54:00Z"/>
          <w:rFonts w:asciiTheme="minorHAnsi" w:eastAsiaTheme="minorEastAsia" w:hAnsiTheme="minorHAnsi" w:cstheme="minorBidi"/>
          <w:noProof/>
          <w:kern w:val="2"/>
          <w:sz w:val="24"/>
        </w:rPr>
      </w:pPr>
      <w:del w:id="325" w:author="Alex Farrugia" w:date="2026-10-09T16:24:00Z" w16du:dateUtc="2026-10-09T06:54:00Z">
        <w:r w:rsidRPr="002A6D5B" w:rsidDel="002A6D5B">
          <w:rPr>
            <w:noProof/>
            <w:rPrChange w:id="326" w:author="Alex Farrugia" w:date="2026-10-09T16:24:00Z" w16du:dateUtc="2026-10-09T06:54:00Z">
              <w:rPr>
                <w:rStyle w:val="Hyperlink"/>
                <w:noProof/>
              </w:rPr>
            </w:rPrChange>
          </w:rPr>
          <w:delText>Seed Round Use of Funds</w:delText>
        </w:r>
        <w:r w:rsidDel="002A6D5B">
          <w:rPr>
            <w:noProof/>
            <w:webHidden/>
          </w:rPr>
          <w:tab/>
          <w:delText>44</w:delText>
        </w:r>
      </w:del>
    </w:p>
    <w:p w14:paraId="77D25A29" w14:textId="657AB43D" w:rsidR="00C45AFC" w:rsidDel="002A6D5B" w:rsidRDefault="00C45AFC">
      <w:pPr>
        <w:pStyle w:val="TOC1"/>
        <w:tabs>
          <w:tab w:val="right" w:leader="dot" w:pos="9016"/>
        </w:tabs>
        <w:rPr>
          <w:del w:id="327" w:author="Alex Farrugia" w:date="2026-10-09T16:24:00Z" w16du:dateUtc="2026-10-09T06:54:00Z"/>
          <w:rFonts w:asciiTheme="minorHAnsi" w:eastAsiaTheme="minorEastAsia" w:hAnsiTheme="minorHAnsi" w:cstheme="minorBidi"/>
          <w:noProof/>
          <w:kern w:val="2"/>
          <w:sz w:val="24"/>
        </w:rPr>
      </w:pPr>
      <w:del w:id="328" w:author="Alex Farrugia" w:date="2026-10-09T16:24:00Z" w16du:dateUtc="2026-10-09T06:54:00Z">
        <w:r w:rsidRPr="002A6D5B" w:rsidDel="002A6D5B">
          <w:rPr>
            <w:noProof/>
            <w:rPrChange w:id="329" w:author="Alex Farrugia" w:date="2026-10-09T16:24:00Z" w16du:dateUtc="2026-10-09T06:54:00Z">
              <w:rPr>
                <w:rStyle w:val="Hyperlink"/>
                <w:noProof/>
              </w:rPr>
            </w:rPrChange>
          </w:rPr>
          <w:delText>Seed Round Offer Terms</w:delText>
        </w:r>
        <w:r w:rsidDel="002A6D5B">
          <w:rPr>
            <w:noProof/>
            <w:webHidden/>
          </w:rPr>
          <w:tab/>
          <w:delText>45</w:delText>
        </w:r>
      </w:del>
    </w:p>
    <w:p w14:paraId="5BD9C5B6" w14:textId="3A175D56" w:rsidR="00C45AFC" w:rsidDel="002A6D5B" w:rsidRDefault="00C45AFC">
      <w:pPr>
        <w:pStyle w:val="TOC1"/>
        <w:tabs>
          <w:tab w:val="right" w:leader="dot" w:pos="9016"/>
        </w:tabs>
        <w:rPr>
          <w:del w:id="330" w:author="Alex Farrugia" w:date="2026-10-09T16:24:00Z" w16du:dateUtc="2026-10-09T06:54:00Z"/>
          <w:rFonts w:asciiTheme="minorHAnsi" w:eastAsiaTheme="minorEastAsia" w:hAnsiTheme="minorHAnsi" w:cstheme="minorBidi"/>
          <w:noProof/>
          <w:kern w:val="2"/>
          <w:sz w:val="24"/>
        </w:rPr>
      </w:pPr>
      <w:del w:id="331" w:author="Alex Farrugia" w:date="2026-10-09T16:24:00Z" w16du:dateUtc="2026-10-09T06:54:00Z">
        <w:r w:rsidRPr="002A6D5B" w:rsidDel="002A6D5B">
          <w:rPr>
            <w:noProof/>
            <w:rPrChange w:id="332" w:author="Alex Farrugia" w:date="2026-10-09T16:24:00Z" w16du:dateUtc="2026-10-09T06:54:00Z">
              <w:rPr>
                <w:rStyle w:val="Hyperlink"/>
                <w:noProof/>
              </w:rPr>
            </w:rPrChange>
          </w:rPr>
          <w:delText>Pro Forma Capitalisation Table</w:delText>
        </w:r>
        <w:r w:rsidDel="002A6D5B">
          <w:rPr>
            <w:noProof/>
            <w:webHidden/>
          </w:rPr>
          <w:tab/>
          <w:delText>47</w:delText>
        </w:r>
      </w:del>
    </w:p>
    <w:p w14:paraId="175EE816" w14:textId="5EA2C1C2" w:rsidR="002A6D5B" w:rsidRDefault="00D26292">
      <w:pPr>
        <w:spacing w:after="160" w:line="278" w:lineRule="auto"/>
        <w:rPr>
          <w:ins w:id="333" w:author="Alex Farrugia" w:date="2026-10-09T16:39:00Z" w16du:dateUtc="2026-10-09T07:09:00Z"/>
          <w:rFonts w:cs="Arial"/>
        </w:rPr>
      </w:pPr>
      <w:r w:rsidRPr="006B4DA3">
        <w:rPr>
          <w:rFonts w:cs="Arial"/>
        </w:rPr>
        <w:fldChar w:fldCharType="end"/>
      </w:r>
      <w:r w:rsidRPr="006B4DA3">
        <w:rPr>
          <w:rFonts w:cs="Arial"/>
        </w:rPr>
        <w:br w:type="page"/>
      </w:r>
    </w:p>
    <w:p w14:paraId="71B03433" w14:textId="36781B03" w:rsidR="002A6D5B" w:rsidRPr="006B4DA3" w:rsidDel="002A6D5B" w:rsidRDefault="002A6D5B" w:rsidP="00E735E4">
      <w:pPr>
        <w:spacing w:after="120" w:line="360" w:lineRule="auto"/>
        <w:rPr>
          <w:del w:id="334" w:author="Alex Farrugia" w:date="2026-10-09T16:41:00Z" w16du:dateUtc="2026-10-09T07:11:00Z"/>
          <w:rFonts w:eastAsiaTheme="majorEastAsia" w:cs="Arial"/>
          <w:sz w:val="36"/>
          <w:szCs w:val="36"/>
          <w:lang w:val="en-US"/>
        </w:rPr>
      </w:pPr>
    </w:p>
    <w:p w14:paraId="6AD3CB58" w14:textId="1A19E5E9" w:rsidR="00A86305" w:rsidRPr="006B4DA3" w:rsidRDefault="00CD59B5" w:rsidP="009213BB">
      <w:pPr>
        <w:pStyle w:val="Heading1"/>
      </w:pPr>
      <w:bookmarkStart w:id="335" w:name="_Toc242456368"/>
      <w:r w:rsidRPr="006B4DA3">
        <w:t xml:space="preserve">About </w:t>
      </w:r>
      <w:bookmarkEnd w:id="221"/>
      <w:r w:rsidR="0099048E">
        <w:t>Polybee</w:t>
      </w:r>
      <w:bookmarkEnd w:id="335"/>
    </w:p>
    <w:p w14:paraId="27B25B32" w14:textId="77777777" w:rsidR="0053564F" w:rsidRPr="006B4DA3" w:rsidRDefault="0053564F" w:rsidP="0064318F">
      <w:pPr>
        <w:rPr>
          <w:rFonts w:cs="Arial"/>
          <w:szCs w:val="20"/>
        </w:rPr>
      </w:pPr>
    </w:p>
    <w:p w14:paraId="010C9AA9" w14:textId="77777777" w:rsidR="00F72B2D" w:rsidRDefault="00F72B2D" w:rsidP="00F72B2D">
      <w:r>
        <w:t>Founded in 2019, Polybee is a Singapore-based agritech startup that creates autonomous micro</w:t>
      </w:r>
      <w:r>
        <w:noBreakHyphen/>
        <w:t xml:space="preserve">drones. These drones use AI, computer vision, and smart automation to perform precise pollination and yield forecasting. This means that growers can boost productivity in indoor farms with less labour and more consistency. </w:t>
      </w:r>
    </w:p>
    <w:p w14:paraId="08A018C0" w14:textId="77777777" w:rsidR="00F72B2D" w:rsidRDefault="00F72B2D" w:rsidP="00F72B2D"/>
    <w:p w14:paraId="42707B1E" w14:textId="2AD6BAF6" w:rsidR="00F72B2D" w:rsidRDefault="00F72B2D" w:rsidP="00F72B2D">
      <w:r>
        <w:t xml:space="preserve">The company was founded as a spin-off from the National University of Singapore and officially incorporated in 2019, led by CEO Siddharth Jadhav. It has raised  </w:t>
      </w:r>
      <w:r w:rsidR="00AF299F">
        <w:t>~</w:t>
      </w:r>
      <w:r>
        <w:t>US 4</w:t>
      </w:r>
      <w:r w:rsidR="00C407C9">
        <w:t>m</w:t>
      </w:r>
      <w:r>
        <w:t xml:space="preserve"> from investors including Elev8, SEEDS Capital, and corporate partners</w:t>
      </w:r>
      <w:r w:rsidR="00AF299F">
        <w:t xml:space="preserve">, including the Temasek Foundation. </w:t>
      </w:r>
    </w:p>
    <w:p w14:paraId="53072BCA" w14:textId="77777777" w:rsidR="00F72B2D" w:rsidRDefault="00F72B2D" w:rsidP="00F72B2D"/>
    <w:p w14:paraId="124A2614" w14:textId="254A1B8C" w:rsidR="00F72B2D" w:rsidRDefault="00F72B2D" w:rsidP="00F72B2D">
      <w:r>
        <w:t>Polybee’s main innovation is aerodynamically controlled pollination. The drones generate targeted airflow to shake pollen loose without touching the flowers, mimicking bees while reducing the risk of damage and disease. Onboard 3D cameras and multispectral sensors collect plant data such as fruit size, stem thickness, stress levels, and estimated weight. AI models convert this data into yield forecasts and actionable insights for growers.</w:t>
      </w:r>
    </w:p>
    <w:p w14:paraId="0A70BAED" w14:textId="77777777" w:rsidR="00F72B2D" w:rsidRDefault="00F72B2D" w:rsidP="00F72B2D"/>
    <w:p w14:paraId="4EC90EDC" w14:textId="224E6C6D" w:rsidR="00F72B2D" w:rsidRPr="00F72B2D" w:rsidRDefault="00F72B2D" w:rsidP="00F72B2D">
      <w:r w:rsidRPr="00F72B2D">
        <w:t>The company offers a</w:t>
      </w:r>
      <w:r w:rsidR="006F63ED">
        <w:t>n</w:t>
      </w:r>
      <w:r w:rsidRPr="00F72B2D">
        <w:t xml:space="preserve"> </w:t>
      </w:r>
      <w:r w:rsidR="006F63ED">
        <w:t>evidence</w:t>
      </w:r>
      <w:r w:rsidRPr="00F72B2D">
        <w:t>-based pricing model</w:t>
      </w:r>
      <w:r w:rsidR="006F63ED">
        <w:t xml:space="preserve">, charging between US500-1000 per Ha per crop cycle. </w:t>
      </w:r>
      <w:r w:rsidRPr="00F72B2D">
        <w:t>It has tested its technology with overseas growers, including in the UK for strawberry pollination, and has recently expanded into Australia by establishing an ANZ headquarters in Melbourne to serve regional growers and advance R&amp;D.</w:t>
      </w:r>
    </w:p>
    <w:p w14:paraId="0B71BDC5" w14:textId="77777777" w:rsidR="00F72B2D" w:rsidRDefault="00F72B2D" w:rsidP="00F72B2D">
      <w:pPr>
        <w:rPr>
          <w:rFonts w:ascii="Times New Roman" w:hAnsi="Times New Roman"/>
          <w:sz w:val="24"/>
          <w14:ligatures w14:val="none"/>
        </w:rPr>
      </w:pPr>
    </w:p>
    <w:p w14:paraId="463FBC20" w14:textId="77777777" w:rsidR="00F72B2D" w:rsidRDefault="00F72B2D"/>
    <w:p w14:paraId="1591804E" w14:textId="77777777" w:rsidR="00F72B2D" w:rsidRDefault="00F72B2D">
      <w:pPr>
        <w:rPr>
          <w:rFonts w:cs="Arial"/>
          <w:szCs w:val="20"/>
        </w:rPr>
      </w:pPr>
    </w:p>
    <w:p w14:paraId="7F8BF511" w14:textId="3AB03943" w:rsidR="005606F8" w:rsidRPr="006B4DA3" w:rsidRDefault="005606F8">
      <w:pPr>
        <w:rPr>
          <w:rFonts w:eastAsiaTheme="majorEastAsia" w:cs="Arial"/>
          <w:szCs w:val="20"/>
          <w:lang w:val="en-US"/>
        </w:rPr>
      </w:pPr>
      <w:r w:rsidRPr="006B4DA3">
        <w:rPr>
          <w:rFonts w:cs="Arial"/>
          <w:szCs w:val="20"/>
        </w:rPr>
        <w:br w:type="page"/>
      </w:r>
    </w:p>
    <w:p w14:paraId="218D2A57" w14:textId="675A9353" w:rsidR="00DC4557" w:rsidRDefault="00DC4557" w:rsidP="006E30B5">
      <w:pPr>
        <w:pStyle w:val="Heading1"/>
      </w:pPr>
      <w:bookmarkStart w:id="336" w:name="_Toc205038632"/>
      <w:bookmarkStart w:id="337" w:name="_Toc242456369"/>
      <w:r>
        <w:lastRenderedPageBreak/>
        <w:t>Corporate Structure</w:t>
      </w:r>
      <w:bookmarkEnd w:id="337"/>
    </w:p>
    <w:p w14:paraId="2C46CF2E" w14:textId="10392667" w:rsidR="00DC4557" w:rsidRDefault="00DC4557" w:rsidP="00DC4557">
      <w:pPr>
        <w:pStyle w:val="Heading2"/>
      </w:pPr>
      <w:r>
        <w:t>Polybee Pte Ltd</w:t>
      </w:r>
    </w:p>
    <w:p w14:paraId="705AAD08" w14:textId="77777777" w:rsidR="004F2205" w:rsidRDefault="004F2205" w:rsidP="004F2205">
      <w:pPr>
        <w:rPr>
          <w:lang w:val="en-US"/>
        </w:rPr>
      </w:pPr>
    </w:p>
    <w:p w14:paraId="706B4CD7" w14:textId="61CF436D" w:rsidR="006E30B5" w:rsidRPr="002A6D5B" w:rsidRDefault="004F2205" w:rsidP="004F2205">
      <w:pPr>
        <w:rPr>
          <w:highlight w:val="yellow"/>
          <w:rPrChange w:id="338" w:author="Alex Farrugia" w:date="2026-10-09T16:25:00Z" w16du:dateUtc="2026-10-09T06:55:00Z">
            <w:rPr/>
          </w:rPrChange>
        </w:rPr>
      </w:pPr>
      <w:r w:rsidRPr="002A6D5B">
        <w:rPr>
          <w:highlight w:val="yellow"/>
          <w:rPrChange w:id="339" w:author="Alex Farrugia" w:date="2026-10-09T16:25:00Z" w16du:dateUtc="2026-10-09T06:55:00Z">
            <w:rPr/>
          </w:rPrChange>
        </w:rPr>
        <w:t>Polybee Pte Ltd is an exempt private company limited by shares, incorporated in Singapore on 13 September 2019 under the Companies Act 1967. The company is recorded as a live entity. It has a single class of ordinary shares, with an issued and paid-up share capital of SGD 1,000,000 comprising 1,000,000 ordinary shares. All shares are held by founder and CEO Siddharth Sunil Jadhav, an Indian national and Singapore resident, giving him full ownership and control. Dennis Poh Wei Song, a Singapore citizen, serves as the company secretary.</w:t>
      </w:r>
      <w:r w:rsidR="006E30B5" w:rsidRPr="002A6D5B">
        <w:rPr>
          <w:highlight w:val="yellow"/>
          <w:rPrChange w:id="340" w:author="Alex Farrugia" w:date="2026-10-09T16:25:00Z" w16du:dateUtc="2026-10-09T06:55:00Z">
            <w:rPr/>
          </w:rPrChange>
        </w:rPr>
        <w:t xml:space="preserve"> From a compliance and governance perspective, the company holds a Certificate of Good Standing from ACRA dated 9 August 2025, confirming it is properly incorporated, active, and in compliance with its statutory obligations. </w:t>
      </w:r>
    </w:p>
    <w:p w14:paraId="69A54FC2" w14:textId="77777777" w:rsidR="00DC4557" w:rsidRPr="002A6D5B" w:rsidRDefault="00DC4557" w:rsidP="00DC4557">
      <w:pPr>
        <w:rPr>
          <w:highlight w:val="yellow"/>
          <w:rPrChange w:id="341" w:author="Alex Farrugia" w:date="2026-10-09T16:25:00Z" w16du:dateUtc="2026-10-09T06:55:00Z">
            <w:rPr/>
          </w:rPrChange>
        </w:rPr>
      </w:pPr>
    </w:p>
    <w:p w14:paraId="4BBE003A" w14:textId="77777777" w:rsidR="00DC4557" w:rsidRPr="002A6D5B" w:rsidRDefault="00DC4557" w:rsidP="00DC4557">
      <w:pPr>
        <w:pStyle w:val="Heading2"/>
        <w:rPr>
          <w:highlight w:val="yellow"/>
          <w:rPrChange w:id="342" w:author="Alex Farrugia" w:date="2026-10-09T16:25:00Z" w16du:dateUtc="2026-10-09T06:55:00Z">
            <w:rPr/>
          </w:rPrChange>
        </w:rPr>
      </w:pPr>
      <w:r w:rsidRPr="002A6D5B">
        <w:rPr>
          <w:highlight w:val="yellow"/>
          <w:rPrChange w:id="343" w:author="Alex Farrugia" w:date="2026-10-09T16:25:00Z" w16du:dateUtc="2026-10-09T06:55:00Z">
            <w:rPr/>
          </w:rPrChange>
        </w:rPr>
        <w:t>Polybee Australia Pty Ltd</w:t>
      </w:r>
    </w:p>
    <w:p w14:paraId="3D41E697" w14:textId="1645F6AD" w:rsidR="00DC4557" w:rsidRPr="00DC4557" w:rsidRDefault="00DC4557" w:rsidP="00DC4557">
      <w:pPr>
        <w:spacing w:before="100" w:beforeAutospacing="1" w:after="100" w:afterAutospacing="1"/>
        <w:rPr>
          <w:rFonts w:cs="Arial"/>
          <w:szCs w:val="20"/>
          <w14:ligatures w14:val="none"/>
        </w:rPr>
      </w:pPr>
      <w:r w:rsidRPr="002A6D5B">
        <w:rPr>
          <w:rFonts w:cs="Arial"/>
          <w:szCs w:val="20"/>
          <w:highlight w:val="yellow"/>
          <w14:ligatures w14:val="none"/>
          <w:rPrChange w:id="344" w:author="Alex Farrugia" w:date="2026-10-09T16:25:00Z" w16du:dateUtc="2026-10-09T06:55:00Z">
            <w:rPr>
              <w:rFonts w:cs="Arial"/>
              <w:szCs w:val="20"/>
              <w14:ligatures w14:val="none"/>
            </w:rPr>
          </w:rPrChange>
        </w:rPr>
        <w:t>Polybee Australia Pty Ltd (ACN 65 683 205 978) presents a straightforward corporate and compliance profile, with no immediate red flags. Its wholly owned structure ensures full strategic and operational control by the Singapore-incorporated parent, Polybee Pte Ltd, aligning the subsidiary’s activities with group objectives.</w:t>
      </w:r>
      <w:r w:rsidR="006E30B5" w:rsidRPr="002A6D5B">
        <w:rPr>
          <w:rFonts w:cs="Arial"/>
          <w:szCs w:val="20"/>
          <w:highlight w:val="yellow"/>
          <w14:ligatures w14:val="none"/>
          <w:rPrChange w:id="345" w:author="Alex Farrugia" w:date="2026-10-09T16:25:00Z" w16du:dateUtc="2026-10-09T06:55:00Z">
            <w:rPr>
              <w:rFonts w:cs="Arial"/>
              <w:szCs w:val="20"/>
              <w14:ligatures w14:val="none"/>
            </w:rPr>
          </w:rPrChange>
        </w:rPr>
        <w:t xml:space="preserve"> </w:t>
      </w:r>
      <w:r w:rsidRPr="002A6D5B">
        <w:rPr>
          <w:rFonts w:cs="Arial"/>
          <w:szCs w:val="20"/>
          <w:highlight w:val="yellow"/>
          <w14:ligatures w14:val="none"/>
          <w:rPrChange w:id="346" w:author="Alex Farrugia" w:date="2026-10-09T16:25:00Z" w16du:dateUtc="2026-10-09T06:55:00Z">
            <w:rPr>
              <w:rFonts w:cs="Arial"/>
              <w:szCs w:val="20"/>
              <w14:ligatures w14:val="none"/>
            </w:rPr>
          </w:rPrChange>
        </w:rPr>
        <w:t>The single-shareholder</w:t>
      </w:r>
      <w:r w:rsidR="004F2205" w:rsidRPr="002A6D5B">
        <w:rPr>
          <w:rFonts w:cs="Arial"/>
          <w:szCs w:val="20"/>
          <w:highlight w:val="yellow"/>
          <w14:ligatures w14:val="none"/>
          <w:rPrChange w:id="347" w:author="Alex Farrugia" w:date="2026-10-09T16:25:00Z" w16du:dateUtc="2026-10-09T06:55:00Z">
            <w:rPr>
              <w:rFonts w:cs="Arial"/>
              <w:szCs w:val="20"/>
              <w14:ligatures w14:val="none"/>
            </w:rPr>
          </w:rPrChange>
        </w:rPr>
        <w:t xml:space="preserve"> (Polybee Pte Ltd)</w:t>
      </w:r>
      <w:r w:rsidRPr="002A6D5B">
        <w:rPr>
          <w:rFonts w:cs="Arial"/>
          <w:szCs w:val="20"/>
          <w:highlight w:val="yellow"/>
          <w14:ligatures w14:val="none"/>
          <w:rPrChange w:id="348" w:author="Alex Farrugia" w:date="2026-10-09T16:25:00Z" w16du:dateUtc="2026-10-09T06:55:00Z">
            <w:rPr>
              <w:rFonts w:cs="Arial"/>
              <w:szCs w:val="20"/>
              <w14:ligatures w14:val="none"/>
            </w:rPr>
          </w:rPrChange>
        </w:rPr>
        <w:t xml:space="preserve">, dual-director arrangement simplifies governance </w:t>
      </w:r>
      <w:r w:rsidR="004F2205" w:rsidRPr="002A6D5B">
        <w:rPr>
          <w:rFonts w:cs="Arial"/>
          <w:szCs w:val="20"/>
          <w:highlight w:val="yellow"/>
          <w14:ligatures w14:val="none"/>
          <w:rPrChange w:id="349" w:author="Alex Farrugia" w:date="2026-10-09T16:25:00Z" w16du:dateUtc="2026-10-09T06:55:00Z">
            <w:rPr>
              <w:rFonts w:cs="Arial"/>
              <w:szCs w:val="20"/>
              <w14:ligatures w14:val="none"/>
            </w:rPr>
          </w:rPrChange>
        </w:rPr>
        <w:t>with the nominee director Riten Patel providing assurance of compliance with the Australian-resident director requirement.</w:t>
      </w:r>
      <w:r w:rsidR="006E30B5" w:rsidRPr="002A6D5B">
        <w:rPr>
          <w:rFonts w:cs="Arial"/>
          <w:szCs w:val="20"/>
          <w:highlight w:val="yellow"/>
          <w14:ligatures w14:val="none"/>
          <w:rPrChange w:id="350" w:author="Alex Farrugia" w:date="2026-10-09T16:25:00Z" w16du:dateUtc="2026-10-09T06:55:00Z">
            <w:rPr>
              <w:rFonts w:cs="Arial"/>
              <w:szCs w:val="20"/>
              <w14:ligatures w14:val="none"/>
            </w:rPr>
          </w:rPrChange>
        </w:rPr>
        <w:t xml:space="preserve"> </w:t>
      </w:r>
      <w:r w:rsidRPr="002A6D5B">
        <w:rPr>
          <w:rFonts w:cs="Arial"/>
          <w:szCs w:val="20"/>
          <w:highlight w:val="yellow"/>
          <w14:ligatures w14:val="none"/>
          <w:rPrChange w:id="351" w:author="Alex Farrugia" w:date="2026-10-09T16:25:00Z" w16du:dateUtc="2026-10-09T06:55:00Z">
            <w:rPr>
              <w:rFonts w:cs="Arial"/>
              <w:szCs w:val="20"/>
              <w14:ligatures w14:val="none"/>
            </w:rPr>
          </w:rPrChange>
        </w:rPr>
        <w:t>From a compliance perspective, the company holds all required Australian registrations, including ACN, ABN, TFN, and GST registration, with appropriate quarterly reporting arrangements. Overall, the subsidiary’s legal and governance framework is sound, but given its early stage and tight control, ongoing monitoring of governance practices, director performance, and compliance milestones will be important for investors.</w:t>
      </w:r>
    </w:p>
    <w:p w14:paraId="190E5502" w14:textId="30ABD959" w:rsidR="00DC4557" w:rsidRPr="00DC4557" w:rsidRDefault="00DC4557" w:rsidP="00DC4557">
      <w:pPr>
        <w:pStyle w:val="Heading2"/>
        <w:rPr>
          <w:sz w:val="20"/>
          <w:szCs w:val="20"/>
        </w:rPr>
      </w:pPr>
      <w:r w:rsidRPr="00DC4557">
        <w:rPr>
          <w:sz w:val="20"/>
          <w:szCs w:val="20"/>
        </w:rPr>
        <w:br w:type="page"/>
      </w:r>
    </w:p>
    <w:p w14:paraId="20CBEAE7" w14:textId="043FA7A0" w:rsidR="00343FF0" w:rsidRDefault="00A86305" w:rsidP="002C617E">
      <w:pPr>
        <w:pStyle w:val="Heading1"/>
      </w:pPr>
      <w:bookmarkStart w:id="352" w:name="_Toc242456370"/>
      <w:r w:rsidRPr="006B4DA3">
        <w:lastRenderedPageBreak/>
        <w:t>Team</w:t>
      </w:r>
      <w:r w:rsidR="00004E77" w:rsidRPr="006B4DA3">
        <w:t xml:space="preserve"> Maturity</w:t>
      </w:r>
      <w:r w:rsidRPr="006B4DA3">
        <w:t xml:space="preserve"> &amp; Staffing</w:t>
      </w:r>
      <w:bookmarkEnd w:id="336"/>
      <w:bookmarkEnd w:id="352"/>
    </w:p>
    <w:p w14:paraId="07D07751" w14:textId="2F1B14A0" w:rsidR="00D4185E" w:rsidRPr="00D4185E" w:rsidRDefault="00D4185E" w:rsidP="00D4185E">
      <w:pPr>
        <w:spacing w:before="100" w:beforeAutospacing="1" w:after="100" w:afterAutospacing="1"/>
        <w:rPr>
          <w:rFonts w:cs="Arial"/>
          <w:szCs w:val="20"/>
          <w14:ligatures w14:val="none"/>
        </w:rPr>
      </w:pPr>
      <w:r w:rsidRPr="00D4185E">
        <w:rPr>
          <w:rFonts w:cs="Arial"/>
          <w:szCs w:val="20"/>
          <w14:ligatures w14:val="none"/>
        </w:rPr>
        <w:t>Polybee’s leadership team combines deep technical expertise in robotics, AI, and agricultural automation with extensive agribusiness and global seed industry experience. CEO and founder Siddharth Jadhav brings a strong R&amp;D background from NUS and seven years of product development in ag robotics, while VP of Commercial Operations Pankaj Malik adds over two decades in senior roles at Bayer, DuPont, and Monsanto. VP of Engineering Samir Otiv, a former founder and IIT graduate, has scaled industrial automation platforms globally. Strategic advisors include John Purcell, ex-</w:t>
      </w:r>
      <w:proofErr w:type="gramStart"/>
      <w:r w:rsidRPr="00D4185E">
        <w:rPr>
          <w:rFonts w:cs="Arial"/>
          <w:szCs w:val="20"/>
          <w14:ligatures w14:val="none"/>
        </w:rPr>
        <w:t>Bayer</w:t>
      </w:r>
      <w:proofErr w:type="gramEnd"/>
      <w:r w:rsidRPr="00D4185E">
        <w:rPr>
          <w:rFonts w:cs="Arial"/>
          <w:szCs w:val="20"/>
          <w14:ligatures w14:val="none"/>
        </w:rPr>
        <w:t xml:space="preserve"> and Monsanto R&amp;D leader with 35 years in vegetable crop innovation, and Jorge Heraud, co-founder of Blue River Technology, acquired by John Deere for US 305m, with extensive experience in ag robotics and autonomy. </w:t>
      </w:r>
    </w:p>
    <w:p w14:paraId="6748406A" w14:textId="637E1F16" w:rsidR="00D4185E" w:rsidRPr="00D4185E" w:rsidRDefault="00D4185E" w:rsidP="00D4185E">
      <w:pPr>
        <w:spacing w:before="100" w:beforeAutospacing="1" w:after="100" w:afterAutospacing="1"/>
        <w:rPr>
          <w:rFonts w:cs="Arial"/>
          <w:szCs w:val="20"/>
          <w14:ligatures w14:val="none"/>
        </w:rPr>
      </w:pPr>
      <w:r w:rsidRPr="00D4185E">
        <w:rPr>
          <w:rFonts w:cs="Arial"/>
          <w:szCs w:val="20"/>
          <w14:ligatures w14:val="none"/>
        </w:rPr>
        <w:t>The current board structure lists Jadhav as the sole director, which centralises control; as part of the priced seed round, appointing a Paspalis representative could strengthen governance, oversight, and strategic alignment.</w:t>
      </w:r>
    </w:p>
    <w:p w14:paraId="4073B9C9" w14:textId="5CAC0BA8" w:rsidR="00BE12A2" w:rsidRDefault="00BE12A2" w:rsidP="00BE12A2">
      <w:pPr>
        <w:pStyle w:val="Heading2"/>
      </w:pPr>
      <w:r>
        <w:t>Sidd Jadhav, CEO</w:t>
      </w:r>
    </w:p>
    <w:p w14:paraId="637A8850" w14:textId="0364789C" w:rsidR="008F25F3" w:rsidRDefault="00F72B2D" w:rsidP="00F72B2D">
      <w:r w:rsidRPr="00F72B2D">
        <w:t>Siddharth</w:t>
      </w:r>
      <w:r>
        <w:t xml:space="preserve"> Jadhav is the founder and CEO of Polybee, an agritech company that utilises</w:t>
      </w:r>
      <w:r w:rsidRPr="00F72B2D">
        <w:t xml:space="preserve"> drone technology to enhance pollination and yield forecasting in controlled-environment agriculture. He holds a background as a research scientist at the National University of Singapore (NUS), where he worked on drone dynamics, control systems, and automation. That experience helped set the stage for launching Polybee in 2019 as a NUS spin-off venture.</w:t>
      </w:r>
    </w:p>
    <w:p w14:paraId="3B9B6462" w14:textId="77777777" w:rsidR="00F72B2D" w:rsidRPr="00F72B2D" w:rsidRDefault="00F72B2D" w:rsidP="00F72B2D"/>
    <w:p w14:paraId="2A6E766D" w14:textId="77777777" w:rsidR="00F72B2D" w:rsidRDefault="00F72B2D" w:rsidP="00F72B2D">
      <w:r w:rsidRPr="00F72B2D">
        <w:t>He began his career as a research scientist at the National University of Singapore, working on drone dynamics, control systems, and automation. He holds a degree in chemical engineering from the Birla Institute of Technology and Science, Pilani, and moved into entrepreneurship through the Lean LaunchPad programme.</w:t>
      </w:r>
    </w:p>
    <w:p w14:paraId="290B4F19" w14:textId="77777777" w:rsidR="00F72B2D" w:rsidRPr="00F72B2D" w:rsidRDefault="00F72B2D" w:rsidP="00F72B2D"/>
    <w:p w14:paraId="6AC20BA3" w14:textId="77777777" w:rsidR="00F72B2D" w:rsidRPr="00F72B2D" w:rsidRDefault="00F72B2D" w:rsidP="00F72B2D">
      <w:r w:rsidRPr="00F72B2D">
        <w:t>Siddharth has more than seven years of experience leading product development in robotics, AI, and automation for agriculture. At Polybee, he drives innovation in autonomous micro-drone systems that use targeted airflow to pollinate plants without contact, reducing the risk of damage and disease. These drones also gather plant data for yield forecasting through computer vision and AI.</w:t>
      </w:r>
    </w:p>
    <w:p w14:paraId="6B2C4C35" w14:textId="77777777" w:rsidR="00F72B2D" w:rsidRPr="00F72B2D" w:rsidRDefault="00F72B2D" w:rsidP="00F72B2D"/>
    <w:p w14:paraId="4C12DC6F" w14:textId="77777777" w:rsidR="00F72B2D" w:rsidRPr="002C5C62" w:rsidRDefault="00F72B2D" w:rsidP="00F72B2D">
      <w:r w:rsidRPr="002C5C62">
        <w:t>Under his leadership, Polybee has expanded internationally, including the opening of its ANZ headquarters in Melbourne to advance research and partnerships with growers in the region.</w:t>
      </w:r>
    </w:p>
    <w:p w14:paraId="1C38099B" w14:textId="1CDC4BEE" w:rsidR="00BE12A2" w:rsidRPr="002C5C62" w:rsidRDefault="00A0229F" w:rsidP="00BE12A2">
      <w:pPr>
        <w:pStyle w:val="Heading2"/>
      </w:pPr>
      <w:r w:rsidRPr="002C5C62">
        <w:t>Pankaj Malik, VP Operations (Ex Bayer, Monsanto, Du Pont)</w:t>
      </w:r>
    </w:p>
    <w:p w14:paraId="6D62FA36" w14:textId="77777777" w:rsidR="00A0229F" w:rsidRPr="00A0229F" w:rsidRDefault="00A0229F" w:rsidP="00A0229F">
      <w:pPr>
        <w:spacing w:before="100" w:beforeAutospacing="1" w:after="100" w:afterAutospacing="1"/>
        <w:rPr>
          <w:rFonts w:cs="Arial"/>
          <w:szCs w:val="20"/>
          <w14:ligatures w14:val="none"/>
        </w:rPr>
      </w:pPr>
      <w:r w:rsidRPr="00A0229F">
        <w:rPr>
          <w:rFonts w:cs="Arial"/>
          <w:szCs w:val="20"/>
          <w14:ligatures w14:val="none"/>
        </w:rPr>
        <w:t>Pankaj Malik has over two decades of leadership experience in the global agribusiness sector, specialising in seeds, crop science, and technology-driven market growth. He joined Polybee in January 2023 to lead commercial operations, with responsibility for scaling yield estimation and autonomous pollination solutions in Australia, New Zealand, Europe, and North America.</w:t>
      </w:r>
    </w:p>
    <w:p w14:paraId="0925CD6D" w14:textId="6EAA2F40" w:rsidR="00A0229F" w:rsidRPr="00A0229F" w:rsidRDefault="00A0229F" w:rsidP="00A0229F">
      <w:pPr>
        <w:spacing w:before="100" w:beforeAutospacing="1" w:after="100" w:afterAutospacing="1"/>
        <w:rPr>
          <w:rFonts w:cs="Arial"/>
          <w:szCs w:val="20"/>
          <w14:ligatures w14:val="none"/>
        </w:rPr>
      </w:pPr>
      <w:r w:rsidRPr="00A0229F">
        <w:rPr>
          <w:rFonts w:cs="Arial"/>
          <w:szCs w:val="20"/>
          <w14:ligatures w14:val="none"/>
        </w:rPr>
        <w:t xml:space="preserve">Prior to Polybee, Pankaj was Regional Director for </w:t>
      </w:r>
      <w:proofErr w:type="gramStart"/>
      <w:r w:rsidRPr="00A0229F">
        <w:rPr>
          <w:rFonts w:cs="Arial"/>
          <w:szCs w:val="20"/>
          <w14:ligatures w14:val="none"/>
        </w:rPr>
        <w:t>South</w:t>
      </w:r>
      <w:r w:rsidRPr="002C5C62">
        <w:rPr>
          <w:rFonts w:cs="Arial"/>
          <w:szCs w:val="20"/>
          <w14:ligatures w14:val="none"/>
        </w:rPr>
        <w:t xml:space="preserve"> </w:t>
      </w:r>
      <w:r w:rsidRPr="00A0229F">
        <w:rPr>
          <w:rFonts w:cs="Arial"/>
          <w:szCs w:val="20"/>
          <w14:ligatures w14:val="none"/>
        </w:rPr>
        <w:t>East</w:t>
      </w:r>
      <w:proofErr w:type="gramEnd"/>
      <w:r w:rsidRPr="00A0229F">
        <w:rPr>
          <w:rFonts w:cs="Arial"/>
          <w:szCs w:val="20"/>
          <w14:ligatures w14:val="none"/>
        </w:rPr>
        <w:t xml:space="preserve"> Asia at Enza Zaden, overseeing marketing, sales, R&amp;D, supply chain, and finance functions across multiple countries. He previously held senior positions at Bayer Crop Science, including Head of Seed Business for Indonesia and Malaysia, and Head of Marketing for rice seeds and traits in India. His earlier career includes commercial leadership roles at DuPont and Monsanto.</w:t>
      </w:r>
    </w:p>
    <w:p w14:paraId="77A93293" w14:textId="11E3A536" w:rsidR="00BE12A2" w:rsidRPr="002C5C62" w:rsidRDefault="00A0229F" w:rsidP="00A0229F">
      <w:pPr>
        <w:spacing w:before="100" w:beforeAutospacing="1" w:after="100" w:afterAutospacing="1"/>
        <w:rPr>
          <w:rFonts w:cs="Arial"/>
          <w:szCs w:val="20"/>
          <w14:ligatures w14:val="none"/>
        </w:rPr>
      </w:pPr>
      <w:r w:rsidRPr="00A0229F">
        <w:rPr>
          <w:rFonts w:cs="Arial"/>
          <w:szCs w:val="20"/>
          <w14:ligatures w14:val="none"/>
        </w:rPr>
        <w:lastRenderedPageBreak/>
        <w:t>Pankaj is also a Council Member of the World Agriculture Forum, contributing to global policy and innovation initiatives for sustainable agriculture. His career reflects a consistent ability to deliver commercial growth by aligning advanced agricultural technologies with market needs.</w:t>
      </w:r>
    </w:p>
    <w:p w14:paraId="56AC8D6A" w14:textId="2929E05D" w:rsidR="00BE12A2" w:rsidRPr="002C5C62" w:rsidRDefault="00A0229F" w:rsidP="00BE12A2">
      <w:pPr>
        <w:pStyle w:val="Heading2"/>
      </w:pPr>
      <w:r w:rsidRPr="002C5C62">
        <w:t>Samir Otiv, VP Engineering (Ex-</w:t>
      </w:r>
      <w:r w:rsidR="002C5C62" w:rsidRPr="002C5C62">
        <w:t>Founder</w:t>
      </w:r>
      <w:r w:rsidRPr="002C5C62">
        <w:t xml:space="preserve">, </w:t>
      </w:r>
      <w:r w:rsidR="002C5C62" w:rsidRPr="002C5C62">
        <w:t>Ex IIT)</w:t>
      </w:r>
    </w:p>
    <w:p w14:paraId="7478AAE2" w14:textId="77777777" w:rsidR="00A0229F" w:rsidRPr="00A0229F" w:rsidRDefault="00A0229F" w:rsidP="00A0229F">
      <w:pPr>
        <w:spacing w:before="100" w:beforeAutospacing="1" w:after="100" w:afterAutospacing="1"/>
        <w:rPr>
          <w:rFonts w:cs="Arial"/>
          <w:szCs w:val="20"/>
          <w14:ligatures w14:val="none"/>
        </w:rPr>
      </w:pPr>
      <w:r w:rsidRPr="00A0229F">
        <w:rPr>
          <w:rFonts w:cs="Arial"/>
          <w:szCs w:val="20"/>
          <w14:ligatures w14:val="none"/>
        </w:rPr>
        <w:t>Samir Otiv joined Polybee in May 2025 as Vice President of Engineering, leading the development and scaling of the company’s autonomous pollination and yield forecasting technologies for the global fresh produce sector. His role focuses on delivering high-impact agricultural automation solutions that increase yields, reduce waste, and improve operational efficiency for growers in Australia, New Zealand, the United States, and other key markets.</w:t>
      </w:r>
    </w:p>
    <w:p w14:paraId="54409A15" w14:textId="77777777" w:rsidR="00A0229F" w:rsidRPr="00A0229F" w:rsidRDefault="00A0229F" w:rsidP="00A0229F">
      <w:pPr>
        <w:spacing w:before="100" w:beforeAutospacing="1" w:after="100" w:afterAutospacing="1"/>
        <w:rPr>
          <w:rFonts w:cs="Arial"/>
          <w:szCs w:val="20"/>
          <w14:ligatures w14:val="none"/>
        </w:rPr>
      </w:pPr>
      <w:r w:rsidRPr="00A0229F">
        <w:rPr>
          <w:rFonts w:cs="Arial"/>
          <w:szCs w:val="20"/>
          <w14:ligatures w14:val="none"/>
        </w:rPr>
        <w:t>Before Polybee, Samir spent nearly a decade as Chief Technology Officer at Maximl, a venture-backed industrial technology startup providing intelligent field automation for deskless workers in heavy industries such as oil and gas and chemicals. He oversaw product strategy, engineering execution, and platform development, building scalable solutions for collaborative project management, connected worker systems, and sustainability initiatives.</w:t>
      </w:r>
    </w:p>
    <w:p w14:paraId="0AFA76F4" w14:textId="547C1A83" w:rsidR="00D6305E" w:rsidRPr="002C5C62" w:rsidRDefault="00A0229F" w:rsidP="00A0229F">
      <w:pPr>
        <w:spacing w:before="100" w:beforeAutospacing="1" w:after="100" w:afterAutospacing="1"/>
        <w:rPr>
          <w:rFonts w:cs="Arial"/>
          <w:szCs w:val="20"/>
          <w14:ligatures w14:val="none"/>
        </w:rPr>
      </w:pPr>
      <w:r w:rsidRPr="00A0229F">
        <w:rPr>
          <w:rFonts w:cs="Arial"/>
          <w:szCs w:val="20"/>
          <w14:ligatures w14:val="none"/>
        </w:rPr>
        <w:t>Earlier in his career, Samir held research internships at Intel Corporation and Tata Research Development and Design Centre, working in CPU architecture optimisation and applied research. He holds a Dual Degree (BTech &amp; MTech) in Computer Science and Engineering from the Indian Institute of Technology, Madras. His background in industrial automation, AI-driven platforms, and scaling complex technology products positions him to drive Polybee’s engineering and product innovation agenda.</w:t>
      </w:r>
    </w:p>
    <w:p w14:paraId="4B417ED1" w14:textId="36589C58" w:rsidR="002F57D7" w:rsidRPr="002C5C62" w:rsidRDefault="00A0229F" w:rsidP="00D6305E">
      <w:pPr>
        <w:pStyle w:val="Heading2"/>
      </w:pPr>
      <w:r w:rsidRPr="002C5C62">
        <w:t>Polybee Team</w:t>
      </w:r>
    </w:p>
    <w:p w14:paraId="41A78036" w14:textId="77777777" w:rsidR="002F57D7" w:rsidRDefault="002F57D7" w:rsidP="002F57D7">
      <w:pPr>
        <w:rPr>
          <w:highlight w:val="yellow"/>
          <w:lang w:val="en-US"/>
        </w:rPr>
      </w:pPr>
    </w:p>
    <w:tbl>
      <w:tblPr>
        <w:tblStyle w:val="PlainTable2"/>
        <w:tblW w:w="8687" w:type="dxa"/>
        <w:tblLook w:val="04A0" w:firstRow="1" w:lastRow="0" w:firstColumn="1" w:lastColumn="0" w:noHBand="0" w:noVBand="1"/>
      </w:tblPr>
      <w:tblGrid>
        <w:gridCol w:w="2307"/>
        <w:gridCol w:w="2873"/>
        <w:gridCol w:w="1867"/>
        <w:gridCol w:w="1640"/>
      </w:tblGrid>
      <w:tr w:rsidR="002F57D7" w:rsidRPr="002F57D7" w14:paraId="7EB398C8" w14:textId="77777777" w:rsidTr="002F57D7">
        <w:trPr>
          <w:cnfStyle w:val="100000000000" w:firstRow="1" w:lastRow="0" w:firstColumn="0" w:lastColumn="0" w:oddVBand="0" w:evenVBand="0" w:oddHBand="0"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2307" w:type="dxa"/>
            <w:noWrap/>
            <w:hideMark/>
          </w:tcPr>
          <w:p w14:paraId="2D900720" w14:textId="77777777" w:rsidR="002F57D7" w:rsidRPr="002F57D7" w:rsidRDefault="002F57D7" w:rsidP="002F57D7">
            <w:pPr>
              <w:spacing w:beforeLines="60" w:before="144" w:afterLines="60" w:after="144"/>
              <w:rPr>
                <w:rFonts w:cs="Arial"/>
                <w:color w:val="000000"/>
                <w:szCs w:val="20"/>
                <w14:ligatures w14:val="none"/>
              </w:rPr>
            </w:pPr>
            <w:r w:rsidRPr="002F57D7">
              <w:rPr>
                <w:rFonts w:cs="Arial"/>
                <w:color w:val="000000"/>
                <w:szCs w:val="20"/>
                <w14:ligatures w14:val="none"/>
              </w:rPr>
              <w:t>Name</w:t>
            </w:r>
          </w:p>
        </w:tc>
        <w:tc>
          <w:tcPr>
            <w:tcW w:w="2873" w:type="dxa"/>
            <w:noWrap/>
            <w:hideMark/>
          </w:tcPr>
          <w:p w14:paraId="096E206F" w14:textId="77777777" w:rsidR="002F57D7" w:rsidRPr="002F57D7" w:rsidRDefault="002F57D7" w:rsidP="002F57D7">
            <w:pPr>
              <w:spacing w:beforeLines="60" w:before="144" w:afterLines="60" w:after="144"/>
              <w:cnfStyle w:val="100000000000" w:firstRow="1" w:lastRow="0" w:firstColumn="0" w:lastColumn="0" w:oddVBand="0" w:evenVBand="0" w:oddHBand="0" w:evenHBand="0" w:firstRowFirstColumn="0" w:firstRowLastColumn="0" w:lastRowFirstColumn="0" w:lastRowLastColumn="0"/>
              <w:rPr>
                <w:rFonts w:cs="Arial"/>
                <w:color w:val="000000"/>
                <w:szCs w:val="20"/>
                <w14:ligatures w14:val="none"/>
              </w:rPr>
            </w:pPr>
            <w:r w:rsidRPr="002F57D7">
              <w:rPr>
                <w:rFonts w:cs="Arial"/>
                <w:color w:val="000000"/>
                <w:szCs w:val="20"/>
                <w14:ligatures w14:val="none"/>
              </w:rPr>
              <w:t>Role</w:t>
            </w:r>
          </w:p>
        </w:tc>
        <w:tc>
          <w:tcPr>
            <w:tcW w:w="1867" w:type="dxa"/>
            <w:noWrap/>
            <w:hideMark/>
          </w:tcPr>
          <w:p w14:paraId="60DEFE14" w14:textId="77777777" w:rsidR="002F57D7" w:rsidRPr="002F57D7" w:rsidRDefault="002F57D7" w:rsidP="002F57D7">
            <w:pPr>
              <w:spacing w:beforeLines="60" w:before="144" w:afterLines="60" w:after="144"/>
              <w:cnfStyle w:val="100000000000" w:firstRow="1" w:lastRow="0" w:firstColumn="0" w:lastColumn="0" w:oddVBand="0" w:evenVBand="0" w:oddHBand="0" w:evenHBand="0" w:firstRowFirstColumn="0" w:firstRowLastColumn="0" w:lastRowFirstColumn="0" w:lastRowLastColumn="0"/>
              <w:rPr>
                <w:rFonts w:cs="Arial"/>
                <w:color w:val="000000"/>
                <w:szCs w:val="20"/>
                <w14:ligatures w14:val="none"/>
              </w:rPr>
            </w:pPr>
            <w:r w:rsidRPr="002F57D7">
              <w:rPr>
                <w:rFonts w:cs="Arial"/>
                <w:color w:val="000000"/>
                <w:szCs w:val="20"/>
                <w14:ligatures w14:val="none"/>
              </w:rPr>
              <w:t>Role Type</w:t>
            </w:r>
          </w:p>
        </w:tc>
        <w:tc>
          <w:tcPr>
            <w:tcW w:w="1640" w:type="dxa"/>
            <w:noWrap/>
            <w:hideMark/>
          </w:tcPr>
          <w:p w14:paraId="65C62CDA" w14:textId="77777777" w:rsidR="002F57D7" w:rsidRPr="002F57D7" w:rsidRDefault="002F57D7" w:rsidP="002F57D7">
            <w:pPr>
              <w:spacing w:beforeLines="60" w:before="144" w:afterLines="60" w:after="144"/>
              <w:cnfStyle w:val="100000000000" w:firstRow="1" w:lastRow="0" w:firstColumn="0" w:lastColumn="0" w:oddVBand="0" w:evenVBand="0" w:oddHBand="0" w:evenHBand="0" w:firstRowFirstColumn="0" w:firstRowLastColumn="0" w:lastRowFirstColumn="0" w:lastRowLastColumn="0"/>
              <w:rPr>
                <w:rFonts w:cs="Arial"/>
                <w:color w:val="000000"/>
                <w:szCs w:val="20"/>
                <w14:ligatures w14:val="none"/>
              </w:rPr>
            </w:pPr>
            <w:r w:rsidRPr="002F57D7">
              <w:rPr>
                <w:rFonts w:cs="Arial"/>
                <w:color w:val="000000"/>
                <w:szCs w:val="20"/>
                <w14:ligatures w14:val="none"/>
              </w:rPr>
              <w:t>Region</w:t>
            </w:r>
          </w:p>
        </w:tc>
      </w:tr>
      <w:tr w:rsidR="002F57D7" w:rsidRPr="002F57D7" w14:paraId="23582FE2" w14:textId="77777777" w:rsidTr="002F57D7">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2307" w:type="dxa"/>
            <w:noWrap/>
            <w:hideMark/>
          </w:tcPr>
          <w:p w14:paraId="4AF93EF2" w14:textId="77777777" w:rsidR="002F57D7" w:rsidRPr="002F57D7" w:rsidRDefault="002F57D7" w:rsidP="002F57D7">
            <w:pPr>
              <w:spacing w:beforeLines="60" w:before="144" w:afterLines="60" w:after="144"/>
              <w:rPr>
                <w:rFonts w:cs="Arial"/>
                <w:color w:val="000000"/>
                <w:szCs w:val="20"/>
                <w14:ligatures w14:val="none"/>
              </w:rPr>
            </w:pPr>
            <w:r w:rsidRPr="002F57D7">
              <w:rPr>
                <w:rFonts w:cs="Arial"/>
                <w:color w:val="000000"/>
                <w:szCs w:val="20"/>
                <w14:ligatures w14:val="none"/>
              </w:rPr>
              <w:t>Siddharth Jadhav</w:t>
            </w:r>
          </w:p>
        </w:tc>
        <w:tc>
          <w:tcPr>
            <w:tcW w:w="2873" w:type="dxa"/>
            <w:noWrap/>
            <w:hideMark/>
          </w:tcPr>
          <w:p w14:paraId="56F0A15B" w14:textId="77777777" w:rsidR="002F57D7" w:rsidRPr="002F57D7" w:rsidRDefault="002F57D7" w:rsidP="002F57D7">
            <w:pPr>
              <w:spacing w:beforeLines="60" w:before="144" w:afterLines="60" w:after="144"/>
              <w:cnfStyle w:val="000000100000" w:firstRow="0" w:lastRow="0" w:firstColumn="0" w:lastColumn="0" w:oddVBand="0" w:evenVBand="0" w:oddHBand="1" w:evenHBand="0" w:firstRowFirstColumn="0" w:firstRowLastColumn="0" w:lastRowFirstColumn="0" w:lastRowLastColumn="0"/>
              <w:rPr>
                <w:rFonts w:cs="Arial"/>
                <w:color w:val="000000"/>
                <w:szCs w:val="20"/>
                <w14:ligatures w14:val="none"/>
              </w:rPr>
            </w:pPr>
            <w:r w:rsidRPr="002F57D7">
              <w:rPr>
                <w:rFonts w:cs="Arial"/>
                <w:color w:val="000000"/>
                <w:szCs w:val="20"/>
                <w14:ligatures w14:val="none"/>
              </w:rPr>
              <w:t>CEO</w:t>
            </w:r>
          </w:p>
        </w:tc>
        <w:tc>
          <w:tcPr>
            <w:tcW w:w="1867" w:type="dxa"/>
            <w:noWrap/>
            <w:hideMark/>
          </w:tcPr>
          <w:p w14:paraId="686AF8EC" w14:textId="77777777" w:rsidR="002F57D7" w:rsidRPr="002F57D7" w:rsidRDefault="002F57D7" w:rsidP="002F57D7">
            <w:pPr>
              <w:spacing w:beforeLines="60" w:before="144" w:afterLines="60" w:after="144"/>
              <w:cnfStyle w:val="000000100000" w:firstRow="0" w:lastRow="0" w:firstColumn="0" w:lastColumn="0" w:oddVBand="0" w:evenVBand="0" w:oddHBand="1" w:evenHBand="0" w:firstRowFirstColumn="0" w:firstRowLastColumn="0" w:lastRowFirstColumn="0" w:lastRowLastColumn="0"/>
              <w:rPr>
                <w:rFonts w:cs="Arial"/>
                <w:color w:val="000000"/>
                <w:szCs w:val="20"/>
                <w14:ligatures w14:val="none"/>
              </w:rPr>
            </w:pPr>
            <w:r w:rsidRPr="002F57D7">
              <w:rPr>
                <w:rFonts w:cs="Arial"/>
                <w:color w:val="000000"/>
                <w:szCs w:val="20"/>
                <w14:ligatures w14:val="none"/>
              </w:rPr>
              <w:t>Exec</w:t>
            </w:r>
          </w:p>
        </w:tc>
        <w:tc>
          <w:tcPr>
            <w:tcW w:w="1640" w:type="dxa"/>
            <w:noWrap/>
            <w:hideMark/>
          </w:tcPr>
          <w:p w14:paraId="6ADC5FE8" w14:textId="77777777" w:rsidR="002F57D7" w:rsidRPr="002F57D7" w:rsidRDefault="002F57D7" w:rsidP="002F57D7">
            <w:pPr>
              <w:spacing w:beforeLines="60" w:before="144" w:afterLines="60" w:after="144"/>
              <w:cnfStyle w:val="000000100000" w:firstRow="0" w:lastRow="0" w:firstColumn="0" w:lastColumn="0" w:oddVBand="0" w:evenVBand="0" w:oddHBand="1" w:evenHBand="0" w:firstRowFirstColumn="0" w:firstRowLastColumn="0" w:lastRowFirstColumn="0" w:lastRowLastColumn="0"/>
              <w:rPr>
                <w:rFonts w:cs="Arial"/>
                <w:color w:val="000000"/>
                <w:szCs w:val="20"/>
                <w14:ligatures w14:val="none"/>
              </w:rPr>
            </w:pPr>
            <w:r w:rsidRPr="002F57D7">
              <w:rPr>
                <w:rFonts w:cs="Arial"/>
                <w:color w:val="000000"/>
                <w:szCs w:val="20"/>
                <w14:ligatures w14:val="none"/>
              </w:rPr>
              <w:t>Singapore</w:t>
            </w:r>
          </w:p>
        </w:tc>
      </w:tr>
      <w:tr w:rsidR="002F57D7" w:rsidRPr="002F57D7" w14:paraId="6708DF45" w14:textId="77777777" w:rsidTr="002F57D7">
        <w:trPr>
          <w:trHeight w:val="259"/>
        </w:trPr>
        <w:tc>
          <w:tcPr>
            <w:cnfStyle w:val="001000000000" w:firstRow="0" w:lastRow="0" w:firstColumn="1" w:lastColumn="0" w:oddVBand="0" w:evenVBand="0" w:oddHBand="0" w:evenHBand="0" w:firstRowFirstColumn="0" w:firstRowLastColumn="0" w:lastRowFirstColumn="0" w:lastRowLastColumn="0"/>
            <w:tcW w:w="2307" w:type="dxa"/>
            <w:noWrap/>
            <w:hideMark/>
          </w:tcPr>
          <w:p w14:paraId="0931BA76" w14:textId="77777777" w:rsidR="002F57D7" w:rsidRPr="002F57D7" w:rsidRDefault="002F57D7" w:rsidP="002F57D7">
            <w:pPr>
              <w:spacing w:beforeLines="60" w:before="144" w:afterLines="60" w:after="144"/>
              <w:rPr>
                <w:rFonts w:cs="Arial"/>
                <w:color w:val="000000"/>
                <w:szCs w:val="20"/>
                <w14:ligatures w14:val="none"/>
              </w:rPr>
            </w:pPr>
            <w:r w:rsidRPr="002F57D7">
              <w:rPr>
                <w:rFonts w:cs="Arial"/>
                <w:color w:val="000000"/>
                <w:szCs w:val="20"/>
                <w14:ligatures w14:val="none"/>
              </w:rPr>
              <w:t>TBC</w:t>
            </w:r>
          </w:p>
        </w:tc>
        <w:tc>
          <w:tcPr>
            <w:tcW w:w="2873" w:type="dxa"/>
            <w:noWrap/>
            <w:hideMark/>
          </w:tcPr>
          <w:p w14:paraId="53CAEDAC" w14:textId="77777777" w:rsidR="002F57D7" w:rsidRPr="002F57D7" w:rsidRDefault="002F57D7" w:rsidP="002F57D7">
            <w:pPr>
              <w:spacing w:beforeLines="60" w:before="144" w:afterLines="60" w:after="144"/>
              <w:cnfStyle w:val="000000000000" w:firstRow="0" w:lastRow="0" w:firstColumn="0" w:lastColumn="0" w:oddVBand="0" w:evenVBand="0" w:oddHBand="0" w:evenHBand="0" w:firstRowFirstColumn="0" w:firstRowLastColumn="0" w:lastRowFirstColumn="0" w:lastRowLastColumn="0"/>
              <w:rPr>
                <w:rFonts w:cs="Arial"/>
                <w:color w:val="000000"/>
                <w:szCs w:val="20"/>
                <w14:ligatures w14:val="none"/>
              </w:rPr>
            </w:pPr>
            <w:r w:rsidRPr="002F57D7">
              <w:rPr>
                <w:rFonts w:cs="Arial"/>
                <w:color w:val="000000"/>
                <w:szCs w:val="20"/>
                <w14:ligatures w14:val="none"/>
              </w:rPr>
              <w:t>Sr. CV Engineer - OF</w:t>
            </w:r>
          </w:p>
        </w:tc>
        <w:tc>
          <w:tcPr>
            <w:tcW w:w="1867" w:type="dxa"/>
            <w:noWrap/>
            <w:hideMark/>
          </w:tcPr>
          <w:p w14:paraId="2B0CD127" w14:textId="77777777" w:rsidR="002F57D7" w:rsidRPr="002F57D7" w:rsidRDefault="002F57D7" w:rsidP="002F57D7">
            <w:pPr>
              <w:spacing w:beforeLines="60" w:before="144" w:afterLines="60" w:after="144"/>
              <w:cnfStyle w:val="000000000000" w:firstRow="0" w:lastRow="0" w:firstColumn="0" w:lastColumn="0" w:oddVBand="0" w:evenVBand="0" w:oddHBand="0" w:evenHBand="0" w:firstRowFirstColumn="0" w:firstRowLastColumn="0" w:lastRowFirstColumn="0" w:lastRowLastColumn="0"/>
              <w:rPr>
                <w:rFonts w:cs="Arial"/>
                <w:color w:val="000000"/>
                <w:szCs w:val="20"/>
                <w14:ligatures w14:val="none"/>
              </w:rPr>
            </w:pPr>
            <w:r w:rsidRPr="002F57D7">
              <w:rPr>
                <w:rFonts w:cs="Arial"/>
                <w:color w:val="000000"/>
                <w:szCs w:val="20"/>
                <w14:ligatures w14:val="none"/>
              </w:rPr>
              <w:t>Engineering</w:t>
            </w:r>
          </w:p>
        </w:tc>
        <w:tc>
          <w:tcPr>
            <w:tcW w:w="1640" w:type="dxa"/>
            <w:noWrap/>
            <w:hideMark/>
          </w:tcPr>
          <w:p w14:paraId="25C08DB3" w14:textId="77777777" w:rsidR="002F57D7" w:rsidRPr="002F57D7" w:rsidRDefault="002F57D7" w:rsidP="002F57D7">
            <w:pPr>
              <w:spacing w:beforeLines="60" w:before="144" w:afterLines="60" w:after="144"/>
              <w:cnfStyle w:val="000000000000" w:firstRow="0" w:lastRow="0" w:firstColumn="0" w:lastColumn="0" w:oddVBand="0" w:evenVBand="0" w:oddHBand="0" w:evenHBand="0" w:firstRowFirstColumn="0" w:firstRowLastColumn="0" w:lastRowFirstColumn="0" w:lastRowLastColumn="0"/>
              <w:rPr>
                <w:rFonts w:cs="Arial"/>
                <w:color w:val="000000"/>
                <w:szCs w:val="20"/>
                <w14:ligatures w14:val="none"/>
              </w:rPr>
            </w:pPr>
            <w:r w:rsidRPr="002F57D7">
              <w:rPr>
                <w:rFonts w:cs="Arial"/>
                <w:color w:val="000000"/>
                <w:szCs w:val="20"/>
                <w14:ligatures w14:val="none"/>
              </w:rPr>
              <w:t>Singapore</w:t>
            </w:r>
          </w:p>
        </w:tc>
      </w:tr>
      <w:tr w:rsidR="002F57D7" w:rsidRPr="002F57D7" w14:paraId="0124CBC4" w14:textId="77777777" w:rsidTr="002F57D7">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2307" w:type="dxa"/>
            <w:noWrap/>
            <w:hideMark/>
          </w:tcPr>
          <w:p w14:paraId="5A6A52B3" w14:textId="77777777" w:rsidR="002F57D7" w:rsidRPr="002F57D7" w:rsidRDefault="002F57D7" w:rsidP="002F57D7">
            <w:pPr>
              <w:spacing w:beforeLines="60" w:before="144" w:afterLines="60" w:after="144"/>
              <w:rPr>
                <w:rFonts w:cs="Arial"/>
                <w:color w:val="000000"/>
                <w:szCs w:val="20"/>
                <w14:ligatures w14:val="none"/>
              </w:rPr>
            </w:pPr>
            <w:r w:rsidRPr="002F57D7">
              <w:rPr>
                <w:rFonts w:cs="Arial"/>
                <w:color w:val="000000"/>
                <w:szCs w:val="20"/>
                <w14:ligatures w14:val="none"/>
              </w:rPr>
              <w:t>Sarthak</w:t>
            </w:r>
          </w:p>
        </w:tc>
        <w:tc>
          <w:tcPr>
            <w:tcW w:w="2873" w:type="dxa"/>
            <w:noWrap/>
            <w:hideMark/>
          </w:tcPr>
          <w:p w14:paraId="3BF387CD" w14:textId="77777777" w:rsidR="002F57D7" w:rsidRPr="002F57D7" w:rsidRDefault="002F57D7" w:rsidP="002F57D7">
            <w:pPr>
              <w:spacing w:beforeLines="60" w:before="144" w:afterLines="60" w:after="144"/>
              <w:cnfStyle w:val="000000100000" w:firstRow="0" w:lastRow="0" w:firstColumn="0" w:lastColumn="0" w:oddVBand="0" w:evenVBand="0" w:oddHBand="1" w:evenHBand="0" w:firstRowFirstColumn="0" w:firstRowLastColumn="0" w:lastRowFirstColumn="0" w:lastRowLastColumn="0"/>
              <w:rPr>
                <w:rFonts w:cs="Arial"/>
                <w:color w:val="000000"/>
                <w:szCs w:val="20"/>
                <w14:ligatures w14:val="none"/>
              </w:rPr>
            </w:pPr>
            <w:r w:rsidRPr="002F57D7">
              <w:rPr>
                <w:rFonts w:cs="Arial"/>
                <w:color w:val="000000"/>
                <w:szCs w:val="20"/>
                <w14:ligatures w14:val="none"/>
              </w:rPr>
              <w:t>Sr. Robotics Engineer</w:t>
            </w:r>
          </w:p>
        </w:tc>
        <w:tc>
          <w:tcPr>
            <w:tcW w:w="1867" w:type="dxa"/>
            <w:noWrap/>
            <w:hideMark/>
          </w:tcPr>
          <w:p w14:paraId="08AD9719" w14:textId="77777777" w:rsidR="002F57D7" w:rsidRPr="002F57D7" w:rsidRDefault="002F57D7" w:rsidP="002F57D7">
            <w:pPr>
              <w:spacing w:beforeLines="60" w:before="144" w:afterLines="60" w:after="144"/>
              <w:cnfStyle w:val="000000100000" w:firstRow="0" w:lastRow="0" w:firstColumn="0" w:lastColumn="0" w:oddVBand="0" w:evenVBand="0" w:oddHBand="1" w:evenHBand="0" w:firstRowFirstColumn="0" w:firstRowLastColumn="0" w:lastRowFirstColumn="0" w:lastRowLastColumn="0"/>
              <w:rPr>
                <w:rFonts w:cs="Arial"/>
                <w:color w:val="000000"/>
                <w:szCs w:val="20"/>
                <w14:ligatures w14:val="none"/>
              </w:rPr>
            </w:pPr>
            <w:r w:rsidRPr="002F57D7">
              <w:rPr>
                <w:rFonts w:cs="Arial"/>
                <w:color w:val="000000"/>
                <w:szCs w:val="20"/>
                <w14:ligatures w14:val="none"/>
              </w:rPr>
              <w:t>Engineering</w:t>
            </w:r>
          </w:p>
        </w:tc>
        <w:tc>
          <w:tcPr>
            <w:tcW w:w="1640" w:type="dxa"/>
            <w:noWrap/>
            <w:hideMark/>
          </w:tcPr>
          <w:p w14:paraId="068A4279" w14:textId="77777777" w:rsidR="002F57D7" w:rsidRPr="002F57D7" w:rsidRDefault="002F57D7" w:rsidP="002F57D7">
            <w:pPr>
              <w:spacing w:beforeLines="60" w:before="144" w:afterLines="60" w:after="144"/>
              <w:cnfStyle w:val="000000100000" w:firstRow="0" w:lastRow="0" w:firstColumn="0" w:lastColumn="0" w:oddVBand="0" w:evenVBand="0" w:oddHBand="1" w:evenHBand="0" w:firstRowFirstColumn="0" w:firstRowLastColumn="0" w:lastRowFirstColumn="0" w:lastRowLastColumn="0"/>
              <w:rPr>
                <w:rFonts w:cs="Arial"/>
                <w:color w:val="000000"/>
                <w:szCs w:val="20"/>
                <w14:ligatures w14:val="none"/>
              </w:rPr>
            </w:pPr>
            <w:r w:rsidRPr="002F57D7">
              <w:rPr>
                <w:rFonts w:cs="Arial"/>
                <w:color w:val="000000"/>
                <w:szCs w:val="20"/>
                <w14:ligatures w14:val="none"/>
              </w:rPr>
              <w:t>Singapore</w:t>
            </w:r>
          </w:p>
        </w:tc>
      </w:tr>
      <w:tr w:rsidR="002F57D7" w:rsidRPr="002F57D7" w14:paraId="1C006784" w14:textId="77777777" w:rsidTr="002F57D7">
        <w:trPr>
          <w:trHeight w:val="259"/>
        </w:trPr>
        <w:tc>
          <w:tcPr>
            <w:cnfStyle w:val="001000000000" w:firstRow="0" w:lastRow="0" w:firstColumn="1" w:lastColumn="0" w:oddVBand="0" w:evenVBand="0" w:oddHBand="0" w:evenHBand="0" w:firstRowFirstColumn="0" w:firstRowLastColumn="0" w:lastRowFirstColumn="0" w:lastRowLastColumn="0"/>
            <w:tcW w:w="2307" w:type="dxa"/>
            <w:noWrap/>
            <w:hideMark/>
          </w:tcPr>
          <w:p w14:paraId="7BA9CD54" w14:textId="77777777" w:rsidR="002F57D7" w:rsidRPr="002F57D7" w:rsidRDefault="002F57D7" w:rsidP="002F57D7">
            <w:pPr>
              <w:spacing w:beforeLines="60" w:before="144" w:afterLines="60" w:after="144"/>
              <w:rPr>
                <w:rFonts w:cs="Arial"/>
                <w:color w:val="000000"/>
                <w:szCs w:val="20"/>
                <w14:ligatures w14:val="none"/>
              </w:rPr>
            </w:pPr>
            <w:r w:rsidRPr="002F57D7">
              <w:rPr>
                <w:rFonts w:cs="Arial"/>
                <w:color w:val="000000"/>
                <w:szCs w:val="20"/>
                <w14:ligatures w14:val="none"/>
              </w:rPr>
              <w:t>Majid</w:t>
            </w:r>
          </w:p>
        </w:tc>
        <w:tc>
          <w:tcPr>
            <w:tcW w:w="2873" w:type="dxa"/>
            <w:noWrap/>
            <w:hideMark/>
          </w:tcPr>
          <w:p w14:paraId="3C371963" w14:textId="77777777" w:rsidR="002F57D7" w:rsidRPr="002F57D7" w:rsidRDefault="002F57D7" w:rsidP="002F57D7">
            <w:pPr>
              <w:spacing w:beforeLines="60" w:before="144" w:afterLines="60" w:after="144"/>
              <w:cnfStyle w:val="000000000000" w:firstRow="0" w:lastRow="0" w:firstColumn="0" w:lastColumn="0" w:oddVBand="0" w:evenVBand="0" w:oddHBand="0" w:evenHBand="0" w:firstRowFirstColumn="0" w:firstRowLastColumn="0" w:lastRowFirstColumn="0" w:lastRowLastColumn="0"/>
              <w:rPr>
                <w:rFonts w:cs="Arial"/>
                <w:color w:val="000000"/>
                <w:szCs w:val="20"/>
                <w14:ligatures w14:val="none"/>
              </w:rPr>
            </w:pPr>
            <w:r w:rsidRPr="002F57D7">
              <w:rPr>
                <w:rFonts w:cs="Arial"/>
                <w:color w:val="000000"/>
                <w:szCs w:val="20"/>
                <w14:ligatures w14:val="none"/>
              </w:rPr>
              <w:t>Sr. CV Engineer - OF</w:t>
            </w:r>
          </w:p>
        </w:tc>
        <w:tc>
          <w:tcPr>
            <w:tcW w:w="1867" w:type="dxa"/>
            <w:noWrap/>
            <w:hideMark/>
          </w:tcPr>
          <w:p w14:paraId="28D5B260" w14:textId="77777777" w:rsidR="002F57D7" w:rsidRPr="002F57D7" w:rsidRDefault="002F57D7" w:rsidP="002F57D7">
            <w:pPr>
              <w:spacing w:beforeLines="60" w:before="144" w:afterLines="60" w:after="144"/>
              <w:cnfStyle w:val="000000000000" w:firstRow="0" w:lastRow="0" w:firstColumn="0" w:lastColumn="0" w:oddVBand="0" w:evenVBand="0" w:oddHBand="0" w:evenHBand="0" w:firstRowFirstColumn="0" w:firstRowLastColumn="0" w:lastRowFirstColumn="0" w:lastRowLastColumn="0"/>
              <w:rPr>
                <w:rFonts w:cs="Arial"/>
                <w:color w:val="000000"/>
                <w:szCs w:val="20"/>
                <w14:ligatures w14:val="none"/>
              </w:rPr>
            </w:pPr>
            <w:r w:rsidRPr="002F57D7">
              <w:rPr>
                <w:rFonts w:cs="Arial"/>
                <w:color w:val="000000"/>
                <w:szCs w:val="20"/>
                <w14:ligatures w14:val="none"/>
              </w:rPr>
              <w:t>Engineering</w:t>
            </w:r>
          </w:p>
        </w:tc>
        <w:tc>
          <w:tcPr>
            <w:tcW w:w="1640" w:type="dxa"/>
            <w:noWrap/>
            <w:hideMark/>
          </w:tcPr>
          <w:p w14:paraId="2928C453" w14:textId="77777777" w:rsidR="002F57D7" w:rsidRPr="002F57D7" w:rsidRDefault="002F57D7" w:rsidP="002F57D7">
            <w:pPr>
              <w:spacing w:beforeLines="60" w:before="144" w:afterLines="60" w:after="144"/>
              <w:cnfStyle w:val="000000000000" w:firstRow="0" w:lastRow="0" w:firstColumn="0" w:lastColumn="0" w:oddVBand="0" w:evenVBand="0" w:oddHBand="0" w:evenHBand="0" w:firstRowFirstColumn="0" w:firstRowLastColumn="0" w:lastRowFirstColumn="0" w:lastRowLastColumn="0"/>
              <w:rPr>
                <w:rFonts w:cs="Arial"/>
                <w:color w:val="000000"/>
                <w:szCs w:val="20"/>
                <w14:ligatures w14:val="none"/>
              </w:rPr>
            </w:pPr>
            <w:r w:rsidRPr="002F57D7">
              <w:rPr>
                <w:rFonts w:cs="Arial"/>
                <w:color w:val="000000"/>
                <w:szCs w:val="20"/>
                <w14:ligatures w14:val="none"/>
              </w:rPr>
              <w:t>Singapore</w:t>
            </w:r>
          </w:p>
        </w:tc>
      </w:tr>
      <w:tr w:rsidR="002F57D7" w:rsidRPr="002F57D7" w14:paraId="6F24B938" w14:textId="77777777" w:rsidTr="002F57D7">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2307" w:type="dxa"/>
            <w:noWrap/>
            <w:hideMark/>
          </w:tcPr>
          <w:p w14:paraId="568FF1BE" w14:textId="77777777" w:rsidR="002F57D7" w:rsidRPr="002F57D7" w:rsidRDefault="002F57D7" w:rsidP="002F57D7">
            <w:pPr>
              <w:spacing w:beforeLines="60" w:before="144" w:afterLines="60" w:after="144"/>
              <w:rPr>
                <w:rFonts w:cs="Arial"/>
                <w:color w:val="000000"/>
                <w:szCs w:val="20"/>
                <w14:ligatures w14:val="none"/>
              </w:rPr>
            </w:pPr>
            <w:r w:rsidRPr="002F57D7">
              <w:rPr>
                <w:rFonts w:cs="Arial"/>
                <w:color w:val="000000"/>
                <w:szCs w:val="20"/>
                <w14:ligatures w14:val="none"/>
              </w:rPr>
              <w:t>Damodar</w:t>
            </w:r>
          </w:p>
        </w:tc>
        <w:tc>
          <w:tcPr>
            <w:tcW w:w="2873" w:type="dxa"/>
            <w:noWrap/>
            <w:hideMark/>
          </w:tcPr>
          <w:p w14:paraId="6B39E81A" w14:textId="77777777" w:rsidR="002F57D7" w:rsidRPr="002F57D7" w:rsidRDefault="002F57D7" w:rsidP="002F57D7">
            <w:pPr>
              <w:spacing w:beforeLines="60" w:before="144" w:afterLines="60" w:after="144"/>
              <w:cnfStyle w:val="000000100000" w:firstRow="0" w:lastRow="0" w:firstColumn="0" w:lastColumn="0" w:oddVBand="0" w:evenVBand="0" w:oddHBand="1" w:evenHBand="0" w:firstRowFirstColumn="0" w:firstRowLastColumn="0" w:lastRowFirstColumn="0" w:lastRowLastColumn="0"/>
              <w:rPr>
                <w:rFonts w:cs="Arial"/>
                <w:color w:val="000000"/>
                <w:szCs w:val="20"/>
                <w14:ligatures w14:val="none"/>
              </w:rPr>
            </w:pPr>
            <w:r w:rsidRPr="002F57D7">
              <w:rPr>
                <w:rFonts w:cs="Arial"/>
                <w:color w:val="000000"/>
                <w:szCs w:val="20"/>
                <w14:ligatures w14:val="none"/>
              </w:rPr>
              <w:t>Sr. CV Engineer - GH</w:t>
            </w:r>
          </w:p>
        </w:tc>
        <w:tc>
          <w:tcPr>
            <w:tcW w:w="1867" w:type="dxa"/>
            <w:noWrap/>
            <w:hideMark/>
          </w:tcPr>
          <w:p w14:paraId="278A24BC" w14:textId="77777777" w:rsidR="002F57D7" w:rsidRPr="002F57D7" w:rsidRDefault="002F57D7" w:rsidP="002F57D7">
            <w:pPr>
              <w:spacing w:beforeLines="60" w:before="144" w:afterLines="60" w:after="144"/>
              <w:cnfStyle w:val="000000100000" w:firstRow="0" w:lastRow="0" w:firstColumn="0" w:lastColumn="0" w:oddVBand="0" w:evenVBand="0" w:oddHBand="1" w:evenHBand="0" w:firstRowFirstColumn="0" w:firstRowLastColumn="0" w:lastRowFirstColumn="0" w:lastRowLastColumn="0"/>
              <w:rPr>
                <w:rFonts w:cs="Arial"/>
                <w:color w:val="000000"/>
                <w:szCs w:val="20"/>
                <w14:ligatures w14:val="none"/>
              </w:rPr>
            </w:pPr>
            <w:r w:rsidRPr="002F57D7">
              <w:rPr>
                <w:rFonts w:cs="Arial"/>
                <w:color w:val="000000"/>
                <w:szCs w:val="20"/>
                <w14:ligatures w14:val="none"/>
              </w:rPr>
              <w:t>Engineering</w:t>
            </w:r>
          </w:p>
        </w:tc>
        <w:tc>
          <w:tcPr>
            <w:tcW w:w="1640" w:type="dxa"/>
            <w:noWrap/>
            <w:hideMark/>
          </w:tcPr>
          <w:p w14:paraId="79AFFA5D" w14:textId="77777777" w:rsidR="002F57D7" w:rsidRPr="002F57D7" w:rsidRDefault="002F57D7" w:rsidP="002F57D7">
            <w:pPr>
              <w:spacing w:beforeLines="60" w:before="144" w:afterLines="60" w:after="144"/>
              <w:cnfStyle w:val="000000100000" w:firstRow="0" w:lastRow="0" w:firstColumn="0" w:lastColumn="0" w:oddVBand="0" w:evenVBand="0" w:oddHBand="1" w:evenHBand="0" w:firstRowFirstColumn="0" w:firstRowLastColumn="0" w:lastRowFirstColumn="0" w:lastRowLastColumn="0"/>
              <w:rPr>
                <w:rFonts w:cs="Arial"/>
                <w:color w:val="000000"/>
                <w:szCs w:val="20"/>
                <w14:ligatures w14:val="none"/>
              </w:rPr>
            </w:pPr>
            <w:r w:rsidRPr="002F57D7">
              <w:rPr>
                <w:rFonts w:cs="Arial"/>
                <w:color w:val="000000"/>
                <w:szCs w:val="20"/>
                <w14:ligatures w14:val="none"/>
              </w:rPr>
              <w:t>Singapore</w:t>
            </w:r>
          </w:p>
        </w:tc>
      </w:tr>
      <w:tr w:rsidR="002F57D7" w:rsidRPr="002F57D7" w14:paraId="3FE72D01" w14:textId="77777777" w:rsidTr="002F57D7">
        <w:trPr>
          <w:trHeight w:val="259"/>
        </w:trPr>
        <w:tc>
          <w:tcPr>
            <w:cnfStyle w:val="001000000000" w:firstRow="0" w:lastRow="0" w:firstColumn="1" w:lastColumn="0" w:oddVBand="0" w:evenVBand="0" w:oddHBand="0" w:evenHBand="0" w:firstRowFirstColumn="0" w:firstRowLastColumn="0" w:lastRowFirstColumn="0" w:lastRowLastColumn="0"/>
            <w:tcW w:w="2307" w:type="dxa"/>
            <w:noWrap/>
            <w:hideMark/>
          </w:tcPr>
          <w:p w14:paraId="6EE287DC" w14:textId="77777777" w:rsidR="002F57D7" w:rsidRPr="002F57D7" w:rsidRDefault="002F57D7" w:rsidP="002F57D7">
            <w:pPr>
              <w:spacing w:beforeLines="60" w:before="144" w:afterLines="60" w:after="144"/>
              <w:rPr>
                <w:rFonts w:cs="Arial"/>
                <w:color w:val="000000"/>
                <w:szCs w:val="20"/>
                <w14:ligatures w14:val="none"/>
              </w:rPr>
            </w:pPr>
            <w:r w:rsidRPr="002F57D7">
              <w:rPr>
                <w:rFonts w:cs="Arial"/>
                <w:color w:val="000000"/>
                <w:szCs w:val="20"/>
                <w14:ligatures w14:val="none"/>
              </w:rPr>
              <w:t>Pankaj</w:t>
            </w:r>
          </w:p>
        </w:tc>
        <w:tc>
          <w:tcPr>
            <w:tcW w:w="2873" w:type="dxa"/>
            <w:noWrap/>
            <w:hideMark/>
          </w:tcPr>
          <w:p w14:paraId="03830022" w14:textId="77777777" w:rsidR="002F57D7" w:rsidRPr="002F57D7" w:rsidRDefault="002F57D7" w:rsidP="002F57D7">
            <w:pPr>
              <w:spacing w:beforeLines="60" w:before="144" w:afterLines="60" w:after="144"/>
              <w:cnfStyle w:val="000000000000" w:firstRow="0" w:lastRow="0" w:firstColumn="0" w:lastColumn="0" w:oddVBand="0" w:evenVBand="0" w:oddHBand="0" w:evenHBand="0" w:firstRowFirstColumn="0" w:firstRowLastColumn="0" w:lastRowFirstColumn="0" w:lastRowLastColumn="0"/>
              <w:rPr>
                <w:rFonts w:cs="Arial"/>
                <w:color w:val="000000"/>
                <w:szCs w:val="20"/>
                <w14:ligatures w14:val="none"/>
              </w:rPr>
            </w:pPr>
            <w:r w:rsidRPr="002F57D7">
              <w:rPr>
                <w:rFonts w:cs="Arial"/>
                <w:color w:val="000000"/>
                <w:szCs w:val="20"/>
                <w14:ligatures w14:val="none"/>
              </w:rPr>
              <w:t>VP - commercial</w:t>
            </w:r>
          </w:p>
        </w:tc>
        <w:tc>
          <w:tcPr>
            <w:tcW w:w="1867" w:type="dxa"/>
            <w:noWrap/>
            <w:hideMark/>
          </w:tcPr>
          <w:p w14:paraId="53A8B98B" w14:textId="77777777" w:rsidR="002F57D7" w:rsidRPr="002F57D7" w:rsidRDefault="002F57D7" w:rsidP="002F57D7">
            <w:pPr>
              <w:spacing w:beforeLines="60" w:before="144" w:afterLines="60" w:after="144"/>
              <w:cnfStyle w:val="000000000000" w:firstRow="0" w:lastRow="0" w:firstColumn="0" w:lastColumn="0" w:oddVBand="0" w:evenVBand="0" w:oddHBand="0" w:evenHBand="0" w:firstRowFirstColumn="0" w:firstRowLastColumn="0" w:lastRowFirstColumn="0" w:lastRowLastColumn="0"/>
              <w:rPr>
                <w:rFonts w:cs="Arial"/>
                <w:color w:val="000000"/>
                <w:szCs w:val="20"/>
                <w14:ligatures w14:val="none"/>
              </w:rPr>
            </w:pPr>
            <w:r w:rsidRPr="002F57D7">
              <w:rPr>
                <w:rFonts w:cs="Arial"/>
                <w:color w:val="000000"/>
                <w:szCs w:val="20"/>
                <w14:ligatures w14:val="none"/>
              </w:rPr>
              <w:t>Exec</w:t>
            </w:r>
          </w:p>
        </w:tc>
        <w:tc>
          <w:tcPr>
            <w:tcW w:w="1640" w:type="dxa"/>
            <w:noWrap/>
            <w:hideMark/>
          </w:tcPr>
          <w:p w14:paraId="0AE2F53F" w14:textId="77777777" w:rsidR="002F57D7" w:rsidRPr="002F57D7" w:rsidRDefault="002F57D7" w:rsidP="002F57D7">
            <w:pPr>
              <w:spacing w:beforeLines="60" w:before="144" w:afterLines="60" w:after="144"/>
              <w:cnfStyle w:val="000000000000" w:firstRow="0" w:lastRow="0" w:firstColumn="0" w:lastColumn="0" w:oddVBand="0" w:evenVBand="0" w:oddHBand="0" w:evenHBand="0" w:firstRowFirstColumn="0" w:firstRowLastColumn="0" w:lastRowFirstColumn="0" w:lastRowLastColumn="0"/>
              <w:rPr>
                <w:rFonts w:cs="Arial"/>
                <w:color w:val="000000"/>
                <w:szCs w:val="20"/>
                <w14:ligatures w14:val="none"/>
              </w:rPr>
            </w:pPr>
            <w:r w:rsidRPr="002F57D7">
              <w:rPr>
                <w:rFonts w:cs="Arial"/>
                <w:color w:val="000000"/>
                <w:szCs w:val="20"/>
                <w14:ligatures w14:val="none"/>
              </w:rPr>
              <w:t>Singapore</w:t>
            </w:r>
          </w:p>
        </w:tc>
      </w:tr>
      <w:tr w:rsidR="002F57D7" w:rsidRPr="002F57D7" w14:paraId="20BE8090" w14:textId="77777777" w:rsidTr="002F57D7">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2307" w:type="dxa"/>
            <w:noWrap/>
            <w:hideMark/>
          </w:tcPr>
          <w:p w14:paraId="22B66545" w14:textId="77777777" w:rsidR="002F57D7" w:rsidRPr="002F57D7" w:rsidRDefault="002F57D7" w:rsidP="002F57D7">
            <w:pPr>
              <w:spacing w:beforeLines="60" w:before="144" w:afterLines="60" w:after="144"/>
              <w:rPr>
                <w:rFonts w:cs="Arial"/>
                <w:color w:val="000000"/>
                <w:szCs w:val="20"/>
                <w14:ligatures w14:val="none"/>
              </w:rPr>
            </w:pPr>
            <w:r w:rsidRPr="002F57D7">
              <w:rPr>
                <w:rFonts w:cs="Arial"/>
                <w:color w:val="000000"/>
                <w:szCs w:val="20"/>
                <w14:ligatures w14:val="none"/>
              </w:rPr>
              <w:t>Samir</w:t>
            </w:r>
          </w:p>
        </w:tc>
        <w:tc>
          <w:tcPr>
            <w:tcW w:w="2873" w:type="dxa"/>
            <w:noWrap/>
            <w:hideMark/>
          </w:tcPr>
          <w:p w14:paraId="4A57BCBE" w14:textId="77777777" w:rsidR="002F57D7" w:rsidRPr="002F57D7" w:rsidRDefault="002F57D7" w:rsidP="002F57D7">
            <w:pPr>
              <w:spacing w:beforeLines="60" w:before="144" w:afterLines="60" w:after="144"/>
              <w:cnfStyle w:val="000000100000" w:firstRow="0" w:lastRow="0" w:firstColumn="0" w:lastColumn="0" w:oddVBand="0" w:evenVBand="0" w:oddHBand="1" w:evenHBand="0" w:firstRowFirstColumn="0" w:firstRowLastColumn="0" w:lastRowFirstColumn="0" w:lastRowLastColumn="0"/>
              <w:rPr>
                <w:rFonts w:cs="Arial"/>
                <w:color w:val="000000"/>
                <w:szCs w:val="20"/>
                <w14:ligatures w14:val="none"/>
              </w:rPr>
            </w:pPr>
            <w:r w:rsidRPr="002F57D7">
              <w:rPr>
                <w:rFonts w:cs="Arial"/>
                <w:color w:val="000000"/>
                <w:szCs w:val="20"/>
                <w14:ligatures w14:val="none"/>
              </w:rPr>
              <w:t>VP - engineering</w:t>
            </w:r>
          </w:p>
        </w:tc>
        <w:tc>
          <w:tcPr>
            <w:tcW w:w="1867" w:type="dxa"/>
            <w:noWrap/>
            <w:hideMark/>
          </w:tcPr>
          <w:p w14:paraId="22F0931A" w14:textId="77777777" w:rsidR="002F57D7" w:rsidRPr="002F57D7" w:rsidRDefault="002F57D7" w:rsidP="002F57D7">
            <w:pPr>
              <w:spacing w:beforeLines="60" w:before="144" w:afterLines="60" w:after="144"/>
              <w:cnfStyle w:val="000000100000" w:firstRow="0" w:lastRow="0" w:firstColumn="0" w:lastColumn="0" w:oddVBand="0" w:evenVBand="0" w:oddHBand="1" w:evenHBand="0" w:firstRowFirstColumn="0" w:firstRowLastColumn="0" w:lastRowFirstColumn="0" w:lastRowLastColumn="0"/>
              <w:rPr>
                <w:rFonts w:cs="Arial"/>
                <w:color w:val="000000"/>
                <w:szCs w:val="20"/>
                <w14:ligatures w14:val="none"/>
              </w:rPr>
            </w:pPr>
            <w:r w:rsidRPr="002F57D7">
              <w:rPr>
                <w:rFonts w:cs="Arial"/>
                <w:color w:val="000000"/>
                <w:szCs w:val="20"/>
                <w14:ligatures w14:val="none"/>
              </w:rPr>
              <w:t>Exec</w:t>
            </w:r>
          </w:p>
        </w:tc>
        <w:tc>
          <w:tcPr>
            <w:tcW w:w="1640" w:type="dxa"/>
            <w:noWrap/>
            <w:hideMark/>
          </w:tcPr>
          <w:p w14:paraId="02480A44" w14:textId="77777777" w:rsidR="002F57D7" w:rsidRPr="002F57D7" w:rsidRDefault="002F57D7" w:rsidP="002F57D7">
            <w:pPr>
              <w:spacing w:beforeLines="60" w:before="144" w:afterLines="60" w:after="144"/>
              <w:cnfStyle w:val="000000100000" w:firstRow="0" w:lastRow="0" w:firstColumn="0" w:lastColumn="0" w:oddVBand="0" w:evenVBand="0" w:oddHBand="1" w:evenHBand="0" w:firstRowFirstColumn="0" w:firstRowLastColumn="0" w:lastRowFirstColumn="0" w:lastRowLastColumn="0"/>
              <w:rPr>
                <w:rFonts w:cs="Arial"/>
                <w:color w:val="000000"/>
                <w:szCs w:val="20"/>
                <w14:ligatures w14:val="none"/>
              </w:rPr>
            </w:pPr>
            <w:r w:rsidRPr="002F57D7">
              <w:rPr>
                <w:rFonts w:cs="Arial"/>
                <w:color w:val="000000"/>
                <w:szCs w:val="20"/>
                <w14:ligatures w14:val="none"/>
              </w:rPr>
              <w:t>Singapore</w:t>
            </w:r>
          </w:p>
        </w:tc>
      </w:tr>
      <w:tr w:rsidR="002F57D7" w:rsidRPr="002F57D7" w14:paraId="381A89DC" w14:textId="77777777" w:rsidTr="002F57D7">
        <w:trPr>
          <w:trHeight w:val="259"/>
        </w:trPr>
        <w:tc>
          <w:tcPr>
            <w:cnfStyle w:val="001000000000" w:firstRow="0" w:lastRow="0" w:firstColumn="1" w:lastColumn="0" w:oddVBand="0" w:evenVBand="0" w:oddHBand="0" w:evenHBand="0" w:firstRowFirstColumn="0" w:firstRowLastColumn="0" w:lastRowFirstColumn="0" w:lastRowLastColumn="0"/>
            <w:tcW w:w="2307" w:type="dxa"/>
            <w:noWrap/>
            <w:hideMark/>
          </w:tcPr>
          <w:p w14:paraId="4756CE16" w14:textId="77777777" w:rsidR="002F57D7" w:rsidRPr="002F57D7" w:rsidRDefault="002F57D7" w:rsidP="002F57D7">
            <w:pPr>
              <w:spacing w:beforeLines="60" w:before="144" w:afterLines="60" w:after="144"/>
              <w:rPr>
                <w:rFonts w:cs="Arial"/>
                <w:color w:val="000000"/>
                <w:szCs w:val="20"/>
                <w14:ligatures w14:val="none"/>
              </w:rPr>
            </w:pPr>
            <w:r w:rsidRPr="002F57D7">
              <w:rPr>
                <w:rFonts w:cs="Arial"/>
                <w:color w:val="000000"/>
                <w:szCs w:val="20"/>
                <w14:ligatures w14:val="none"/>
              </w:rPr>
              <w:t>Tzi Wah</w:t>
            </w:r>
          </w:p>
        </w:tc>
        <w:tc>
          <w:tcPr>
            <w:tcW w:w="2873" w:type="dxa"/>
            <w:noWrap/>
            <w:hideMark/>
          </w:tcPr>
          <w:p w14:paraId="682CEE31" w14:textId="77777777" w:rsidR="002F57D7" w:rsidRPr="002F57D7" w:rsidRDefault="002F57D7" w:rsidP="002F57D7">
            <w:pPr>
              <w:spacing w:beforeLines="60" w:before="144" w:afterLines="60" w:after="144"/>
              <w:cnfStyle w:val="000000000000" w:firstRow="0" w:lastRow="0" w:firstColumn="0" w:lastColumn="0" w:oddVBand="0" w:evenVBand="0" w:oddHBand="0" w:evenHBand="0" w:firstRowFirstColumn="0" w:firstRowLastColumn="0" w:lastRowFirstColumn="0" w:lastRowLastColumn="0"/>
              <w:rPr>
                <w:rFonts w:cs="Arial"/>
                <w:color w:val="000000"/>
                <w:szCs w:val="20"/>
                <w14:ligatures w14:val="none"/>
              </w:rPr>
            </w:pPr>
            <w:r w:rsidRPr="002F57D7">
              <w:rPr>
                <w:rFonts w:cs="Arial"/>
                <w:color w:val="000000"/>
                <w:szCs w:val="20"/>
                <w14:ligatures w14:val="none"/>
              </w:rPr>
              <w:t>Ops associate</w:t>
            </w:r>
          </w:p>
        </w:tc>
        <w:tc>
          <w:tcPr>
            <w:tcW w:w="1867" w:type="dxa"/>
            <w:noWrap/>
            <w:hideMark/>
          </w:tcPr>
          <w:p w14:paraId="1EBAC397" w14:textId="77777777" w:rsidR="002F57D7" w:rsidRPr="002F57D7" w:rsidRDefault="002F57D7" w:rsidP="002F57D7">
            <w:pPr>
              <w:spacing w:beforeLines="60" w:before="144" w:afterLines="60" w:after="144"/>
              <w:cnfStyle w:val="000000000000" w:firstRow="0" w:lastRow="0" w:firstColumn="0" w:lastColumn="0" w:oddVBand="0" w:evenVBand="0" w:oddHBand="0" w:evenHBand="0" w:firstRowFirstColumn="0" w:firstRowLastColumn="0" w:lastRowFirstColumn="0" w:lastRowLastColumn="0"/>
              <w:rPr>
                <w:rFonts w:cs="Arial"/>
                <w:color w:val="000000"/>
                <w:szCs w:val="20"/>
                <w14:ligatures w14:val="none"/>
              </w:rPr>
            </w:pPr>
            <w:r w:rsidRPr="002F57D7">
              <w:rPr>
                <w:rFonts w:cs="Arial"/>
                <w:color w:val="000000"/>
                <w:szCs w:val="20"/>
                <w14:ligatures w14:val="none"/>
              </w:rPr>
              <w:t>Operations</w:t>
            </w:r>
          </w:p>
        </w:tc>
        <w:tc>
          <w:tcPr>
            <w:tcW w:w="1640" w:type="dxa"/>
            <w:noWrap/>
            <w:hideMark/>
          </w:tcPr>
          <w:p w14:paraId="7DEE4002" w14:textId="77777777" w:rsidR="002F57D7" w:rsidRPr="002F57D7" w:rsidRDefault="002F57D7" w:rsidP="002F57D7">
            <w:pPr>
              <w:spacing w:beforeLines="60" w:before="144" w:afterLines="60" w:after="144"/>
              <w:cnfStyle w:val="000000000000" w:firstRow="0" w:lastRow="0" w:firstColumn="0" w:lastColumn="0" w:oddVBand="0" w:evenVBand="0" w:oddHBand="0" w:evenHBand="0" w:firstRowFirstColumn="0" w:firstRowLastColumn="0" w:lastRowFirstColumn="0" w:lastRowLastColumn="0"/>
              <w:rPr>
                <w:rFonts w:cs="Arial"/>
                <w:color w:val="000000"/>
                <w:szCs w:val="20"/>
                <w14:ligatures w14:val="none"/>
              </w:rPr>
            </w:pPr>
            <w:r w:rsidRPr="002F57D7">
              <w:rPr>
                <w:rFonts w:cs="Arial"/>
                <w:color w:val="000000"/>
                <w:szCs w:val="20"/>
                <w14:ligatures w14:val="none"/>
              </w:rPr>
              <w:t>Singapore</w:t>
            </w:r>
          </w:p>
        </w:tc>
      </w:tr>
      <w:tr w:rsidR="002F57D7" w:rsidRPr="002F57D7" w14:paraId="56A100B2" w14:textId="77777777" w:rsidTr="002F57D7">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2307" w:type="dxa"/>
            <w:noWrap/>
            <w:hideMark/>
          </w:tcPr>
          <w:p w14:paraId="6D277D95" w14:textId="77777777" w:rsidR="002F57D7" w:rsidRPr="002F57D7" w:rsidRDefault="002F57D7" w:rsidP="002F57D7">
            <w:pPr>
              <w:spacing w:beforeLines="60" w:before="144" w:afterLines="60" w:after="144"/>
              <w:rPr>
                <w:rFonts w:cs="Arial"/>
                <w:color w:val="000000"/>
                <w:szCs w:val="20"/>
                <w14:ligatures w14:val="none"/>
              </w:rPr>
            </w:pPr>
            <w:r w:rsidRPr="002F57D7">
              <w:rPr>
                <w:rFonts w:cs="Arial"/>
                <w:color w:val="000000"/>
                <w:szCs w:val="20"/>
                <w14:ligatures w14:val="none"/>
              </w:rPr>
              <w:t>Shobhit</w:t>
            </w:r>
          </w:p>
        </w:tc>
        <w:tc>
          <w:tcPr>
            <w:tcW w:w="2873" w:type="dxa"/>
            <w:noWrap/>
            <w:hideMark/>
          </w:tcPr>
          <w:p w14:paraId="1F09B3F8" w14:textId="77777777" w:rsidR="002F57D7" w:rsidRPr="002F57D7" w:rsidRDefault="002F57D7" w:rsidP="002F57D7">
            <w:pPr>
              <w:spacing w:beforeLines="60" w:before="144" w:afterLines="60" w:after="144"/>
              <w:cnfStyle w:val="000000100000" w:firstRow="0" w:lastRow="0" w:firstColumn="0" w:lastColumn="0" w:oddVBand="0" w:evenVBand="0" w:oddHBand="1" w:evenHBand="0" w:firstRowFirstColumn="0" w:firstRowLastColumn="0" w:lastRowFirstColumn="0" w:lastRowLastColumn="0"/>
              <w:rPr>
                <w:rFonts w:cs="Arial"/>
                <w:color w:val="000000"/>
                <w:szCs w:val="20"/>
                <w14:ligatures w14:val="none"/>
              </w:rPr>
            </w:pPr>
            <w:r w:rsidRPr="002F57D7">
              <w:rPr>
                <w:rFonts w:cs="Arial"/>
                <w:color w:val="000000"/>
                <w:szCs w:val="20"/>
                <w14:ligatures w14:val="none"/>
              </w:rPr>
              <w:t>Full-stack Developer</w:t>
            </w:r>
          </w:p>
        </w:tc>
        <w:tc>
          <w:tcPr>
            <w:tcW w:w="1867" w:type="dxa"/>
            <w:noWrap/>
            <w:hideMark/>
          </w:tcPr>
          <w:p w14:paraId="5249E7DE" w14:textId="77777777" w:rsidR="002F57D7" w:rsidRPr="002F57D7" w:rsidRDefault="002F57D7" w:rsidP="002F57D7">
            <w:pPr>
              <w:spacing w:beforeLines="60" w:before="144" w:afterLines="60" w:after="144"/>
              <w:cnfStyle w:val="000000100000" w:firstRow="0" w:lastRow="0" w:firstColumn="0" w:lastColumn="0" w:oddVBand="0" w:evenVBand="0" w:oddHBand="1" w:evenHBand="0" w:firstRowFirstColumn="0" w:firstRowLastColumn="0" w:lastRowFirstColumn="0" w:lastRowLastColumn="0"/>
              <w:rPr>
                <w:rFonts w:cs="Arial"/>
                <w:color w:val="000000"/>
                <w:szCs w:val="20"/>
                <w14:ligatures w14:val="none"/>
              </w:rPr>
            </w:pPr>
            <w:r w:rsidRPr="002F57D7">
              <w:rPr>
                <w:rFonts w:cs="Arial"/>
                <w:color w:val="000000"/>
                <w:szCs w:val="20"/>
                <w14:ligatures w14:val="none"/>
              </w:rPr>
              <w:t>Engineering</w:t>
            </w:r>
          </w:p>
        </w:tc>
        <w:tc>
          <w:tcPr>
            <w:tcW w:w="1640" w:type="dxa"/>
            <w:noWrap/>
            <w:hideMark/>
          </w:tcPr>
          <w:p w14:paraId="78510104" w14:textId="77777777" w:rsidR="002F57D7" w:rsidRPr="002F57D7" w:rsidRDefault="002F57D7" w:rsidP="002F57D7">
            <w:pPr>
              <w:spacing w:beforeLines="60" w:before="144" w:afterLines="60" w:after="144"/>
              <w:cnfStyle w:val="000000100000" w:firstRow="0" w:lastRow="0" w:firstColumn="0" w:lastColumn="0" w:oddVBand="0" w:evenVBand="0" w:oddHBand="1" w:evenHBand="0" w:firstRowFirstColumn="0" w:firstRowLastColumn="0" w:lastRowFirstColumn="0" w:lastRowLastColumn="0"/>
              <w:rPr>
                <w:rFonts w:cs="Arial"/>
                <w:color w:val="000000"/>
                <w:szCs w:val="20"/>
                <w14:ligatures w14:val="none"/>
              </w:rPr>
            </w:pPr>
            <w:r w:rsidRPr="002F57D7">
              <w:rPr>
                <w:rFonts w:cs="Arial"/>
                <w:color w:val="000000"/>
                <w:szCs w:val="20"/>
                <w14:ligatures w14:val="none"/>
              </w:rPr>
              <w:t>India</w:t>
            </w:r>
          </w:p>
        </w:tc>
      </w:tr>
    </w:tbl>
    <w:p w14:paraId="46074A35" w14:textId="77777777" w:rsidR="002F57D7" w:rsidRPr="002F57D7" w:rsidRDefault="002F57D7" w:rsidP="002F57D7">
      <w:pPr>
        <w:rPr>
          <w:highlight w:val="yellow"/>
          <w:lang w:val="en-US"/>
        </w:rPr>
      </w:pPr>
    </w:p>
    <w:p w14:paraId="6EADD42D" w14:textId="7324D76F" w:rsidR="00D6305E" w:rsidRPr="00D4185E" w:rsidRDefault="00A0229F" w:rsidP="00A0229F">
      <w:pPr>
        <w:pStyle w:val="Heading2"/>
      </w:pPr>
      <w:r w:rsidRPr="00D4185E">
        <w:lastRenderedPageBreak/>
        <w:t>John Purcell (Ex Bayer</w:t>
      </w:r>
      <w:r w:rsidR="002C5C62" w:rsidRPr="00D4185E">
        <w:t xml:space="preserve"> Crop Science</w:t>
      </w:r>
      <w:r w:rsidRPr="00D4185E">
        <w:t>, Monsanto)</w:t>
      </w:r>
    </w:p>
    <w:p w14:paraId="72D59163" w14:textId="05F44939" w:rsidR="002C5C62" w:rsidRPr="002C5C62" w:rsidRDefault="002C5C62" w:rsidP="002C5C62">
      <w:pPr>
        <w:spacing w:before="100" w:beforeAutospacing="1" w:after="100" w:afterAutospacing="1"/>
        <w:rPr>
          <w:rFonts w:cs="Arial"/>
          <w:szCs w:val="20"/>
          <w14:ligatures w14:val="none"/>
        </w:rPr>
      </w:pPr>
      <w:r w:rsidRPr="002C5C62">
        <w:rPr>
          <w:rFonts w:cs="Arial"/>
          <w:szCs w:val="20"/>
          <w14:ligatures w14:val="none"/>
        </w:rPr>
        <w:t>John Purcell is a senior agricultural technology leader with over 35 years of experience in R&amp;D, commercialisation, and executive management in the global seed and fresh produce sectors. He is the Founder and President of AgTech Advisory Services where he provides strategic guidance to companies advancing agricultural innovation.</w:t>
      </w:r>
    </w:p>
    <w:p w14:paraId="06378891" w14:textId="77777777" w:rsidR="002C5C62" w:rsidRPr="002C5C62" w:rsidRDefault="002C5C62" w:rsidP="002C5C62">
      <w:pPr>
        <w:spacing w:before="100" w:beforeAutospacing="1" w:after="100" w:afterAutospacing="1"/>
        <w:rPr>
          <w:rFonts w:cs="Arial"/>
          <w:szCs w:val="20"/>
          <w14:ligatures w14:val="none"/>
        </w:rPr>
      </w:pPr>
      <w:r w:rsidRPr="002C5C62">
        <w:rPr>
          <w:rFonts w:cs="Arial"/>
          <w:szCs w:val="20"/>
          <w14:ligatures w14:val="none"/>
        </w:rPr>
        <w:t xml:space="preserve">From 2020 to 2023, John was CEO and later Chief Strategy Officer of Unfold, a venture-backed vertical farming seed and digital solutions company. Under his leadership, </w:t>
      </w:r>
      <w:proofErr w:type="gramStart"/>
      <w:r w:rsidRPr="002C5C62">
        <w:rPr>
          <w:rFonts w:cs="Arial"/>
          <w:szCs w:val="20"/>
          <w14:ligatures w14:val="none"/>
        </w:rPr>
        <w:t>Unfold</w:t>
      </w:r>
      <w:proofErr w:type="gramEnd"/>
      <w:r w:rsidRPr="002C5C62">
        <w:rPr>
          <w:rFonts w:cs="Arial"/>
          <w:szCs w:val="20"/>
          <w14:ligatures w14:val="none"/>
        </w:rPr>
        <w:t xml:space="preserve"> developed crop varieties and technology tailored to controlled-environment agriculture, forging partnerships with major indoor farming operators.</w:t>
      </w:r>
    </w:p>
    <w:p w14:paraId="1B7ED10F" w14:textId="77777777" w:rsidR="002C5C62" w:rsidRPr="002C5C62" w:rsidRDefault="002C5C62" w:rsidP="002C5C62">
      <w:pPr>
        <w:spacing w:before="100" w:beforeAutospacing="1" w:after="100" w:afterAutospacing="1"/>
        <w:rPr>
          <w:rFonts w:cs="Arial"/>
          <w:szCs w:val="20"/>
          <w14:ligatures w14:val="none"/>
        </w:rPr>
      </w:pPr>
      <w:r w:rsidRPr="002C5C62">
        <w:rPr>
          <w:rFonts w:cs="Arial"/>
          <w:szCs w:val="20"/>
          <w14:ligatures w14:val="none"/>
        </w:rPr>
        <w:t>Prior to Unfold, John served as Head of Vegetables R&amp;D at Bayer Crop Science, overseeing global research, breeding, and product development. He spent nearly three decades at Monsanto in senior technology and commercial roles, including Vice President and Global R&amp;D Lead for Monsanto Vegetables, where he drove advancements in seed genetics, trait development, and market adoption across diverse horticultural crops.</w:t>
      </w:r>
    </w:p>
    <w:p w14:paraId="6B26F0A2" w14:textId="77777777" w:rsidR="002C5C62" w:rsidRPr="002C5C62" w:rsidRDefault="002C5C62" w:rsidP="002C5C62">
      <w:pPr>
        <w:spacing w:before="100" w:beforeAutospacing="1" w:after="100" w:afterAutospacing="1"/>
        <w:rPr>
          <w:rFonts w:cs="Arial"/>
          <w:szCs w:val="20"/>
          <w14:ligatures w14:val="none"/>
        </w:rPr>
      </w:pPr>
      <w:r w:rsidRPr="002C5C62">
        <w:rPr>
          <w:rFonts w:cs="Arial"/>
          <w:szCs w:val="20"/>
          <w14:ligatures w14:val="none"/>
        </w:rPr>
        <w:t>John began his career as a Postdoctoral Researcher at the USDA after earning a Ph.D. in Molecular and Cellular Biology from the University of Massachusetts Amherst, specialising in insect biochemistry, and a B.S. in Chemistry from Washington and Lee University. His deep expertise in vegetable crop R&amp;D, combined with leadership across both corporate and startup environments, makes him a valuable strategic resource for companies like Polybee seeking to scale disruptive agricultural technologies.</w:t>
      </w:r>
    </w:p>
    <w:p w14:paraId="4816E63F" w14:textId="74959AE8" w:rsidR="00D6305E" w:rsidRPr="00D4185E" w:rsidRDefault="00A0229F" w:rsidP="00D6305E">
      <w:pPr>
        <w:pStyle w:val="Heading2"/>
      </w:pPr>
      <w:r w:rsidRPr="00D4185E">
        <w:t>Jorge Heraud (Ex John Deere,</w:t>
      </w:r>
      <w:r w:rsidR="002C5C62" w:rsidRPr="00D4185E">
        <w:t xml:space="preserve"> IBM,</w:t>
      </w:r>
      <w:r w:rsidRPr="00D4185E">
        <w:t xml:space="preserve"> </w:t>
      </w:r>
      <w:r w:rsidR="002C5C62" w:rsidRPr="00D4185E">
        <w:t>Trimble, Stanford University, Co-Founder of an Exited Startup for US 305m)</w:t>
      </w:r>
    </w:p>
    <w:p w14:paraId="1C8F571F" w14:textId="77777777" w:rsidR="002C5C62" w:rsidRPr="002C5C62" w:rsidRDefault="002C5C62" w:rsidP="002C5C62">
      <w:pPr>
        <w:spacing w:before="100" w:beforeAutospacing="1" w:after="100" w:afterAutospacing="1"/>
        <w:rPr>
          <w:rFonts w:cs="Arial"/>
          <w:szCs w:val="20"/>
          <w14:ligatures w14:val="none"/>
        </w:rPr>
      </w:pPr>
      <w:r w:rsidRPr="002C5C62">
        <w:rPr>
          <w:rFonts w:cs="Arial"/>
          <w:szCs w:val="20"/>
          <w14:ligatures w14:val="none"/>
        </w:rPr>
        <w:t xml:space="preserve">Jorge Heraud is a technology entrepreneur and senior executive with more than three decades of experience in agricultural automation, robotics, and precision farming systems. He is currently CEO of </w:t>
      </w:r>
      <w:proofErr w:type="gramStart"/>
      <w:r w:rsidRPr="002C5C62">
        <w:rPr>
          <w:rFonts w:cs="Arial"/>
          <w:szCs w:val="20"/>
          <w14:ligatures w14:val="none"/>
        </w:rPr>
        <w:t>TerraBlaster, and</w:t>
      </w:r>
      <w:proofErr w:type="gramEnd"/>
      <w:r w:rsidRPr="002C5C62">
        <w:rPr>
          <w:rFonts w:cs="Arial"/>
          <w:szCs w:val="20"/>
          <w14:ligatures w14:val="none"/>
        </w:rPr>
        <w:t xml:space="preserve"> holds multiple board and advisory roles with leading agtech companies, including Chairman of Dogtooth Technologies and Board Member of GPR, RootWave, and Agtonomy. Through his consulting firm, Heraud Consulting LLC, he advises startups and corporates on scaling autonomous systems and precision agriculture solutions.</w:t>
      </w:r>
    </w:p>
    <w:p w14:paraId="420E0D23" w14:textId="2A649A16" w:rsidR="002C5C62" w:rsidRPr="002C5C62" w:rsidRDefault="002C5C62" w:rsidP="002C5C62">
      <w:pPr>
        <w:spacing w:before="100" w:beforeAutospacing="1" w:after="100" w:afterAutospacing="1"/>
        <w:rPr>
          <w:rFonts w:cs="Arial"/>
          <w:szCs w:val="20"/>
          <w14:ligatures w14:val="none"/>
        </w:rPr>
      </w:pPr>
      <w:r w:rsidRPr="002C5C62">
        <w:rPr>
          <w:rFonts w:cs="Arial"/>
          <w:szCs w:val="20"/>
          <w14:ligatures w14:val="none"/>
        </w:rPr>
        <w:t>From 2011 to 2024, Jorge was CEO and Co-founder of Blue River Technology, where he led the development of advanced computer vision and machine learning platforms for precision weed control. The company’s “see and spray” technology reduced herbicide use by up to 90% and delivered significant environmental and economic benefits for growers. Blue River was acquired by Deere &amp; Company in 2017</w:t>
      </w:r>
      <w:r>
        <w:rPr>
          <w:rFonts w:cs="Arial"/>
          <w:szCs w:val="20"/>
          <w14:ligatures w14:val="none"/>
        </w:rPr>
        <w:t xml:space="preserve"> for US 305m</w:t>
      </w:r>
      <w:r>
        <w:rPr>
          <w:rStyle w:val="FootnoteReference"/>
          <w:rFonts w:cs="Arial"/>
          <w:szCs w:val="20"/>
          <w14:ligatures w14:val="none"/>
        </w:rPr>
        <w:footnoteReference w:id="1"/>
      </w:r>
      <w:r w:rsidRPr="002C5C62">
        <w:rPr>
          <w:rFonts w:cs="Arial"/>
          <w:szCs w:val="20"/>
          <w14:ligatures w14:val="none"/>
        </w:rPr>
        <w:t>, where Jorge went on to serve as VP of Automation &amp; Autonomy, overseeing the integration and scaling of smart machine technologies across agriculture and construction.</w:t>
      </w:r>
    </w:p>
    <w:p w14:paraId="301ADF7E" w14:textId="77777777" w:rsidR="002C5C62" w:rsidRPr="002C5C62" w:rsidRDefault="002C5C62" w:rsidP="002C5C62">
      <w:pPr>
        <w:spacing w:before="100" w:beforeAutospacing="1" w:after="100" w:afterAutospacing="1"/>
        <w:rPr>
          <w:rFonts w:cs="Arial"/>
          <w:szCs w:val="20"/>
          <w14:ligatures w14:val="none"/>
        </w:rPr>
      </w:pPr>
      <w:r w:rsidRPr="002C5C62">
        <w:rPr>
          <w:rFonts w:cs="Arial"/>
          <w:szCs w:val="20"/>
          <w14:ligatures w14:val="none"/>
        </w:rPr>
        <w:t xml:space="preserve">Earlier in his career, Jorge spent over a decade at Trimble in engineering, business development, and leadership roles, including Business Unit Manager for the Agriculture Division. He has also held engineering positions at Digita SA and IBM. Jorge holds </w:t>
      </w:r>
      <w:proofErr w:type="gramStart"/>
      <w:r w:rsidRPr="002C5C62">
        <w:rPr>
          <w:rFonts w:cs="Arial"/>
          <w:szCs w:val="20"/>
          <w14:ligatures w14:val="none"/>
        </w:rPr>
        <w:t>master’s degrees in Electrical Engineering</w:t>
      </w:r>
      <w:proofErr w:type="gramEnd"/>
      <w:r w:rsidRPr="002C5C62">
        <w:rPr>
          <w:rFonts w:cs="Arial"/>
          <w:szCs w:val="20"/>
          <w14:ligatures w14:val="none"/>
        </w:rPr>
        <w:t>, Engineering Management, and Management (Sloan Fellow) from Stanford University, with a focus on entrepreneurship, marketing, and finance.</w:t>
      </w:r>
    </w:p>
    <w:p w14:paraId="62386FA9" w14:textId="4CEE00EF" w:rsidR="00BE12A2" w:rsidRPr="00C14711" w:rsidRDefault="002C5C62" w:rsidP="00C14711">
      <w:pPr>
        <w:spacing w:before="100" w:beforeAutospacing="1" w:after="100" w:afterAutospacing="1"/>
        <w:rPr>
          <w:rFonts w:cs="Arial"/>
          <w:szCs w:val="20"/>
          <w14:ligatures w14:val="none"/>
        </w:rPr>
      </w:pPr>
      <w:r w:rsidRPr="002C5C62">
        <w:rPr>
          <w:rFonts w:cs="Arial"/>
          <w:szCs w:val="20"/>
          <w14:ligatures w14:val="none"/>
        </w:rPr>
        <w:lastRenderedPageBreak/>
        <w:t>His track record of founding, scaling, and exiting a world-leading agtech robotics company, combined with deep industry and technology expertise, makes him a highly strategic figure for driving innovation and market adoption in autonomous agricultural solutions.</w:t>
      </w:r>
    </w:p>
    <w:p w14:paraId="40455D08" w14:textId="5344777D" w:rsidR="00BE12A2" w:rsidRDefault="00BE12A2" w:rsidP="00BE12A2">
      <w:pPr>
        <w:pStyle w:val="Heading2"/>
      </w:pPr>
      <w:r w:rsidRPr="00C14711">
        <w:t>Board Structure</w:t>
      </w:r>
    </w:p>
    <w:p w14:paraId="131A164F" w14:textId="77777777" w:rsidR="00D4185E" w:rsidRPr="00D4185E" w:rsidRDefault="00D4185E" w:rsidP="00D4185E">
      <w:pPr>
        <w:spacing w:before="100" w:beforeAutospacing="1" w:after="100" w:afterAutospacing="1"/>
        <w:rPr>
          <w:rFonts w:cs="Arial"/>
          <w:szCs w:val="20"/>
          <w14:ligatures w14:val="none"/>
        </w:rPr>
      </w:pPr>
      <w:bookmarkStart w:id="353" w:name="_Toc205038633"/>
      <w:r w:rsidRPr="00D4185E">
        <w:rPr>
          <w:rFonts w:cs="Arial"/>
          <w:szCs w:val="20"/>
          <w14:ligatures w14:val="none"/>
        </w:rPr>
        <w:t>According to records from the Accounting and Corporate Regulatory Authority (ACRA), Siddharth Jadhav, CEO, is currently the sole director of Polybee Pte Ltd. This structure centralises formal governance authority with the founder and may limit independent oversight and investor influence in strategic decision-making.</w:t>
      </w:r>
    </w:p>
    <w:p w14:paraId="6AD69762" w14:textId="77777777" w:rsidR="00D4185E" w:rsidRPr="00D4185E" w:rsidRDefault="00D4185E" w:rsidP="00D4185E">
      <w:pPr>
        <w:spacing w:before="100" w:beforeAutospacing="1" w:after="100" w:afterAutospacing="1"/>
        <w:rPr>
          <w:rFonts w:cs="Arial"/>
          <w:szCs w:val="20"/>
          <w14:ligatures w14:val="none"/>
        </w:rPr>
      </w:pPr>
      <w:r w:rsidRPr="00D4185E">
        <w:rPr>
          <w:rFonts w:cs="Arial"/>
          <w:szCs w:val="20"/>
          <w14:ligatures w14:val="none"/>
        </w:rPr>
        <w:t>As part of the current priced seed round, it should be considered whether Paspalis Capital Partners should negotiate the right to appoint a representative to the board of directors. Such an appointment would provide direct visibility into company operations, enable more active participation in strategic direction, and help safeguard investor interests.</w:t>
      </w:r>
    </w:p>
    <w:p w14:paraId="3E43169A" w14:textId="77777777" w:rsidR="00D4185E" w:rsidRDefault="00D4185E">
      <w:pPr>
        <w:spacing w:after="160" w:line="278" w:lineRule="auto"/>
        <w:rPr>
          <w:rFonts w:eastAsiaTheme="majorEastAsia" w:cs="Arial"/>
          <w:sz w:val="36"/>
          <w:szCs w:val="36"/>
          <w:lang w:val="en-US"/>
        </w:rPr>
      </w:pPr>
      <w:r>
        <w:br w:type="page"/>
      </w:r>
    </w:p>
    <w:p w14:paraId="2878F23A" w14:textId="1491F3CF" w:rsidR="00D241B8" w:rsidRDefault="00D241B8" w:rsidP="00452731">
      <w:pPr>
        <w:pStyle w:val="Heading1"/>
      </w:pPr>
      <w:bookmarkStart w:id="354" w:name="_Toc242456371"/>
      <w:r w:rsidRPr="006B4DA3">
        <w:lastRenderedPageBreak/>
        <w:t>Market Size</w:t>
      </w:r>
      <w:r w:rsidR="00222C44" w:rsidRPr="006B4DA3">
        <w:t xml:space="preserve"> &amp; Tailwinds</w:t>
      </w:r>
      <w:bookmarkEnd w:id="353"/>
      <w:bookmarkEnd w:id="354"/>
    </w:p>
    <w:p w14:paraId="12BC8566" w14:textId="5B169D8E" w:rsidR="00A805D0" w:rsidRDefault="0099048E" w:rsidP="00AE1C01">
      <w:pPr>
        <w:pStyle w:val="Heading2"/>
      </w:pPr>
      <w:r>
        <w:t>Market Size</w:t>
      </w:r>
    </w:p>
    <w:p w14:paraId="74F07BB0" w14:textId="43751100" w:rsidR="002A6D5B" w:rsidRPr="002A6D5B" w:rsidRDefault="005F0AF0" w:rsidP="002A6D5B">
      <w:pPr>
        <w:pStyle w:val="Heading3"/>
      </w:pPr>
      <w:r>
        <w:t>Market Size</w:t>
      </w:r>
    </w:p>
    <w:p w14:paraId="34467DFF" w14:textId="77777777" w:rsidR="005F0AF0" w:rsidRDefault="005F0AF0" w:rsidP="005F0AF0"/>
    <w:p w14:paraId="3B5982EA" w14:textId="41563318" w:rsidR="005F0AF0" w:rsidRDefault="005F0AF0" w:rsidP="005F0AF0">
      <w:r>
        <w:t>Polybee estimates that its pollination, yield forecasting and stress detection technology suite can address a total addressable market opportunity</w:t>
      </w:r>
      <w:r w:rsidR="002F5F34">
        <w:t xml:space="preserve"> (TAM)</w:t>
      </w:r>
      <w:r>
        <w:t xml:space="preserve"> of US 5.2b</w:t>
      </w:r>
      <w:r w:rsidR="006F63ED">
        <w:t>. This is</w:t>
      </w:r>
      <w:r>
        <w:t xml:space="preserve"> based on </w:t>
      </w:r>
      <w:r w:rsidR="002F5F34">
        <w:t>27</w:t>
      </w:r>
      <w:r>
        <w:t xml:space="preserve"> crops</w:t>
      </w:r>
      <w:r w:rsidR="006F63ED">
        <w:t xml:space="preserve"> and their total production area, and expected value </w:t>
      </w:r>
      <w:r>
        <w:t>generate</w:t>
      </w:r>
      <w:r w:rsidR="006F63ED">
        <w:t>d</w:t>
      </w:r>
      <w:r>
        <w:t xml:space="preserve"> to farmers per hectare of between</w:t>
      </w:r>
      <w:r w:rsidR="006F63ED">
        <w:t xml:space="preserve"> US</w:t>
      </w:r>
      <w:r>
        <w:t xml:space="preserve"> 300-400 per Ha.</w:t>
      </w:r>
    </w:p>
    <w:p w14:paraId="4597FEBC" w14:textId="77777777" w:rsidR="005F0AF0" w:rsidRDefault="005F0AF0" w:rsidP="005F0AF0"/>
    <w:p w14:paraId="6328529E" w14:textId="113F3D2D" w:rsidR="002F5F34" w:rsidRDefault="005F0AF0" w:rsidP="005F0AF0">
      <w:r>
        <w:t xml:space="preserve">To estimate the serviceable </w:t>
      </w:r>
      <w:r w:rsidR="002F5F34">
        <w:t xml:space="preserve">obtainable </w:t>
      </w:r>
      <w:r>
        <w:t>market</w:t>
      </w:r>
      <w:r w:rsidR="002F5F34">
        <w:t xml:space="preserve"> (SOM)</w:t>
      </w:r>
      <w:r>
        <w:t xml:space="preserve"> opportunity for Polybee, we constrained the above market size methodology to crops in the United States where Polybee has pilots underway (blueberries, kiwi fruit, strawberries, and tomatoes) and those w</w:t>
      </w:r>
      <w:r w:rsidR="002F5F34">
        <w:t>here</w:t>
      </w:r>
      <w:r>
        <w:t xml:space="preserve"> clear value savings have been</w:t>
      </w:r>
      <w:r w:rsidR="006F63ED">
        <w:t xml:space="preserve"> proven (spinach and broccoli)</w:t>
      </w:r>
      <w:r>
        <w:t>.</w:t>
      </w:r>
      <w:r w:rsidR="002F5F34">
        <w:t xml:space="preserve"> These crops are also significant to the United States. Over 20% of the area of production for these crops is in the United States</w:t>
      </w:r>
      <w:r w:rsidR="00AE1C01">
        <w:t>, and a majority of U.S vegetable and fruit farms within Polybee’s target crop list suggest larger farms (500 Ha+) overwhelmingly contribute to production.</w:t>
      </w:r>
      <w:r w:rsidR="002F5F34">
        <w:t xml:space="preserve"> </w:t>
      </w:r>
      <w:r w:rsidR="00AE1C01">
        <w:t>Based on this information, w</w:t>
      </w:r>
      <w:r w:rsidR="002F5F34">
        <w:t xml:space="preserve">e then applied a </w:t>
      </w:r>
      <w:r w:rsidR="006F63ED">
        <w:t>10% penetration rate to understand the</w:t>
      </w:r>
      <w:r w:rsidR="002F5F34">
        <w:t xml:space="preserve"> realistic potential </w:t>
      </w:r>
      <w:r w:rsidR="00F5404F">
        <w:t xml:space="preserve">of a </w:t>
      </w:r>
      <w:r w:rsidR="002F5F34">
        <w:t>recurring revenue opportunity for Polybee.</w:t>
      </w:r>
    </w:p>
    <w:p w14:paraId="78542057" w14:textId="77777777" w:rsidR="002F5F34" w:rsidRDefault="002F5F34" w:rsidP="005F0AF0"/>
    <w:tbl>
      <w:tblPr>
        <w:tblStyle w:val="PlainTable2"/>
        <w:tblW w:w="0" w:type="auto"/>
        <w:tblLook w:val="04A0" w:firstRow="1" w:lastRow="0" w:firstColumn="1" w:lastColumn="0" w:noHBand="0" w:noVBand="1"/>
      </w:tblPr>
      <w:tblGrid>
        <w:gridCol w:w="1843"/>
        <w:gridCol w:w="583"/>
        <w:gridCol w:w="1493"/>
        <w:gridCol w:w="1084"/>
        <w:gridCol w:w="1378"/>
        <w:gridCol w:w="1308"/>
        <w:gridCol w:w="1337"/>
      </w:tblGrid>
      <w:tr w:rsidR="00E81243" w:rsidRPr="00E81243" w14:paraId="512D25AF" w14:textId="77777777" w:rsidTr="00FC425B">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426" w:type="dxa"/>
            <w:gridSpan w:val="2"/>
            <w:noWrap/>
          </w:tcPr>
          <w:p w14:paraId="44DD5DF8" w14:textId="777E5C8E" w:rsidR="00E81243" w:rsidRPr="00E81243" w:rsidRDefault="00E81243" w:rsidP="00FC425B">
            <w:pPr>
              <w:spacing w:beforeLines="60" w:before="144" w:afterLines="60" w:after="144"/>
              <w:rPr>
                <w:szCs w:val="20"/>
              </w:rPr>
            </w:pPr>
          </w:p>
        </w:tc>
        <w:tc>
          <w:tcPr>
            <w:tcW w:w="1493" w:type="dxa"/>
            <w:noWrap/>
          </w:tcPr>
          <w:p w14:paraId="7B6ADE9D" w14:textId="77777777" w:rsidR="00E81243" w:rsidRPr="00E81243" w:rsidRDefault="00E81243" w:rsidP="00FC425B">
            <w:pPr>
              <w:spacing w:beforeLines="60" w:before="144" w:afterLines="60" w:after="144"/>
              <w:jc w:val="right"/>
              <w:cnfStyle w:val="100000000000" w:firstRow="1" w:lastRow="0" w:firstColumn="0" w:lastColumn="0" w:oddVBand="0" w:evenVBand="0" w:oddHBand="0" w:evenHBand="0" w:firstRowFirstColumn="0" w:firstRowLastColumn="0" w:lastRowFirstColumn="0" w:lastRowLastColumn="0"/>
              <w:rPr>
                <w:szCs w:val="20"/>
              </w:rPr>
            </w:pPr>
          </w:p>
        </w:tc>
        <w:tc>
          <w:tcPr>
            <w:tcW w:w="1084" w:type="dxa"/>
            <w:noWrap/>
            <w:hideMark/>
          </w:tcPr>
          <w:p w14:paraId="4DEB1FFA" w14:textId="53E54FB5" w:rsidR="00E81243" w:rsidRPr="00E81243" w:rsidRDefault="00E81243" w:rsidP="00FC425B">
            <w:pPr>
              <w:spacing w:beforeLines="60" w:before="144" w:afterLines="60" w:after="144"/>
              <w:jc w:val="right"/>
              <w:cnfStyle w:val="100000000000" w:firstRow="1" w:lastRow="0" w:firstColumn="0" w:lastColumn="0" w:oddVBand="0" w:evenVBand="0" w:oddHBand="0" w:evenHBand="0" w:firstRowFirstColumn="0" w:firstRowLastColumn="0" w:lastRowFirstColumn="0" w:lastRowLastColumn="0"/>
              <w:rPr>
                <w:b w:val="0"/>
                <w:bCs w:val="0"/>
                <w:szCs w:val="20"/>
              </w:rPr>
            </w:pPr>
            <w:r w:rsidRPr="00E81243">
              <w:rPr>
                <w:b w:val="0"/>
                <w:bCs w:val="0"/>
                <w:szCs w:val="20"/>
              </w:rPr>
              <w:t>Hectares</w:t>
            </w:r>
            <w:r>
              <w:rPr>
                <w:b w:val="0"/>
                <w:bCs w:val="0"/>
                <w:szCs w:val="20"/>
              </w:rPr>
              <w:t xml:space="preserve"> (Ha)</w:t>
            </w:r>
          </w:p>
        </w:tc>
        <w:tc>
          <w:tcPr>
            <w:tcW w:w="1378" w:type="dxa"/>
            <w:noWrap/>
            <w:hideMark/>
          </w:tcPr>
          <w:p w14:paraId="503685DF" w14:textId="77777777" w:rsidR="00E81243" w:rsidRPr="00E81243" w:rsidRDefault="00E81243" w:rsidP="00FC425B">
            <w:pPr>
              <w:spacing w:beforeLines="60" w:before="144" w:afterLines="60" w:after="144"/>
              <w:cnfStyle w:val="100000000000" w:firstRow="1" w:lastRow="0" w:firstColumn="0" w:lastColumn="0" w:oddVBand="0" w:evenVBand="0" w:oddHBand="0" w:evenHBand="0" w:firstRowFirstColumn="0" w:firstRowLastColumn="0" w:lastRowFirstColumn="0" w:lastRowLastColumn="0"/>
              <w:rPr>
                <w:b w:val="0"/>
                <w:bCs w:val="0"/>
                <w:szCs w:val="20"/>
              </w:rPr>
            </w:pPr>
          </w:p>
        </w:tc>
        <w:tc>
          <w:tcPr>
            <w:tcW w:w="2645" w:type="dxa"/>
            <w:gridSpan w:val="2"/>
            <w:noWrap/>
            <w:hideMark/>
          </w:tcPr>
          <w:p w14:paraId="56BAA3DC" w14:textId="006BF9E2" w:rsidR="00E81243" w:rsidRPr="00E81243" w:rsidRDefault="00E81243" w:rsidP="00FC425B">
            <w:pPr>
              <w:spacing w:beforeLines="60" w:before="144" w:afterLines="60" w:after="144"/>
              <w:cnfStyle w:val="100000000000" w:firstRow="1" w:lastRow="0" w:firstColumn="0" w:lastColumn="0" w:oddVBand="0" w:evenVBand="0" w:oddHBand="0" w:evenHBand="0" w:firstRowFirstColumn="0" w:firstRowLastColumn="0" w:lastRowFirstColumn="0" w:lastRowLastColumn="0"/>
              <w:rPr>
                <w:b w:val="0"/>
                <w:bCs w:val="0"/>
                <w:szCs w:val="20"/>
              </w:rPr>
            </w:pPr>
            <w:r w:rsidRPr="00E81243">
              <w:rPr>
                <w:b w:val="0"/>
                <w:bCs w:val="0"/>
                <w:szCs w:val="20"/>
              </w:rPr>
              <w:t>US</w:t>
            </w:r>
            <w:r w:rsidR="00C407C9">
              <w:rPr>
                <w:b w:val="0"/>
                <w:bCs w:val="0"/>
                <w:szCs w:val="20"/>
              </w:rPr>
              <w:t xml:space="preserve"> m</w:t>
            </w:r>
          </w:p>
        </w:tc>
      </w:tr>
      <w:tr w:rsidR="00E81243" w:rsidRPr="00E81243" w14:paraId="2757D905" w14:textId="77777777" w:rsidTr="00E8124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43" w:type="dxa"/>
            <w:noWrap/>
            <w:hideMark/>
          </w:tcPr>
          <w:p w14:paraId="4C0B8097" w14:textId="77777777" w:rsidR="00E81243" w:rsidRPr="00E81243" w:rsidRDefault="00E81243" w:rsidP="00FC425B">
            <w:pPr>
              <w:spacing w:beforeLines="60" w:before="144" w:afterLines="60" w:after="144"/>
              <w:rPr>
                <w:szCs w:val="20"/>
              </w:rPr>
            </w:pPr>
            <w:r w:rsidRPr="00E81243">
              <w:rPr>
                <w:szCs w:val="20"/>
              </w:rPr>
              <w:t>Crop</w:t>
            </w:r>
          </w:p>
        </w:tc>
        <w:tc>
          <w:tcPr>
            <w:tcW w:w="2076" w:type="dxa"/>
            <w:gridSpan w:val="2"/>
            <w:noWrap/>
            <w:hideMark/>
          </w:tcPr>
          <w:p w14:paraId="70510EC6" w14:textId="77777777" w:rsidR="00E81243" w:rsidRPr="00E81243" w:rsidRDefault="00E81243" w:rsidP="00FC425B">
            <w:pPr>
              <w:spacing w:beforeLines="60" w:before="144" w:afterLines="60" w:after="144"/>
              <w:jc w:val="center"/>
              <w:cnfStyle w:val="000000100000" w:firstRow="0" w:lastRow="0" w:firstColumn="0" w:lastColumn="0" w:oddVBand="0" w:evenVBand="0" w:oddHBand="1" w:evenHBand="0" w:firstRowFirstColumn="0" w:firstRowLastColumn="0" w:lastRowFirstColumn="0" w:lastRowLastColumn="0"/>
              <w:rPr>
                <w:b/>
                <w:bCs/>
                <w:szCs w:val="20"/>
              </w:rPr>
            </w:pPr>
            <w:r w:rsidRPr="00E81243">
              <w:rPr>
                <w:b/>
                <w:bCs/>
                <w:szCs w:val="20"/>
              </w:rPr>
              <w:t>Status</w:t>
            </w:r>
          </w:p>
        </w:tc>
        <w:tc>
          <w:tcPr>
            <w:tcW w:w="1084" w:type="dxa"/>
            <w:noWrap/>
            <w:hideMark/>
          </w:tcPr>
          <w:p w14:paraId="70B0ADAD" w14:textId="7E2B9B91" w:rsidR="00E81243" w:rsidRPr="00E81243" w:rsidRDefault="00E81243" w:rsidP="00FC425B">
            <w:pPr>
              <w:spacing w:beforeLines="60" w:before="144" w:afterLines="60" w:after="144"/>
              <w:jc w:val="right"/>
              <w:cnfStyle w:val="000000100000" w:firstRow="0" w:lastRow="0" w:firstColumn="0" w:lastColumn="0" w:oddVBand="0" w:evenVBand="0" w:oddHBand="1" w:evenHBand="0" w:firstRowFirstColumn="0" w:firstRowLastColumn="0" w:lastRowFirstColumn="0" w:lastRowLastColumn="0"/>
              <w:rPr>
                <w:b/>
                <w:bCs/>
                <w:szCs w:val="20"/>
              </w:rPr>
            </w:pPr>
            <w:r w:rsidRPr="00E81243">
              <w:rPr>
                <w:b/>
                <w:bCs/>
                <w:szCs w:val="20"/>
              </w:rPr>
              <w:t>USA</w:t>
            </w:r>
          </w:p>
        </w:tc>
        <w:tc>
          <w:tcPr>
            <w:tcW w:w="1378" w:type="dxa"/>
            <w:noWrap/>
            <w:hideMark/>
          </w:tcPr>
          <w:p w14:paraId="4503A77B" w14:textId="77777777" w:rsidR="00E81243" w:rsidRPr="00E81243" w:rsidRDefault="00E81243" w:rsidP="00FC425B">
            <w:pPr>
              <w:spacing w:beforeLines="60" w:before="144" w:afterLines="60" w:after="144"/>
              <w:jc w:val="right"/>
              <w:cnfStyle w:val="000000100000" w:firstRow="0" w:lastRow="0" w:firstColumn="0" w:lastColumn="0" w:oddVBand="0" w:evenVBand="0" w:oddHBand="1" w:evenHBand="0" w:firstRowFirstColumn="0" w:firstRowLastColumn="0" w:lastRowFirstColumn="0" w:lastRowLastColumn="0"/>
              <w:rPr>
                <w:b/>
                <w:bCs/>
                <w:szCs w:val="20"/>
              </w:rPr>
            </w:pPr>
            <w:r w:rsidRPr="00E81243">
              <w:rPr>
                <w:b/>
                <w:bCs/>
                <w:szCs w:val="20"/>
              </w:rPr>
              <w:t>TAM</w:t>
            </w:r>
          </w:p>
        </w:tc>
        <w:tc>
          <w:tcPr>
            <w:tcW w:w="1308" w:type="dxa"/>
            <w:noWrap/>
            <w:hideMark/>
          </w:tcPr>
          <w:p w14:paraId="383CE73C" w14:textId="77777777" w:rsidR="00E81243" w:rsidRPr="00E81243" w:rsidRDefault="00E81243" w:rsidP="00FC425B">
            <w:pPr>
              <w:spacing w:beforeLines="60" w:before="144" w:afterLines="60" w:after="144"/>
              <w:jc w:val="right"/>
              <w:cnfStyle w:val="000000100000" w:firstRow="0" w:lastRow="0" w:firstColumn="0" w:lastColumn="0" w:oddVBand="0" w:evenVBand="0" w:oddHBand="1" w:evenHBand="0" w:firstRowFirstColumn="0" w:firstRowLastColumn="0" w:lastRowFirstColumn="0" w:lastRowLastColumn="0"/>
              <w:rPr>
                <w:b/>
                <w:bCs/>
                <w:szCs w:val="20"/>
              </w:rPr>
            </w:pPr>
            <w:r w:rsidRPr="00E81243">
              <w:rPr>
                <w:b/>
                <w:bCs/>
                <w:szCs w:val="20"/>
              </w:rPr>
              <w:t>SAM</w:t>
            </w:r>
          </w:p>
        </w:tc>
        <w:tc>
          <w:tcPr>
            <w:tcW w:w="1337" w:type="dxa"/>
            <w:noWrap/>
            <w:hideMark/>
          </w:tcPr>
          <w:p w14:paraId="137FC290" w14:textId="77777777" w:rsidR="00E81243" w:rsidRPr="00E81243" w:rsidRDefault="00E81243" w:rsidP="00FC425B">
            <w:pPr>
              <w:spacing w:beforeLines="60" w:before="144" w:afterLines="60" w:after="144"/>
              <w:jc w:val="right"/>
              <w:cnfStyle w:val="000000100000" w:firstRow="0" w:lastRow="0" w:firstColumn="0" w:lastColumn="0" w:oddVBand="0" w:evenVBand="0" w:oddHBand="1" w:evenHBand="0" w:firstRowFirstColumn="0" w:firstRowLastColumn="0" w:lastRowFirstColumn="0" w:lastRowLastColumn="0"/>
              <w:rPr>
                <w:b/>
                <w:bCs/>
                <w:szCs w:val="20"/>
              </w:rPr>
            </w:pPr>
            <w:r w:rsidRPr="00E81243">
              <w:rPr>
                <w:b/>
                <w:bCs/>
                <w:szCs w:val="20"/>
              </w:rPr>
              <w:t>SOM</w:t>
            </w:r>
          </w:p>
        </w:tc>
      </w:tr>
      <w:tr w:rsidR="00E81243" w:rsidRPr="00E81243" w14:paraId="538CA682" w14:textId="77777777" w:rsidTr="00E81243">
        <w:trPr>
          <w:trHeight w:val="315"/>
        </w:trPr>
        <w:tc>
          <w:tcPr>
            <w:cnfStyle w:val="001000000000" w:firstRow="0" w:lastRow="0" w:firstColumn="1" w:lastColumn="0" w:oddVBand="0" w:evenVBand="0" w:oddHBand="0" w:evenHBand="0" w:firstRowFirstColumn="0" w:firstRowLastColumn="0" w:lastRowFirstColumn="0" w:lastRowLastColumn="0"/>
            <w:tcW w:w="1843" w:type="dxa"/>
            <w:noWrap/>
            <w:hideMark/>
          </w:tcPr>
          <w:p w14:paraId="702D4BF6" w14:textId="77777777" w:rsidR="00E81243" w:rsidRPr="00E81243" w:rsidRDefault="00E81243" w:rsidP="00FC425B">
            <w:pPr>
              <w:spacing w:beforeLines="60" w:before="144" w:afterLines="60" w:after="144"/>
              <w:rPr>
                <w:szCs w:val="20"/>
              </w:rPr>
            </w:pPr>
            <w:r w:rsidRPr="00E81243">
              <w:rPr>
                <w:szCs w:val="20"/>
              </w:rPr>
              <w:t>Blueberries</w:t>
            </w:r>
          </w:p>
        </w:tc>
        <w:tc>
          <w:tcPr>
            <w:tcW w:w="2076" w:type="dxa"/>
            <w:gridSpan w:val="2"/>
            <w:noWrap/>
            <w:hideMark/>
          </w:tcPr>
          <w:p w14:paraId="14C81095" w14:textId="2E664B78" w:rsidR="00E81243" w:rsidRPr="00E81243" w:rsidRDefault="00E81243" w:rsidP="00FC425B">
            <w:pPr>
              <w:spacing w:beforeLines="60" w:before="144" w:afterLines="60" w:after="144"/>
              <w:jc w:val="center"/>
              <w:cnfStyle w:val="000000000000" w:firstRow="0" w:lastRow="0" w:firstColumn="0" w:lastColumn="0" w:oddVBand="0" w:evenVBand="0" w:oddHBand="0" w:evenHBand="0" w:firstRowFirstColumn="0" w:firstRowLastColumn="0" w:lastRowFirstColumn="0" w:lastRowLastColumn="0"/>
              <w:rPr>
                <w:szCs w:val="20"/>
              </w:rPr>
            </w:pPr>
            <w:r w:rsidRPr="00E81243">
              <w:rPr>
                <w:szCs w:val="20"/>
              </w:rPr>
              <w:t>Pilot</w:t>
            </w:r>
          </w:p>
        </w:tc>
        <w:tc>
          <w:tcPr>
            <w:tcW w:w="1084" w:type="dxa"/>
            <w:noWrap/>
            <w:hideMark/>
          </w:tcPr>
          <w:p w14:paraId="5A30F37A" w14:textId="77777777" w:rsidR="00E81243" w:rsidRPr="00E81243" w:rsidRDefault="00E81243" w:rsidP="00FC425B">
            <w:pPr>
              <w:spacing w:beforeLines="60" w:before="144" w:afterLines="60" w:after="144"/>
              <w:jc w:val="right"/>
              <w:cnfStyle w:val="000000000000" w:firstRow="0" w:lastRow="0" w:firstColumn="0" w:lastColumn="0" w:oddVBand="0" w:evenVBand="0" w:oddHBand="0" w:evenHBand="0" w:firstRowFirstColumn="0" w:firstRowLastColumn="0" w:lastRowFirstColumn="0" w:lastRowLastColumn="0"/>
              <w:rPr>
                <w:szCs w:val="20"/>
              </w:rPr>
            </w:pPr>
            <w:r w:rsidRPr="00E81243">
              <w:rPr>
                <w:szCs w:val="20"/>
              </w:rPr>
              <w:t xml:space="preserve">    51,315 </w:t>
            </w:r>
          </w:p>
        </w:tc>
        <w:tc>
          <w:tcPr>
            <w:tcW w:w="1378" w:type="dxa"/>
            <w:noWrap/>
            <w:hideMark/>
          </w:tcPr>
          <w:p w14:paraId="22F976E0" w14:textId="77777777" w:rsidR="00E81243" w:rsidRPr="00E81243" w:rsidRDefault="00E81243" w:rsidP="00FC425B">
            <w:pPr>
              <w:spacing w:beforeLines="60" w:before="144" w:afterLines="60" w:after="144"/>
              <w:jc w:val="right"/>
              <w:cnfStyle w:val="000000000000" w:firstRow="0" w:lastRow="0" w:firstColumn="0" w:lastColumn="0" w:oddVBand="0" w:evenVBand="0" w:oddHBand="0" w:evenHBand="0" w:firstRowFirstColumn="0" w:firstRowLastColumn="0" w:lastRowFirstColumn="0" w:lastRowLastColumn="0"/>
              <w:rPr>
                <w:szCs w:val="20"/>
              </w:rPr>
            </w:pPr>
            <w:r w:rsidRPr="00E81243">
              <w:rPr>
                <w:szCs w:val="20"/>
              </w:rPr>
              <w:t>165</w:t>
            </w:r>
          </w:p>
        </w:tc>
        <w:tc>
          <w:tcPr>
            <w:tcW w:w="1308" w:type="dxa"/>
            <w:noWrap/>
            <w:hideMark/>
          </w:tcPr>
          <w:p w14:paraId="575223E6" w14:textId="77777777" w:rsidR="00E81243" w:rsidRPr="00E81243" w:rsidRDefault="00E81243" w:rsidP="00FC425B">
            <w:pPr>
              <w:spacing w:beforeLines="60" w:before="144" w:afterLines="60" w:after="144"/>
              <w:jc w:val="right"/>
              <w:cnfStyle w:val="000000000000" w:firstRow="0" w:lastRow="0" w:firstColumn="0" w:lastColumn="0" w:oddVBand="0" w:evenVBand="0" w:oddHBand="0" w:evenHBand="0" w:firstRowFirstColumn="0" w:firstRowLastColumn="0" w:lastRowFirstColumn="0" w:lastRowLastColumn="0"/>
              <w:rPr>
                <w:szCs w:val="20"/>
              </w:rPr>
            </w:pPr>
            <w:r w:rsidRPr="00E81243">
              <w:rPr>
                <w:szCs w:val="20"/>
              </w:rPr>
              <w:t>51</w:t>
            </w:r>
          </w:p>
        </w:tc>
        <w:tc>
          <w:tcPr>
            <w:tcW w:w="1337" w:type="dxa"/>
            <w:noWrap/>
            <w:hideMark/>
          </w:tcPr>
          <w:p w14:paraId="0538150F" w14:textId="77777777" w:rsidR="00E81243" w:rsidRPr="00E81243" w:rsidRDefault="00E81243" w:rsidP="00FC425B">
            <w:pPr>
              <w:spacing w:beforeLines="60" w:before="144" w:afterLines="60" w:after="144"/>
              <w:jc w:val="right"/>
              <w:cnfStyle w:val="000000000000" w:firstRow="0" w:lastRow="0" w:firstColumn="0" w:lastColumn="0" w:oddVBand="0" w:evenVBand="0" w:oddHBand="0" w:evenHBand="0" w:firstRowFirstColumn="0" w:firstRowLastColumn="0" w:lastRowFirstColumn="0" w:lastRowLastColumn="0"/>
              <w:rPr>
                <w:szCs w:val="20"/>
              </w:rPr>
            </w:pPr>
            <w:r w:rsidRPr="00E81243">
              <w:rPr>
                <w:szCs w:val="20"/>
              </w:rPr>
              <w:t>5</w:t>
            </w:r>
          </w:p>
        </w:tc>
      </w:tr>
      <w:tr w:rsidR="00E81243" w:rsidRPr="00E81243" w14:paraId="38D3B785" w14:textId="77777777" w:rsidTr="00E8124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43" w:type="dxa"/>
            <w:noWrap/>
            <w:hideMark/>
          </w:tcPr>
          <w:p w14:paraId="55DC9CB2" w14:textId="77777777" w:rsidR="00E81243" w:rsidRPr="00E81243" w:rsidRDefault="00E81243" w:rsidP="00FC425B">
            <w:pPr>
              <w:spacing w:beforeLines="60" w:before="144" w:afterLines="60" w:after="144"/>
              <w:rPr>
                <w:szCs w:val="20"/>
              </w:rPr>
            </w:pPr>
            <w:r w:rsidRPr="00E81243">
              <w:rPr>
                <w:szCs w:val="20"/>
              </w:rPr>
              <w:t>Broccoli</w:t>
            </w:r>
          </w:p>
        </w:tc>
        <w:tc>
          <w:tcPr>
            <w:tcW w:w="2076" w:type="dxa"/>
            <w:gridSpan w:val="2"/>
            <w:noWrap/>
            <w:hideMark/>
          </w:tcPr>
          <w:p w14:paraId="0B743FD8" w14:textId="77777777" w:rsidR="00E81243" w:rsidRPr="00E81243" w:rsidRDefault="00E81243" w:rsidP="00FC425B">
            <w:pPr>
              <w:spacing w:beforeLines="60" w:before="144" w:afterLines="60" w:after="144"/>
              <w:jc w:val="center"/>
              <w:cnfStyle w:val="000000100000" w:firstRow="0" w:lastRow="0" w:firstColumn="0" w:lastColumn="0" w:oddVBand="0" w:evenVBand="0" w:oddHBand="1" w:evenHBand="0" w:firstRowFirstColumn="0" w:firstRowLastColumn="0" w:lastRowFirstColumn="0" w:lastRowLastColumn="0"/>
              <w:rPr>
                <w:szCs w:val="20"/>
              </w:rPr>
            </w:pPr>
            <w:r w:rsidRPr="00E81243">
              <w:rPr>
                <w:szCs w:val="20"/>
              </w:rPr>
              <w:t>Value proven</w:t>
            </w:r>
          </w:p>
        </w:tc>
        <w:tc>
          <w:tcPr>
            <w:tcW w:w="1084" w:type="dxa"/>
            <w:noWrap/>
            <w:hideMark/>
          </w:tcPr>
          <w:p w14:paraId="05C1F985" w14:textId="77777777" w:rsidR="00E81243" w:rsidRPr="00E81243" w:rsidRDefault="00E81243" w:rsidP="00FC425B">
            <w:pPr>
              <w:spacing w:beforeLines="60" w:before="144" w:afterLines="60" w:after="144"/>
              <w:jc w:val="right"/>
              <w:cnfStyle w:val="000000100000" w:firstRow="0" w:lastRow="0" w:firstColumn="0" w:lastColumn="0" w:oddVBand="0" w:evenVBand="0" w:oddHBand="1" w:evenHBand="0" w:firstRowFirstColumn="0" w:firstRowLastColumn="0" w:lastRowFirstColumn="0" w:lastRowLastColumn="0"/>
              <w:rPr>
                <w:szCs w:val="20"/>
              </w:rPr>
            </w:pPr>
            <w:r w:rsidRPr="00E81243">
              <w:rPr>
                <w:szCs w:val="20"/>
              </w:rPr>
              <w:t xml:space="preserve">    62,605 </w:t>
            </w:r>
          </w:p>
        </w:tc>
        <w:tc>
          <w:tcPr>
            <w:tcW w:w="1378" w:type="dxa"/>
            <w:noWrap/>
            <w:hideMark/>
          </w:tcPr>
          <w:p w14:paraId="7D8E11B2" w14:textId="77777777" w:rsidR="00E81243" w:rsidRPr="00E81243" w:rsidRDefault="00E81243" w:rsidP="00FC425B">
            <w:pPr>
              <w:spacing w:beforeLines="60" w:before="144" w:afterLines="60" w:after="144"/>
              <w:jc w:val="right"/>
              <w:cnfStyle w:val="000000100000" w:firstRow="0" w:lastRow="0" w:firstColumn="0" w:lastColumn="0" w:oddVBand="0" w:evenVBand="0" w:oddHBand="1" w:evenHBand="0" w:firstRowFirstColumn="0" w:firstRowLastColumn="0" w:lastRowFirstColumn="0" w:lastRowLastColumn="0"/>
              <w:rPr>
                <w:szCs w:val="20"/>
              </w:rPr>
            </w:pPr>
            <w:r w:rsidRPr="00E81243">
              <w:rPr>
                <w:szCs w:val="20"/>
              </w:rPr>
              <w:t>147</w:t>
            </w:r>
          </w:p>
        </w:tc>
        <w:tc>
          <w:tcPr>
            <w:tcW w:w="1308" w:type="dxa"/>
            <w:noWrap/>
            <w:hideMark/>
          </w:tcPr>
          <w:p w14:paraId="4E49C436" w14:textId="77777777" w:rsidR="00E81243" w:rsidRPr="00E81243" w:rsidRDefault="00E81243" w:rsidP="00FC425B">
            <w:pPr>
              <w:spacing w:beforeLines="60" w:before="144" w:afterLines="60" w:after="144"/>
              <w:jc w:val="right"/>
              <w:cnfStyle w:val="000000100000" w:firstRow="0" w:lastRow="0" w:firstColumn="0" w:lastColumn="0" w:oddVBand="0" w:evenVBand="0" w:oddHBand="1" w:evenHBand="0" w:firstRowFirstColumn="0" w:firstRowLastColumn="0" w:lastRowFirstColumn="0" w:lastRowLastColumn="0"/>
              <w:rPr>
                <w:szCs w:val="20"/>
              </w:rPr>
            </w:pPr>
            <w:r w:rsidRPr="00E81243">
              <w:rPr>
                <w:szCs w:val="20"/>
              </w:rPr>
              <w:t>31</w:t>
            </w:r>
          </w:p>
        </w:tc>
        <w:tc>
          <w:tcPr>
            <w:tcW w:w="1337" w:type="dxa"/>
            <w:noWrap/>
            <w:hideMark/>
          </w:tcPr>
          <w:p w14:paraId="7EF930D7" w14:textId="77777777" w:rsidR="00E81243" w:rsidRPr="00E81243" w:rsidRDefault="00E81243" w:rsidP="00FC425B">
            <w:pPr>
              <w:spacing w:beforeLines="60" w:before="144" w:afterLines="60" w:after="144"/>
              <w:jc w:val="right"/>
              <w:cnfStyle w:val="000000100000" w:firstRow="0" w:lastRow="0" w:firstColumn="0" w:lastColumn="0" w:oddVBand="0" w:evenVBand="0" w:oddHBand="1" w:evenHBand="0" w:firstRowFirstColumn="0" w:firstRowLastColumn="0" w:lastRowFirstColumn="0" w:lastRowLastColumn="0"/>
              <w:rPr>
                <w:szCs w:val="20"/>
              </w:rPr>
            </w:pPr>
            <w:r w:rsidRPr="00E81243">
              <w:rPr>
                <w:szCs w:val="20"/>
              </w:rPr>
              <w:t>3</w:t>
            </w:r>
          </w:p>
        </w:tc>
      </w:tr>
      <w:tr w:rsidR="00E81243" w:rsidRPr="00E81243" w14:paraId="1E54FC96" w14:textId="77777777" w:rsidTr="00E81243">
        <w:trPr>
          <w:trHeight w:val="315"/>
        </w:trPr>
        <w:tc>
          <w:tcPr>
            <w:cnfStyle w:val="001000000000" w:firstRow="0" w:lastRow="0" w:firstColumn="1" w:lastColumn="0" w:oddVBand="0" w:evenVBand="0" w:oddHBand="0" w:evenHBand="0" w:firstRowFirstColumn="0" w:firstRowLastColumn="0" w:lastRowFirstColumn="0" w:lastRowLastColumn="0"/>
            <w:tcW w:w="1843" w:type="dxa"/>
            <w:noWrap/>
            <w:hideMark/>
          </w:tcPr>
          <w:p w14:paraId="2D343645" w14:textId="77777777" w:rsidR="00E81243" w:rsidRPr="00E81243" w:rsidRDefault="00E81243" w:rsidP="00FC425B">
            <w:pPr>
              <w:spacing w:beforeLines="60" w:before="144" w:afterLines="60" w:after="144"/>
              <w:rPr>
                <w:szCs w:val="20"/>
              </w:rPr>
            </w:pPr>
            <w:r w:rsidRPr="00E81243">
              <w:rPr>
                <w:szCs w:val="20"/>
              </w:rPr>
              <w:t>Kiwi fruit</w:t>
            </w:r>
          </w:p>
        </w:tc>
        <w:tc>
          <w:tcPr>
            <w:tcW w:w="2076" w:type="dxa"/>
            <w:gridSpan w:val="2"/>
            <w:noWrap/>
            <w:hideMark/>
          </w:tcPr>
          <w:p w14:paraId="4712BD72" w14:textId="58222108" w:rsidR="00E81243" w:rsidRPr="00E81243" w:rsidRDefault="00E81243" w:rsidP="00FC425B">
            <w:pPr>
              <w:spacing w:beforeLines="60" w:before="144" w:afterLines="60" w:after="144"/>
              <w:jc w:val="center"/>
              <w:cnfStyle w:val="000000000000" w:firstRow="0" w:lastRow="0" w:firstColumn="0" w:lastColumn="0" w:oddVBand="0" w:evenVBand="0" w:oddHBand="0" w:evenHBand="0" w:firstRowFirstColumn="0" w:firstRowLastColumn="0" w:lastRowFirstColumn="0" w:lastRowLastColumn="0"/>
              <w:rPr>
                <w:szCs w:val="20"/>
              </w:rPr>
            </w:pPr>
            <w:r w:rsidRPr="00E81243">
              <w:rPr>
                <w:szCs w:val="20"/>
              </w:rPr>
              <w:t>Pilot</w:t>
            </w:r>
          </w:p>
        </w:tc>
        <w:tc>
          <w:tcPr>
            <w:tcW w:w="1084" w:type="dxa"/>
            <w:noWrap/>
            <w:hideMark/>
          </w:tcPr>
          <w:p w14:paraId="34FAAA16" w14:textId="77777777" w:rsidR="00E81243" w:rsidRPr="00E81243" w:rsidRDefault="00E81243" w:rsidP="00FC425B">
            <w:pPr>
              <w:spacing w:beforeLines="60" w:before="144" w:afterLines="60" w:after="144"/>
              <w:jc w:val="right"/>
              <w:cnfStyle w:val="000000000000" w:firstRow="0" w:lastRow="0" w:firstColumn="0" w:lastColumn="0" w:oddVBand="0" w:evenVBand="0" w:oddHBand="0" w:evenHBand="0" w:firstRowFirstColumn="0" w:firstRowLastColumn="0" w:lastRowFirstColumn="0" w:lastRowLastColumn="0"/>
              <w:rPr>
                <w:szCs w:val="20"/>
              </w:rPr>
            </w:pPr>
            <w:r w:rsidRPr="00E81243">
              <w:rPr>
                <w:szCs w:val="20"/>
              </w:rPr>
              <w:t xml:space="preserve">      1,943 </w:t>
            </w:r>
          </w:p>
        </w:tc>
        <w:tc>
          <w:tcPr>
            <w:tcW w:w="1378" w:type="dxa"/>
            <w:noWrap/>
            <w:hideMark/>
          </w:tcPr>
          <w:p w14:paraId="0F5BE882" w14:textId="77777777" w:rsidR="00E81243" w:rsidRPr="00E81243" w:rsidRDefault="00E81243" w:rsidP="00FC425B">
            <w:pPr>
              <w:spacing w:beforeLines="60" w:before="144" w:afterLines="60" w:after="144"/>
              <w:jc w:val="right"/>
              <w:cnfStyle w:val="000000000000" w:firstRow="0" w:lastRow="0" w:firstColumn="0" w:lastColumn="0" w:oddVBand="0" w:evenVBand="0" w:oddHBand="0" w:evenHBand="0" w:firstRowFirstColumn="0" w:firstRowLastColumn="0" w:lastRowFirstColumn="0" w:lastRowLastColumn="0"/>
              <w:rPr>
                <w:szCs w:val="20"/>
              </w:rPr>
            </w:pPr>
            <w:r w:rsidRPr="00E81243">
              <w:rPr>
                <w:szCs w:val="20"/>
              </w:rPr>
              <w:t>71</w:t>
            </w:r>
          </w:p>
        </w:tc>
        <w:tc>
          <w:tcPr>
            <w:tcW w:w="1308" w:type="dxa"/>
            <w:noWrap/>
            <w:hideMark/>
          </w:tcPr>
          <w:p w14:paraId="53F386E3" w14:textId="77777777" w:rsidR="00E81243" w:rsidRPr="00E81243" w:rsidRDefault="00E81243" w:rsidP="00FC425B">
            <w:pPr>
              <w:spacing w:beforeLines="60" w:before="144" w:afterLines="60" w:after="144"/>
              <w:jc w:val="right"/>
              <w:cnfStyle w:val="000000000000" w:firstRow="0" w:lastRow="0" w:firstColumn="0" w:lastColumn="0" w:oddVBand="0" w:evenVBand="0" w:oddHBand="0" w:evenHBand="0" w:firstRowFirstColumn="0" w:firstRowLastColumn="0" w:lastRowFirstColumn="0" w:lastRowLastColumn="0"/>
              <w:rPr>
                <w:szCs w:val="20"/>
              </w:rPr>
            </w:pPr>
            <w:r w:rsidRPr="00E81243">
              <w:rPr>
                <w:szCs w:val="20"/>
              </w:rPr>
              <w:t>2</w:t>
            </w:r>
          </w:p>
        </w:tc>
        <w:tc>
          <w:tcPr>
            <w:tcW w:w="1337" w:type="dxa"/>
            <w:noWrap/>
            <w:hideMark/>
          </w:tcPr>
          <w:p w14:paraId="408A8D21" w14:textId="77777777" w:rsidR="00E81243" w:rsidRPr="00E81243" w:rsidRDefault="00E81243" w:rsidP="00FC425B">
            <w:pPr>
              <w:spacing w:beforeLines="60" w:before="144" w:afterLines="60" w:after="144"/>
              <w:jc w:val="right"/>
              <w:cnfStyle w:val="000000000000" w:firstRow="0" w:lastRow="0" w:firstColumn="0" w:lastColumn="0" w:oddVBand="0" w:evenVBand="0" w:oddHBand="0" w:evenHBand="0" w:firstRowFirstColumn="0" w:firstRowLastColumn="0" w:lastRowFirstColumn="0" w:lastRowLastColumn="0"/>
              <w:rPr>
                <w:szCs w:val="20"/>
              </w:rPr>
            </w:pPr>
            <w:r w:rsidRPr="00E81243">
              <w:rPr>
                <w:szCs w:val="20"/>
              </w:rPr>
              <w:t>0</w:t>
            </w:r>
          </w:p>
        </w:tc>
      </w:tr>
      <w:tr w:rsidR="00E81243" w:rsidRPr="00E81243" w14:paraId="30AAB142" w14:textId="77777777" w:rsidTr="00E8124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43" w:type="dxa"/>
            <w:noWrap/>
            <w:hideMark/>
          </w:tcPr>
          <w:p w14:paraId="3D6AD8EA" w14:textId="77777777" w:rsidR="00E81243" w:rsidRPr="00E81243" w:rsidRDefault="00E81243" w:rsidP="00FC425B">
            <w:pPr>
              <w:spacing w:beforeLines="60" w:before="144" w:afterLines="60" w:after="144"/>
              <w:rPr>
                <w:szCs w:val="20"/>
              </w:rPr>
            </w:pPr>
            <w:r w:rsidRPr="00E81243">
              <w:rPr>
                <w:szCs w:val="20"/>
              </w:rPr>
              <w:t>Spinach</w:t>
            </w:r>
          </w:p>
        </w:tc>
        <w:tc>
          <w:tcPr>
            <w:tcW w:w="2076" w:type="dxa"/>
            <w:gridSpan w:val="2"/>
            <w:noWrap/>
            <w:hideMark/>
          </w:tcPr>
          <w:p w14:paraId="47105B5B" w14:textId="77777777" w:rsidR="00E81243" w:rsidRPr="00E81243" w:rsidRDefault="00E81243" w:rsidP="00FC425B">
            <w:pPr>
              <w:spacing w:beforeLines="60" w:before="144" w:afterLines="60" w:after="144"/>
              <w:jc w:val="center"/>
              <w:cnfStyle w:val="000000100000" w:firstRow="0" w:lastRow="0" w:firstColumn="0" w:lastColumn="0" w:oddVBand="0" w:evenVBand="0" w:oddHBand="1" w:evenHBand="0" w:firstRowFirstColumn="0" w:firstRowLastColumn="0" w:lastRowFirstColumn="0" w:lastRowLastColumn="0"/>
              <w:rPr>
                <w:szCs w:val="20"/>
              </w:rPr>
            </w:pPr>
            <w:r w:rsidRPr="00E81243">
              <w:rPr>
                <w:szCs w:val="20"/>
              </w:rPr>
              <w:t>Value proven</w:t>
            </w:r>
          </w:p>
        </w:tc>
        <w:tc>
          <w:tcPr>
            <w:tcW w:w="1084" w:type="dxa"/>
            <w:noWrap/>
            <w:hideMark/>
          </w:tcPr>
          <w:p w14:paraId="598D7D6F" w14:textId="77777777" w:rsidR="00E81243" w:rsidRPr="00E81243" w:rsidRDefault="00E81243" w:rsidP="00FC425B">
            <w:pPr>
              <w:spacing w:beforeLines="60" w:before="144" w:afterLines="60" w:after="144"/>
              <w:jc w:val="right"/>
              <w:cnfStyle w:val="000000100000" w:firstRow="0" w:lastRow="0" w:firstColumn="0" w:lastColumn="0" w:oddVBand="0" w:evenVBand="0" w:oddHBand="1" w:evenHBand="0" w:firstRowFirstColumn="0" w:firstRowLastColumn="0" w:lastRowFirstColumn="0" w:lastRowLastColumn="0"/>
              <w:rPr>
                <w:szCs w:val="20"/>
              </w:rPr>
            </w:pPr>
            <w:r w:rsidRPr="00E81243">
              <w:rPr>
                <w:szCs w:val="20"/>
              </w:rPr>
              <w:t xml:space="preserve">    29,542 </w:t>
            </w:r>
          </w:p>
        </w:tc>
        <w:tc>
          <w:tcPr>
            <w:tcW w:w="1378" w:type="dxa"/>
            <w:noWrap/>
            <w:hideMark/>
          </w:tcPr>
          <w:p w14:paraId="24120130" w14:textId="77777777" w:rsidR="00E81243" w:rsidRPr="00E81243" w:rsidRDefault="00E81243" w:rsidP="00FC425B">
            <w:pPr>
              <w:spacing w:beforeLines="60" w:before="144" w:afterLines="60" w:after="144"/>
              <w:jc w:val="right"/>
              <w:cnfStyle w:val="000000100000" w:firstRow="0" w:lastRow="0" w:firstColumn="0" w:lastColumn="0" w:oddVBand="0" w:evenVBand="0" w:oddHBand="1" w:evenHBand="0" w:firstRowFirstColumn="0" w:firstRowLastColumn="0" w:lastRowFirstColumn="0" w:lastRowLastColumn="0"/>
              <w:rPr>
                <w:szCs w:val="20"/>
              </w:rPr>
            </w:pPr>
            <w:r w:rsidRPr="00E81243">
              <w:rPr>
                <w:szCs w:val="20"/>
              </w:rPr>
              <w:t>57</w:t>
            </w:r>
          </w:p>
        </w:tc>
        <w:tc>
          <w:tcPr>
            <w:tcW w:w="1308" w:type="dxa"/>
            <w:noWrap/>
            <w:hideMark/>
          </w:tcPr>
          <w:p w14:paraId="61C45D8F" w14:textId="77777777" w:rsidR="00E81243" w:rsidRPr="00E81243" w:rsidRDefault="00E81243" w:rsidP="00FC425B">
            <w:pPr>
              <w:spacing w:beforeLines="60" w:before="144" w:afterLines="60" w:after="144"/>
              <w:jc w:val="right"/>
              <w:cnfStyle w:val="000000100000" w:firstRow="0" w:lastRow="0" w:firstColumn="0" w:lastColumn="0" w:oddVBand="0" w:evenVBand="0" w:oddHBand="1" w:evenHBand="0" w:firstRowFirstColumn="0" w:firstRowLastColumn="0" w:lastRowFirstColumn="0" w:lastRowLastColumn="0"/>
              <w:rPr>
                <w:szCs w:val="20"/>
              </w:rPr>
            </w:pPr>
            <w:r w:rsidRPr="00E81243">
              <w:rPr>
                <w:szCs w:val="20"/>
              </w:rPr>
              <w:t>15</w:t>
            </w:r>
          </w:p>
        </w:tc>
        <w:tc>
          <w:tcPr>
            <w:tcW w:w="1337" w:type="dxa"/>
            <w:noWrap/>
            <w:hideMark/>
          </w:tcPr>
          <w:p w14:paraId="45462FF5" w14:textId="77777777" w:rsidR="00E81243" w:rsidRPr="00E81243" w:rsidRDefault="00E81243" w:rsidP="00FC425B">
            <w:pPr>
              <w:spacing w:beforeLines="60" w:before="144" w:afterLines="60" w:after="144"/>
              <w:jc w:val="right"/>
              <w:cnfStyle w:val="000000100000" w:firstRow="0" w:lastRow="0" w:firstColumn="0" w:lastColumn="0" w:oddVBand="0" w:evenVBand="0" w:oddHBand="1" w:evenHBand="0" w:firstRowFirstColumn="0" w:firstRowLastColumn="0" w:lastRowFirstColumn="0" w:lastRowLastColumn="0"/>
              <w:rPr>
                <w:szCs w:val="20"/>
              </w:rPr>
            </w:pPr>
            <w:r w:rsidRPr="00E81243">
              <w:rPr>
                <w:szCs w:val="20"/>
              </w:rPr>
              <w:t>1</w:t>
            </w:r>
          </w:p>
        </w:tc>
      </w:tr>
      <w:tr w:rsidR="00E81243" w:rsidRPr="00E81243" w14:paraId="00752F5D" w14:textId="77777777" w:rsidTr="00E81243">
        <w:trPr>
          <w:trHeight w:val="315"/>
        </w:trPr>
        <w:tc>
          <w:tcPr>
            <w:cnfStyle w:val="001000000000" w:firstRow="0" w:lastRow="0" w:firstColumn="1" w:lastColumn="0" w:oddVBand="0" w:evenVBand="0" w:oddHBand="0" w:evenHBand="0" w:firstRowFirstColumn="0" w:firstRowLastColumn="0" w:lastRowFirstColumn="0" w:lastRowLastColumn="0"/>
            <w:tcW w:w="1843" w:type="dxa"/>
            <w:noWrap/>
            <w:hideMark/>
          </w:tcPr>
          <w:p w14:paraId="1F5EEFFE" w14:textId="77777777" w:rsidR="00E81243" w:rsidRPr="00E81243" w:rsidRDefault="00E81243" w:rsidP="00FC425B">
            <w:pPr>
              <w:spacing w:beforeLines="60" w:before="144" w:afterLines="60" w:after="144"/>
              <w:rPr>
                <w:szCs w:val="20"/>
              </w:rPr>
            </w:pPr>
            <w:r w:rsidRPr="00E81243">
              <w:rPr>
                <w:szCs w:val="20"/>
              </w:rPr>
              <w:t>Strawberries</w:t>
            </w:r>
          </w:p>
        </w:tc>
        <w:tc>
          <w:tcPr>
            <w:tcW w:w="2076" w:type="dxa"/>
            <w:gridSpan w:val="2"/>
            <w:noWrap/>
            <w:hideMark/>
          </w:tcPr>
          <w:p w14:paraId="1829B3E6" w14:textId="3F2A8BA8" w:rsidR="00E81243" w:rsidRPr="00E81243" w:rsidRDefault="00E81243" w:rsidP="00FC425B">
            <w:pPr>
              <w:spacing w:beforeLines="60" w:before="144" w:afterLines="60" w:after="144"/>
              <w:jc w:val="center"/>
              <w:cnfStyle w:val="000000000000" w:firstRow="0" w:lastRow="0" w:firstColumn="0" w:lastColumn="0" w:oddVBand="0" w:evenVBand="0" w:oddHBand="0" w:evenHBand="0" w:firstRowFirstColumn="0" w:firstRowLastColumn="0" w:lastRowFirstColumn="0" w:lastRowLastColumn="0"/>
              <w:rPr>
                <w:szCs w:val="20"/>
              </w:rPr>
            </w:pPr>
            <w:r w:rsidRPr="00E81243">
              <w:rPr>
                <w:szCs w:val="20"/>
              </w:rPr>
              <w:t>Pilot</w:t>
            </w:r>
          </w:p>
        </w:tc>
        <w:tc>
          <w:tcPr>
            <w:tcW w:w="1084" w:type="dxa"/>
            <w:noWrap/>
            <w:hideMark/>
          </w:tcPr>
          <w:p w14:paraId="12E7431E" w14:textId="77777777" w:rsidR="00E81243" w:rsidRPr="00E81243" w:rsidRDefault="00E81243" w:rsidP="00FC425B">
            <w:pPr>
              <w:spacing w:beforeLines="60" w:before="144" w:afterLines="60" w:after="144"/>
              <w:jc w:val="right"/>
              <w:cnfStyle w:val="000000000000" w:firstRow="0" w:lastRow="0" w:firstColumn="0" w:lastColumn="0" w:oddVBand="0" w:evenVBand="0" w:oddHBand="0" w:evenHBand="0" w:firstRowFirstColumn="0" w:firstRowLastColumn="0" w:lastRowFirstColumn="0" w:lastRowLastColumn="0"/>
              <w:rPr>
                <w:szCs w:val="20"/>
              </w:rPr>
            </w:pPr>
            <w:r w:rsidRPr="00E81243">
              <w:rPr>
                <w:szCs w:val="20"/>
              </w:rPr>
              <w:t xml:space="preserve">    22,986 </w:t>
            </w:r>
          </w:p>
        </w:tc>
        <w:tc>
          <w:tcPr>
            <w:tcW w:w="1378" w:type="dxa"/>
            <w:noWrap/>
            <w:hideMark/>
          </w:tcPr>
          <w:p w14:paraId="4D069117" w14:textId="77777777" w:rsidR="00E81243" w:rsidRPr="00E81243" w:rsidRDefault="00E81243" w:rsidP="00FC425B">
            <w:pPr>
              <w:spacing w:beforeLines="60" w:before="144" w:afterLines="60" w:after="144"/>
              <w:jc w:val="right"/>
              <w:cnfStyle w:val="000000000000" w:firstRow="0" w:lastRow="0" w:firstColumn="0" w:lastColumn="0" w:oddVBand="0" w:evenVBand="0" w:oddHBand="0" w:evenHBand="0" w:firstRowFirstColumn="0" w:firstRowLastColumn="0" w:lastRowFirstColumn="0" w:lastRowLastColumn="0"/>
              <w:rPr>
                <w:szCs w:val="20"/>
              </w:rPr>
            </w:pPr>
            <w:r w:rsidRPr="00E81243">
              <w:rPr>
                <w:szCs w:val="20"/>
              </w:rPr>
              <w:t>166</w:t>
            </w:r>
          </w:p>
        </w:tc>
        <w:tc>
          <w:tcPr>
            <w:tcW w:w="1308" w:type="dxa"/>
            <w:noWrap/>
            <w:hideMark/>
          </w:tcPr>
          <w:p w14:paraId="0FF90C3B" w14:textId="77777777" w:rsidR="00E81243" w:rsidRPr="00E81243" w:rsidRDefault="00E81243" w:rsidP="00FC425B">
            <w:pPr>
              <w:spacing w:beforeLines="60" w:before="144" w:afterLines="60" w:after="144"/>
              <w:jc w:val="right"/>
              <w:cnfStyle w:val="000000000000" w:firstRow="0" w:lastRow="0" w:firstColumn="0" w:lastColumn="0" w:oddVBand="0" w:evenVBand="0" w:oddHBand="0" w:evenHBand="0" w:firstRowFirstColumn="0" w:firstRowLastColumn="0" w:lastRowFirstColumn="0" w:lastRowLastColumn="0"/>
              <w:rPr>
                <w:szCs w:val="20"/>
              </w:rPr>
            </w:pPr>
            <w:r w:rsidRPr="00E81243">
              <w:rPr>
                <w:szCs w:val="20"/>
              </w:rPr>
              <w:t>23</w:t>
            </w:r>
          </w:p>
        </w:tc>
        <w:tc>
          <w:tcPr>
            <w:tcW w:w="1337" w:type="dxa"/>
            <w:noWrap/>
            <w:hideMark/>
          </w:tcPr>
          <w:p w14:paraId="6056E3FC" w14:textId="77777777" w:rsidR="00E81243" w:rsidRPr="00E81243" w:rsidRDefault="00E81243" w:rsidP="00FC425B">
            <w:pPr>
              <w:spacing w:beforeLines="60" w:before="144" w:afterLines="60" w:after="144"/>
              <w:jc w:val="right"/>
              <w:cnfStyle w:val="000000000000" w:firstRow="0" w:lastRow="0" w:firstColumn="0" w:lastColumn="0" w:oddVBand="0" w:evenVBand="0" w:oddHBand="0" w:evenHBand="0" w:firstRowFirstColumn="0" w:firstRowLastColumn="0" w:lastRowFirstColumn="0" w:lastRowLastColumn="0"/>
              <w:rPr>
                <w:szCs w:val="20"/>
              </w:rPr>
            </w:pPr>
            <w:r w:rsidRPr="00E81243">
              <w:rPr>
                <w:szCs w:val="20"/>
              </w:rPr>
              <w:t>2</w:t>
            </w:r>
          </w:p>
        </w:tc>
      </w:tr>
      <w:tr w:rsidR="00E81243" w:rsidRPr="00E81243" w14:paraId="572E6DC1" w14:textId="77777777" w:rsidTr="00E8124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43" w:type="dxa"/>
            <w:noWrap/>
            <w:hideMark/>
          </w:tcPr>
          <w:p w14:paraId="2AA6BD15" w14:textId="77777777" w:rsidR="00E81243" w:rsidRPr="00E81243" w:rsidRDefault="00E81243" w:rsidP="00FC425B">
            <w:pPr>
              <w:spacing w:beforeLines="60" w:before="144" w:afterLines="60" w:after="144"/>
              <w:rPr>
                <w:szCs w:val="20"/>
              </w:rPr>
            </w:pPr>
            <w:r w:rsidRPr="00E81243">
              <w:rPr>
                <w:szCs w:val="20"/>
              </w:rPr>
              <w:t>Tomatoes</w:t>
            </w:r>
          </w:p>
        </w:tc>
        <w:tc>
          <w:tcPr>
            <w:tcW w:w="2076" w:type="dxa"/>
            <w:gridSpan w:val="2"/>
            <w:noWrap/>
            <w:hideMark/>
          </w:tcPr>
          <w:p w14:paraId="59B08E3E" w14:textId="5E3C7622" w:rsidR="00E81243" w:rsidRPr="00E81243" w:rsidRDefault="00E81243" w:rsidP="00FC425B">
            <w:pPr>
              <w:spacing w:beforeLines="60" w:before="144" w:afterLines="60" w:after="144"/>
              <w:jc w:val="center"/>
              <w:cnfStyle w:val="000000100000" w:firstRow="0" w:lastRow="0" w:firstColumn="0" w:lastColumn="0" w:oddVBand="0" w:evenVBand="0" w:oddHBand="1" w:evenHBand="0" w:firstRowFirstColumn="0" w:firstRowLastColumn="0" w:lastRowFirstColumn="0" w:lastRowLastColumn="0"/>
              <w:rPr>
                <w:szCs w:val="20"/>
              </w:rPr>
            </w:pPr>
            <w:r w:rsidRPr="00E81243">
              <w:rPr>
                <w:szCs w:val="20"/>
              </w:rPr>
              <w:t>Pilot</w:t>
            </w:r>
          </w:p>
        </w:tc>
        <w:tc>
          <w:tcPr>
            <w:tcW w:w="1084" w:type="dxa"/>
            <w:noWrap/>
            <w:hideMark/>
          </w:tcPr>
          <w:p w14:paraId="654DCE07" w14:textId="77777777" w:rsidR="00E81243" w:rsidRPr="00E81243" w:rsidRDefault="00E81243" w:rsidP="00FC425B">
            <w:pPr>
              <w:spacing w:beforeLines="60" w:before="144" w:afterLines="60" w:after="144"/>
              <w:jc w:val="right"/>
              <w:cnfStyle w:val="000000100000" w:firstRow="0" w:lastRow="0" w:firstColumn="0" w:lastColumn="0" w:oddVBand="0" w:evenVBand="0" w:oddHBand="1" w:evenHBand="0" w:firstRowFirstColumn="0" w:firstRowLastColumn="0" w:lastRowFirstColumn="0" w:lastRowLastColumn="0"/>
              <w:rPr>
                <w:szCs w:val="20"/>
              </w:rPr>
            </w:pPr>
            <w:r w:rsidRPr="00E81243">
              <w:rPr>
                <w:szCs w:val="20"/>
              </w:rPr>
              <w:t xml:space="preserve">  122,135 </w:t>
            </w:r>
          </w:p>
        </w:tc>
        <w:tc>
          <w:tcPr>
            <w:tcW w:w="1378" w:type="dxa"/>
            <w:noWrap/>
            <w:hideMark/>
          </w:tcPr>
          <w:p w14:paraId="74E5E178" w14:textId="77777777" w:rsidR="00E81243" w:rsidRPr="00E81243" w:rsidRDefault="00E81243" w:rsidP="00FC425B">
            <w:pPr>
              <w:spacing w:beforeLines="60" w:before="144" w:afterLines="60" w:after="144"/>
              <w:jc w:val="right"/>
              <w:cnfStyle w:val="000000100000" w:firstRow="0" w:lastRow="0" w:firstColumn="0" w:lastColumn="0" w:oddVBand="0" w:evenVBand="0" w:oddHBand="1" w:evenHBand="0" w:firstRowFirstColumn="0" w:firstRowLastColumn="0" w:lastRowFirstColumn="0" w:lastRowLastColumn="0"/>
              <w:rPr>
                <w:szCs w:val="20"/>
              </w:rPr>
            </w:pPr>
            <w:r w:rsidRPr="00E81243">
              <w:rPr>
                <w:szCs w:val="20"/>
              </w:rPr>
              <w:t>371</w:t>
            </w:r>
          </w:p>
        </w:tc>
        <w:tc>
          <w:tcPr>
            <w:tcW w:w="1308" w:type="dxa"/>
            <w:noWrap/>
            <w:hideMark/>
          </w:tcPr>
          <w:p w14:paraId="3207AD42" w14:textId="77777777" w:rsidR="00E81243" w:rsidRPr="00E81243" w:rsidRDefault="00E81243" w:rsidP="00FC425B">
            <w:pPr>
              <w:spacing w:beforeLines="60" w:before="144" w:afterLines="60" w:after="144"/>
              <w:jc w:val="right"/>
              <w:cnfStyle w:val="000000100000" w:firstRow="0" w:lastRow="0" w:firstColumn="0" w:lastColumn="0" w:oddVBand="0" w:evenVBand="0" w:oddHBand="1" w:evenHBand="0" w:firstRowFirstColumn="0" w:firstRowLastColumn="0" w:lastRowFirstColumn="0" w:lastRowLastColumn="0"/>
              <w:rPr>
                <w:szCs w:val="20"/>
              </w:rPr>
            </w:pPr>
            <w:r w:rsidRPr="00E81243">
              <w:rPr>
                <w:szCs w:val="20"/>
              </w:rPr>
              <w:t>61</w:t>
            </w:r>
          </w:p>
        </w:tc>
        <w:tc>
          <w:tcPr>
            <w:tcW w:w="1337" w:type="dxa"/>
            <w:noWrap/>
            <w:hideMark/>
          </w:tcPr>
          <w:p w14:paraId="6B8E8FC5" w14:textId="77777777" w:rsidR="00E81243" w:rsidRPr="00E81243" w:rsidRDefault="00E81243" w:rsidP="00FC425B">
            <w:pPr>
              <w:spacing w:beforeLines="60" w:before="144" w:afterLines="60" w:after="144"/>
              <w:jc w:val="right"/>
              <w:cnfStyle w:val="000000100000" w:firstRow="0" w:lastRow="0" w:firstColumn="0" w:lastColumn="0" w:oddVBand="0" w:evenVBand="0" w:oddHBand="1" w:evenHBand="0" w:firstRowFirstColumn="0" w:firstRowLastColumn="0" w:lastRowFirstColumn="0" w:lastRowLastColumn="0"/>
              <w:rPr>
                <w:szCs w:val="20"/>
              </w:rPr>
            </w:pPr>
            <w:r w:rsidRPr="00E81243">
              <w:rPr>
                <w:szCs w:val="20"/>
              </w:rPr>
              <w:t>6</w:t>
            </w:r>
          </w:p>
        </w:tc>
      </w:tr>
      <w:tr w:rsidR="00E81243" w:rsidRPr="00E81243" w14:paraId="2D8494DF" w14:textId="77777777" w:rsidTr="00E81243">
        <w:trPr>
          <w:trHeight w:val="315"/>
        </w:trPr>
        <w:tc>
          <w:tcPr>
            <w:cnfStyle w:val="001000000000" w:firstRow="0" w:lastRow="0" w:firstColumn="1" w:lastColumn="0" w:oddVBand="0" w:evenVBand="0" w:oddHBand="0" w:evenHBand="0" w:firstRowFirstColumn="0" w:firstRowLastColumn="0" w:lastRowFirstColumn="0" w:lastRowLastColumn="0"/>
            <w:tcW w:w="2426" w:type="dxa"/>
            <w:gridSpan w:val="2"/>
            <w:noWrap/>
            <w:hideMark/>
          </w:tcPr>
          <w:p w14:paraId="2B356240" w14:textId="77777777" w:rsidR="00E81243" w:rsidRPr="00E81243" w:rsidRDefault="00E81243" w:rsidP="00FC425B">
            <w:pPr>
              <w:spacing w:beforeLines="60" w:before="144" w:afterLines="60" w:after="144"/>
              <w:rPr>
                <w:szCs w:val="20"/>
              </w:rPr>
            </w:pPr>
          </w:p>
        </w:tc>
        <w:tc>
          <w:tcPr>
            <w:tcW w:w="1493" w:type="dxa"/>
            <w:noWrap/>
            <w:hideMark/>
          </w:tcPr>
          <w:p w14:paraId="3A07029F" w14:textId="77777777" w:rsidR="00E81243" w:rsidRPr="00E81243" w:rsidRDefault="00E81243" w:rsidP="00FC425B">
            <w:pPr>
              <w:spacing w:beforeLines="60" w:before="144" w:afterLines="60" w:after="144"/>
              <w:jc w:val="right"/>
              <w:cnfStyle w:val="000000000000" w:firstRow="0" w:lastRow="0" w:firstColumn="0" w:lastColumn="0" w:oddVBand="0" w:evenVBand="0" w:oddHBand="0" w:evenHBand="0" w:firstRowFirstColumn="0" w:firstRowLastColumn="0" w:lastRowFirstColumn="0" w:lastRowLastColumn="0"/>
              <w:rPr>
                <w:szCs w:val="20"/>
              </w:rPr>
            </w:pPr>
          </w:p>
        </w:tc>
        <w:tc>
          <w:tcPr>
            <w:tcW w:w="1084" w:type="dxa"/>
            <w:noWrap/>
            <w:hideMark/>
          </w:tcPr>
          <w:p w14:paraId="39FC71A4" w14:textId="77777777" w:rsidR="00E81243" w:rsidRPr="00E81243" w:rsidRDefault="00E81243" w:rsidP="00FC425B">
            <w:pPr>
              <w:spacing w:beforeLines="60" w:before="144" w:afterLines="60" w:after="144"/>
              <w:jc w:val="right"/>
              <w:cnfStyle w:val="000000000000" w:firstRow="0" w:lastRow="0" w:firstColumn="0" w:lastColumn="0" w:oddVBand="0" w:evenVBand="0" w:oddHBand="0" w:evenHBand="0" w:firstRowFirstColumn="0" w:firstRowLastColumn="0" w:lastRowFirstColumn="0" w:lastRowLastColumn="0"/>
              <w:rPr>
                <w:szCs w:val="20"/>
              </w:rPr>
            </w:pPr>
            <w:r w:rsidRPr="00E81243">
              <w:rPr>
                <w:szCs w:val="20"/>
              </w:rPr>
              <w:t xml:space="preserve">  290,526 </w:t>
            </w:r>
          </w:p>
        </w:tc>
        <w:tc>
          <w:tcPr>
            <w:tcW w:w="1378" w:type="dxa"/>
            <w:noWrap/>
            <w:hideMark/>
          </w:tcPr>
          <w:p w14:paraId="24A07F4A" w14:textId="77777777" w:rsidR="00E81243" w:rsidRPr="00E81243" w:rsidRDefault="00E81243" w:rsidP="00FC425B">
            <w:pPr>
              <w:spacing w:beforeLines="60" w:before="144" w:afterLines="60" w:after="144"/>
              <w:jc w:val="right"/>
              <w:cnfStyle w:val="000000000000" w:firstRow="0" w:lastRow="0" w:firstColumn="0" w:lastColumn="0" w:oddVBand="0" w:evenVBand="0" w:oddHBand="0" w:evenHBand="0" w:firstRowFirstColumn="0" w:firstRowLastColumn="0" w:lastRowFirstColumn="0" w:lastRowLastColumn="0"/>
              <w:rPr>
                <w:b/>
                <w:bCs/>
                <w:szCs w:val="20"/>
              </w:rPr>
            </w:pPr>
            <w:r w:rsidRPr="00E81243">
              <w:rPr>
                <w:b/>
                <w:bCs/>
                <w:szCs w:val="20"/>
              </w:rPr>
              <w:t>976</w:t>
            </w:r>
          </w:p>
        </w:tc>
        <w:tc>
          <w:tcPr>
            <w:tcW w:w="1308" w:type="dxa"/>
            <w:noWrap/>
            <w:hideMark/>
          </w:tcPr>
          <w:p w14:paraId="3C400423" w14:textId="182CDD0A" w:rsidR="00E81243" w:rsidRPr="00E81243" w:rsidRDefault="006F63ED" w:rsidP="00FC425B">
            <w:pPr>
              <w:spacing w:beforeLines="60" w:before="144" w:afterLines="60" w:after="144"/>
              <w:jc w:val="right"/>
              <w:cnfStyle w:val="000000000000" w:firstRow="0" w:lastRow="0" w:firstColumn="0" w:lastColumn="0" w:oddVBand="0" w:evenVBand="0" w:oddHBand="0" w:evenHBand="0" w:firstRowFirstColumn="0" w:firstRowLastColumn="0" w:lastRowFirstColumn="0" w:lastRowLastColumn="0"/>
              <w:rPr>
                <w:b/>
                <w:bCs/>
                <w:szCs w:val="20"/>
              </w:rPr>
            </w:pPr>
            <w:r>
              <w:rPr>
                <w:b/>
                <w:bCs/>
                <w:szCs w:val="20"/>
              </w:rPr>
              <w:t>183</w:t>
            </w:r>
          </w:p>
        </w:tc>
        <w:tc>
          <w:tcPr>
            <w:tcW w:w="1337" w:type="dxa"/>
            <w:noWrap/>
            <w:hideMark/>
          </w:tcPr>
          <w:p w14:paraId="7EEB8CC6" w14:textId="77777777" w:rsidR="00E81243" w:rsidRPr="00E81243" w:rsidRDefault="00E81243" w:rsidP="00FC425B">
            <w:pPr>
              <w:spacing w:beforeLines="60" w:before="144" w:afterLines="60" w:after="144"/>
              <w:jc w:val="right"/>
              <w:cnfStyle w:val="000000000000" w:firstRow="0" w:lastRow="0" w:firstColumn="0" w:lastColumn="0" w:oddVBand="0" w:evenVBand="0" w:oddHBand="0" w:evenHBand="0" w:firstRowFirstColumn="0" w:firstRowLastColumn="0" w:lastRowFirstColumn="0" w:lastRowLastColumn="0"/>
              <w:rPr>
                <w:b/>
                <w:bCs/>
                <w:szCs w:val="20"/>
              </w:rPr>
            </w:pPr>
            <w:r w:rsidRPr="00E81243">
              <w:rPr>
                <w:b/>
                <w:bCs/>
                <w:szCs w:val="20"/>
              </w:rPr>
              <w:t>18</w:t>
            </w:r>
          </w:p>
        </w:tc>
      </w:tr>
    </w:tbl>
    <w:p w14:paraId="57D0899C" w14:textId="77777777" w:rsidR="00E81243" w:rsidRDefault="00E81243" w:rsidP="005F0AF0"/>
    <w:p w14:paraId="506BF073" w14:textId="703D60DC" w:rsidR="00FC425B" w:rsidRDefault="00FC425B" w:rsidP="005F0AF0">
      <w:r>
        <w:t>Source: Polybee, Various Online Sources</w:t>
      </w:r>
    </w:p>
    <w:p w14:paraId="53530DB9" w14:textId="77777777" w:rsidR="00FC425B" w:rsidRDefault="00FC425B" w:rsidP="005F0AF0"/>
    <w:p w14:paraId="79D11336" w14:textId="02995C05" w:rsidR="00E81243" w:rsidRDefault="00E81243" w:rsidP="005F0AF0">
      <w:r>
        <w:t>We estimate SOM to be US 18m based on U.S entry alone and Polybee’s target crops.</w:t>
      </w:r>
    </w:p>
    <w:p w14:paraId="48CD6EED" w14:textId="77777777" w:rsidR="00E81243" w:rsidRDefault="00E81243" w:rsidP="005F0AF0"/>
    <w:p w14:paraId="51FF42F8" w14:textId="43C3252C" w:rsidR="005F0AF0" w:rsidRDefault="00AE1C01" w:rsidP="005F0AF0">
      <w:r>
        <w:t xml:space="preserve">SOM figures are highly sensitive to the farmgate value per hectare of the crop which </w:t>
      </w:r>
      <w:r w:rsidR="00E81243">
        <w:t xml:space="preserve">influence </w:t>
      </w:r>
      <w:r>
        <w:t xml:space="preserve">higher value capture charged to growers. Higher value crops such as blueberries and strawberries are expected to generate value of US1k per Ha, than tomatoes at US 500 per Ha. This SOM forecast is highly sensitive to the adoption of Polybee’s solution in a competitive market, particularly with larger growers. The leveraging of Polybee’s Tier 1 distribution partners such as Bayer and DJI and a </w:t>
      </w:r>
      <w:r>
        <w:lastRenderedPageBreak/>
        <w:t>scalable hardware-light business model are contributing factors</w:t>
      </w:r>
      <w:r w:rsidR="00E81243">
        <w:t xml:space="preserve"> which could see higher penetration rates in these U.S crops alone.</w:t>
      </w:r>
    </w:p>
    <w:p w14:paraId="755D0EBD" w14:textId="77777777" w:rsidR="005F0AF0" w:rsidRDefault="005F0AF0" w:rsidP="005F0AF0"/>
    <w:p w14:paraId="7A95E6DA" w14:textId="2896443C" w:rsidR="00E81243" w:rsidRPr="00E81243" w:rsidRDefault="00A53FF1" w:rsidP="00E81243">
      <w:pPr>
        <w:pStyle w:val="Heading3"/>
        <w:rPr>
          <w:shd w:val="clear" w:color="auto" w:fill="FFFFFF"/>
        </w:rPr>
      </w:pPr>
      <w:r>
        <w:rPr>
          <w:shd w:val="clear" w:color="auto" w:fill="FFFFFF"/>
        </w:rPr>
        <w:t>Pollination Market Size</w:t>
      </w:r>
      <w:r w:rsidR="00E81243">
        <w:rPr>
          <w:shd w:val="clear" w:color="auto" w:fill="FFFFFF"/>
        </w:rPr>
        <w:t xml:space="preserve"> </w:t>
      </w:r>
    </w:p>
    <w:p w14:paraId="4860BB1C" w14:textId="77777777" w:rsidR="00E81243" w:rsidRDefault="00E81243" w:rsidP="00347750">
      <w:pPr>
        <w:rPr>
          <w:szCs w:val="20"/>
          <w:shd w:val="clear" w:color="auto" w:fill="FFFFFF"/>
        </w:rPr>
      </w:pPr>
    </w:p>
    <w:p w14:paraId="3D4A90A9" w14:textId="60B7AF41" w:rsidR="00A805D0" w:rsidRDefault="00347750" w:rsidP="00347750">
      <w:pPr>
        <w:rPr>
          <w:szCs w:val="20"/>
          <w:shd w:val="clear" w:color="auto" w:fill="FFFFFF"/>
        </w:rPr>
      </w:pPr>
      <w:r w:rsidRPr="00347750">
        <w:rPr>
          <w:szCs w:val="20"/>
          <w:shd w:val="clear" w:color="auto" w:fill="FFFFFF"/>
        </w:rPr>
        <w:t xml:space="preserve">For 2024, the US Department of Agriculture and the National Agricultural Statistics Service (NASS) estimated that producers spent more than </w:t>
      </w:r>
      <w:r w:rsidR="00C407C9">
        <w:rPr>
          <w:szCs w:val="20"/>
          <w:shd w:val="clear" w:color="auto" w:fill="FFFFFF"/>
        </w:rPr>
        <w:t>US 400m</w:t>
      </w:r>
      <w:r w:rsidRPr="00347750">
        <w:rPr>
          <w:szCs w:val="20"/>
          <w:shd w:val="clear" w:color="auto" w:fill="FFFFFF"/>
        </w:rPr>
        <w:t xml:space="preserve"> on pollination services in the United States alone. The value of providing pollination services has risen such that beekeepers have reported making more from these activities than from honey production since 2022.</w:t>
      </w:r>
      <w:r w:rsidRPr="00347750">
        <w:rPr>
          <w:rStyle w:val="FootnoteReference"/>
          <w:rFonts w:ascii="Helvetica" w:hAnsi="Helvetica" w:cs="Helvetica"/>
          <w:color w:val="1B1B1B"/>
          <w:szCs w:val="20"/>
          <w:shd w:val="clear" w:color="auto" w:fill="FFFFFF"/>
        </w:rPr>
        <w:footnoteReference w:id="2"/>
      </w:r>
      <w:r w:rsidRPr="00347750">
        <w:rPr>
          <w:szCs w:val="20"/>
          <w:shd w:val="clear" w:color="auto" w:fill="FFFFFF"/>
        </w:rPr>
        <w:t> </w:t>
      </w:r>
    </w:p>
    <w:p w14:paraId="36EF0343" w14:textId="77777777" w:rsidR="00E81243" w:rsidRDefault="00E81243" w:rsidP="00347750">
      <w:pPr>
        <w:rPr>
          <w:szCs w:val="20"/>
          <w:shd w:val="clear" w:color="auto" w:fill="FFFFFF"/>
        </w:rPr>
      </w:pPr>
    </w:p>
    <w:p w14:paraId="2C4DC330" w14:textId="4AD0C74F" w:rsidR="00E81243" w:rsidRDefault="00E81243" w:rsidP="00347750">
      <w:pPr>
        <w:rPr>
          <w:szCs w:val="20"/>
          <w:shd w:val="clear" w:color="auto" w:fill="FFFFFF"/>
        </w:rPr>
      </w:pPr>
      <w:r>
        <w:rPr>
          <w:szCs w:val="20"/>
          <w:shd w:val="clear" w:color="auto" w:fill="FFFFFF"/>
        </w:rPr>
        <w:t>Importantly, almonds accounts for 83% of the total pollination</w:t>
      </w:r>
      <w:r w:rsidR="00FC425B">
        <w:rPr>
          <w:szCs w:val="20"/>
          <w:shd w:val="clear" w:color="auto" w:fill="FFFFFF"/>
        </w:rPr>
        <w:t xml:space="preserve"> services</w:t>
      </w:r>
      <w:r>
        <w:rPr>
          <w:szCs w:val="20"/>
          <w:shd w:val="clear" w:color="auto" w:fill="FFFFFF"/>
        </w:rPr>
        <w:t xml:space="preserve"> market in the United States. </w:t>
      </w:r>
      <w:r w:rsidR="00FC425B">
        <w:rPr>
          <w:szCs w:val="20"/>
          <w:shd w:val="clear" w:color="auto" w:fill="FFFFFF"/>
        </w:rPr>
        <w:t>Most</w:t>
      </w:r>
      <w:r>
        <w:rPr>
          <w:szCs w:val="20"/>
          <w:shd w:val="clear" w:color="auto" w:fill="FFFFFF"/>
        </w:rPr>
        <w:t xml:space="preserve"> of all </w:t>
      </w:r>
      <w:proofErr w:type="gramStart"/>
      <w:r>
        <w:rPr>
          <w:szCs w:val="20"/>
          <w:shd w:val="clear" w:color="auto" w:fill="FFFFFF"/>
        </w:rPr>
        <w:t>US</w:t>
      </w:r>
      <w:proofErr w:type="gramEnd"/>
      <w:r>
        <w:rPr>
          <w:szCs w:val="20"/>
          <w:shd w:val="clear" w:color="auto" w:fill="FFFFFF"/>
        </w:rPr>
        <w:t xml:space="preserve"> almonds are grown in California, and it has been estimated that 80% of all honeybees in the US are transported to California every spring to pollinate almond flowers. If Polybee’s artificial pollination technology can offer a compelling value proposition in the US pollination service market, there is significant </w:t>
      </w:r>
      <w:r w:rsidR="00FC425B">
        <w:rPr>
          <w:szCs w:val="20"/>
          <w:shd w:val="clear" w:color="auto" w:fill="FFFFFF"/>
        </w:rPr>
        <w:t xml:space="preserve">service addressable market </w:t>
      </w:r>
      <w:r>
        <w:rPr>
          <w:szCs w:val="20"/>
          <w:shd w:val="clear" w:color="auto" w:fill="FFFFFF"/>
        </w:rPr>
        <w:t>opportunity worth over US 167m per year.</w:t>
      </w:r>
    </w:p>
    <w:p w14:paraId="74BDC093" w14:textId="77777777" w:rsidR="00FC425B" w:rsidRDefault="00FC425B" w:rsidP="00347750">
      <w:pPr>
        <w:rPr>
          <w:szCs w:val="20"/>
          <w:shd w:val="clear" w:color="auto" w:fill="FFFFFF"/>
        </w:rPr>
      </w:pPr>
    </w:p>
    <w:tbl>
      <w:tblPr>
        <w:tblStyle w:val="PlainTable2"/>
        <w:tblW w:w="8864" w:type="dxa"/>
        <w:tblLook w:val="04A0" w:firstRow="1" w:lastRow="0" w:firstColumn="1" w:lastColumn="0" w:noHBand="0" w:noVBand="1"/>
      </w:tblPr>
      <w:tblGrid>
        <w:gridCol w:w="3980"/>
        <w:gridCol w:w="1949"/>
        <w:gridCol w:w="2935"/>
      </w:tblGrid>
      <w:tr w:rsidR="00FC425B" w:rsidRPr="00FC425B" w14:paraId="42975BBB" w14:textId="77777777" w:rsidTr="00FC425B">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8864" w:type="dxa"/>
            <w:gridSpan w:val="3"/>
            <w:noWrap/>
            <w:hideMark/>
          </w:tcPr>
          <w:p w14:paraId="3BA4F6A8" w14:textId="77777777" w:rsidR="00FC425B" w:rsidRPr="00FC425B" w:rsidRDefault="00FC425B" w:rsidP="00FC425B">
            <w:pPr>
              <w:spacing w:before="60" w:after="60"/>
              <w:rPr>
                <w:rFonts w:cs="Arial"/>
                <w:color w:val="000000"/>
                <w:szCs w:val="20"/>
                <w14:ligatures w14:val="none"/>
              </w:rPr>
            </w:pPr>
            <w:r w:rsidRPr="00FC425B">
              <w:rPr>
                <w:rFonts w:cs="Arial"/>
                <w:color w:val="000000"/>
                <w:szCs w:val="20"/>
                <w14:ligatures w14:val="none"/>
              </w:rPr>
              <w:t xml:space="preserve">Pollination Services Market in the </w:t>
            </w:r>
            <w:proofErr w:type="gramStart"/>
            <w:r w:rsidRPr="00FC425B">
              <w:rPr>
                <w:rFonts w:cs="Arial"/>
                <w:color w:val="000000"/>
                <w:szCs w:val="20"/>
                <w14:ligatures w14:val="none"/>
              </w:rPr>
              <w:t>U.S</w:t>
            </w:r>
            <w:proofErr w:type="gramEnd"/>
          </w:p>
        </w:tc>
      </w:tr>
      <w:tr w:rsidR="00FC425B" w:rsidRPr="00FC425B" w14:paraId="323CBEE4" w14:textId="77777777" w:rsidTr="00FC425B">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980" w:type="dxa"/>
            <w:noWrap/>
            <w:hideMark/>
          </w:tcPr>
          <w:p w14:paraId="43A6E076" w14:textId="77777777" w:rsidR="00FC425B" w:rsidRPr="00FC425B" w:rsidRDefault="00FC425B" w:rsidP="00FC425B">
            <w:pPr>
              <w:spacing w:before="60" w:after="60"/>
              <w:jc w:val="center"/>
              <w:rPr>
                <w:rFonts w:cs="Arial"/>
                <w:color w:val="000000"/>
                <w:szCs w:val="20"/>
                <w14:ligatures w14:val="none"/>
              </w:rPr>
            </w:pPr>
            <w:r w:rsidRPr="00FC425B">
              <w:rPr>
                <w:rFonts w:cs="Arial"/>
                <w:color w:val="000000"/>
                <w:szCs w:val="20"/>
                <w14:ligatures w14:val="none"/>
              </w:rPr>
              <w:t>Region</w:t>
            </w:r>
          </w:p>
        </w:tc>
        <w:tc>
          <w:tcPr>
            <w:tcW w:w="1949" w:type="dxa"/>
            <w:noWrap/>
            <w:hideMark/>
          </w:tcPr>
          <w:p w14:paraId="73FDEC4D" w14:textId="77777777" w:rsidR="00FC425B" w:rsidRPr="00FC425B" w:rsidRDefault="00FC425B" w:rsidP="00FC425B">
            <w:pPr>
              <w:spacing w:before="60" w:after="60"/>
              <w:jc w:val="right"/>
              <w:cnfStyle w:val="000000100000" w:firstRow="0" w:lastRow="0" w:firstColumn="0" w:lastColumn="0" w:oddVBand="0" w:evenVBand="0" w:oddHBand="1" w:evenHBand="0" w:firstRowFirstColumn="0" w:firstRowLastColumn="0" w:lastRowFirstColumn="0" w:lastRowLastColumn="0"/>
              <w:rPr>
                <w:rFonts w:cs="Arial"/>
                <w:color w:val="000000"/>
                <w:szCs w:val="20"/>
                <w14:ligatures w14:val="none"/>
              </w:rPr>
            </w:pPr>
            <w:r w:rsidRPr="00FC425B">
              <w:rPr>
                <w:rFonts w:cs="Arial"/>
                <w:color w:val="000000"/>
                <w:szCs w:val="20"/>
                <w14:ligatures w14:val="none"/>
              </w:rPr>
              <w:t>Acres</w:t>
            </w:r>
          </w:p>
        </w:tc>
        <w:tc>
          <w:tcPr>
            <w:tcW w:w="2934" w:type="dxa"/>
            <w:noWrap/>
            <w:hideMark/>
          </w:tcPr>
          <w:p w14:paraId="6F5F3337" w14:textId="78B1A4C5" w:rsidR="00FC425B" w:rsidRPr="00FC425B" w:rsidRDefault="00FC425B" w:rsidP="00FC425B">
            <w:pPr>
              <w:spacing w:before="60" w:after="60"/>
              <w:jc w:val="right"/>
              <w:cnfStyle w:val="000000100000" w:firstRow="0" w:lastRow="0" w:firstColumn="0" w:lastColumn="0" w:oddVBand="0" w:evenVBand="0" w:oddHBand="1" w:evenHBand="0" w:firstRowFirstColumn="0" w:firstRowLastColumn="0" w:lastRowFirstColumn="0" w:lastRowLastColumn="0"/>
              <w:rPr>
                <w:rFonts w:cs="Arial"/>
                <w:color w:val="000000"/>
                <w:szCs w:val="20"/>
                <w14:ligatures w14:val="none"/>
              </w:rPr>
            </w:pPr>
            <w:r w:rsidRPr="00FC425B">
              <w:rPr>
                <w:rFonts w:cs="Arial"/>
                <w:color w:val="000000"/>
                <w:szCs w:val="20"/>
                <w14:ligatures w14:val="none"/>
              </w:rPr>
              <w:t>Value</w:t>
            </w:r>
            <w:r>
              <w:rPr>
                <w:rFonts w:cs="Arial"/>
                <w:color w:val="000000"/>
                <w:szCs w:val="20"/>
                <w14:ligatures w14:val="none"/>
              </w:rPr>
              <w:t xml:space="preserve"> in</w:t>
            </w:r>
            <w:r w:rsidRPr="00FC425B">
              <w:rPr>
                <w:rFonts w:cs="Arial"/>
                <w:color w:val="000000"/>
                <w:szCs w:val="20"/>
                <w14:ligatures w14:val="none"/>
              </w:rPr>
              <w:t xml:space="preserve"> US m</w:t>
            </w:r>
          </w:p>
        </w:tc>
      </w:tr>
      <w:tr w:rsidR="00FC425B" w:rsidRPr="00FC425B" w14:paraId="132CD85B" w14:textId="77777777" w:rsidTr="00FC425B">
        <w:trPr>
          <w:trHeight w:val="397"/>
        </w:trPr>
        <w:tc>
          <w:tcPr>
            <w:cnfStyle w:val="001000000000" w:firstRow="0" w:lastRow="0" w:firstColumn="1" w:lastColumn="0" w:oddVBand="0" w:evenVBand="0" w:oddHBand="0" w:evenHBand="0" w:firstRowFirstColumn="0" w:firstRowLastColumn="0" w:lastRowFirstColumn="0" w:lastRowLastColumn="0"/>
            <w:tcW w:w="3980" w:type="dxa"/>
            <w:noWrap/>
            <w:hideMark/>
          </w:tcPr>
          <w:p w14:paraId="5F73F8AF" w14:textId="77777777" w:rsidR="00FC425B" w:rsidRPr="00FC425B" w:rsidRDefault="00FC425B" w:rsidP="00FC425B">
            <w:pPr>
              <w:spacing w:before="60" w:after="60"/>
              <w:jc w:val="center"/>
              <w:rPr>
                <w:rFonts w:cs="Arial"/>
                <w:color w:val="000000"/>
                <w:szCs w:val="20"/>
                <w14:ligatures w14:val="none"/>
              </w:rPr>
            </w:pPr>
            <w:r w:rsidRPr="00FC425B">
              <w:rPr>
                <w:rFonts w:cs="Arial"/>
                <w:color w:val="000000"/>
                <w:szCs w:val="20"/>
                <w14:ligatures w14:val="none"/>
              </w:rPr>
              <w:t>Pacific Northwest</w:t>
            </w:r>
          </w:p>
        </w:tc>
        <w:tc>
          <w:tcPr>
            <w:tcW w:w="1949" w:type="dxa"/>
            <w:noWrap/>
            <w:hideMark/>
          </w:tcPr>
          <w:p w14:paraId="7F1832D4" w14:textId="73B02B51" w:rsidR="00FC425B" w:rsidRPr="00FC425B" w:rsidRDefault="00FC425B" w:rsidP="00FC425B">
            <w:pPr>
              <w:spacing w:before="60" w:after="60"/>
              <w:jc w:val="right"/>
              <w:cnfStyle w:val="000000000000" w:firstRow="0" w:lastRow="0" w:firstColumn="0" w:lastColumn="0" w:oddVBand="0" w:evenVBand="0" w:oddHBand="0" w:evenHBand="0" w:firstRowFirstColumn="0" w:firstRowLastColumn="0" w:lastRowFirstColumn="0" w:lastRowLastColumn="0"/>
              <w:rPr>
                <w:rFonts w:cs="Arial"/>
                <w:color w:val="000000"/>
                <w:szCs w:val="20"/>
                <w14:ligatures w14:val="none"/>
              </w:rPr>
            </w:pPr>
            <w:r w:rsidRPr="00FC425B">
              <w:rPr>
                <w:rFonts w:cs="Arial"/>
                <w:color w:val="000000"/>
                <w:szCs w:val="20"/>
                <w14:ligatures w14:val="none"/>
              </w:rPr>
              <w:t>240</w:t>
            </w:r>
            <w:r w:rsidR="00565F86">
              <w:rPr>
                <w:rFonts w:cs="Arial"/>
                <w:color w:val="000000"/>
                <w:szCs w:val="20"/>
                <w14:ligatures w14:val="none"/>
              </w:rPr>
              <w:t>,</w:t>
            </w:r>
            <w:r w:rsidRPr="00FC425B">
              <w:rPr>
                <w:rFonts w:cs="Arial"/>
                <w:color w:val="000000"/>
                <w:szCs w:val="20"/>
                <w14:ligatures w14:val="none"/>
              </w:rPr>
              <w:t>600</w:t>
            </w:r>
          </w:p>
        </w:tc>
        <w:tc>
          <w:tcPr>
            <w:tcW w:w="2934" w:type="dxa"/>
            <w:noWrap/>
            <w:hideMark/>
          </w:tcPr>
          <w:p w14:paraId="5E62E660" w14:textId="77777777" w:rsidR="00FC425B" w:rsidRPr="00FC425B" w:rsidRDefault="00FC425B" w:rsidP="00FC425B">
            <w:pPr>
              <w:spacing w:before="60" w:after="60"/>
              <w:jc w:val="right"/>
              <w:cnfStyle w:val="000000000000" w:firstRow="0" w:lastRow="0" w:firstColumn="0" w:lastColumn="0" w:oddVBand="0" w:evenVBand="0" w:oddHBand="0" w:evenHBand="0" w:firstRowFirstColumn="0" w:firstRowLastColumn="0" w:lastRowFirstColumn="0" w:lastRowLastColumn="0"/>
              <w:rPr>
                <w:rFonts w:cs="Arial"/>
                <w:color w:val="000000"/>
                <w:szCs w:val="20"/>
                <w14:ligatures w14:val="none"/>
              </w:rPr>
            </w:pPr>
            <w:r w:rsidRPr="00FC425B">
              <w:rPr>
                <w:rFonts w:cs="Arial"/>
                <w:color w:val="000000"/>
                <w:szCs w:val="20"/>
                <w14:ligatures w14:val="none"/>
              </w:rPr>
              <w:t>18.3</w:t>
            </w:r>
          </w:p>
        </w:tc>
      </w:tr>
      <w:tr w:rsidR="00FC425B" w:rsidRPr="00FC425B" w14:paraId="5E2E8C41" w14:textId="77777777" w:rsidTr="00FC425B">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980" w:type="dxa"/>
            <w:shd w:val="clear" w:color="auto" w:fill="E8E8E8" w:themeFill="background2"/>
            <w:noWrap/>
            <w:hideMark/>
          </w:tcPr>
          <w:p w14:paraId="3A74C89E" w14:textId="77777777" w:rsidR="00FC425B" w:rsidRPr="00FC425B" w:rsidRDefault="00FC425B" w:rsidP="00FC425B">
            <w:pPr>
              <w:spacing w:before="60" w:after="60"/>
              <w:jc w:val="center"/>
              <w:rPr>
                <w:rFonts w:cs="Arial"/>
                <w:color w:val="000000"/>
                <w:szCs w:val="20"/>
                <w14:ligatures w14:val="none"/>
              </w:rPr>
            </w:pPr>
            <w:r w:rsidRPr="00FC425B">
              <w:rPr>
                <w:rFonts w:cs="Arial"/>
                <w:color w:val="000000"/>
                <w:szCs w:val="20"/>
                <w14:ligatures w14:val="none"/>
              </w:rPr>
              <w:t>Pacific Southwest</w:t>
            </w:r>
          </w:p>
        </w:tc>
        <w:tc>
          <w:tcPr>
            <w:tcW w:w="1949" w:type="dxa"/>
            <w:shd w:val="clear" w:color="auto" w:fill="E8E8E8" w:themeFill="background2"/>
            <w:noWrap/>
            <w:hideMark/>
          </w:tcPr>
          <w:p w14:paraId="2D4119A9" w14:textId="294163F6" w:rsidR="00FC425B" w:rsidRPr="00FC425B" w:rsidRDefault="00FC425B" w:rsidP="00FC425B">
            <w:pPr>
              <w:spacing w:before="60" w:after="60"/>
              <w:jc w:val="right"/>
              <w:cnfStyle w:val="000000100000" w:firstRow="0" w:lastRow="0" w:firstColumn="0" w:lastColumn="0" w:oddVBand="0" w:evenVBand="0" w:oddHBand="1" w:evenHBand="0" w:firstRowFirstColumn="0" w:firstRowLastColumn="0" w:lastRowFirstColumn="0" w:lastRowLastColumn="0"/>
              <w:rPr>
                <w:rFonts w:cs="Arial"/>
                <w:color w:val="000000"/>
                <w:szCs w:val="20"/>
                <w14:ligatures w14:val="none"/>
              </w:rPr>
            </w:pPr>
            <w:r w:rsidRPr="00FC425B">
              <w:rPr>
                <w:rFonts w:cs="Arial"/>
                <w:color w:val="000000"/>
                <w:szCs w:val="20"/>
                <w14:ligatures w14:val="none"/>
              </w:rPr>
              <w:t>1</w:t>
            </w:r>
            <w:r w:rsidR="00565F86">
              <w:rPr>
                <w:rFonts w:cs="Arial"/>
                <w:color w:val="000000"/>
                <w:szCs w:val="20"/>
                <w14:ligatures w14:val="none"/>
              </w:rPr>
              <w:t>,</w:t>
            </w:r>
            <w:r w:rsidRPr="00FC425B">
              <w:rPr>
                <w:rFonts w:cs="Arial"/>
                <w:color w:val="000000"/>
                <w:szCs w:val="20"/>
                <w14:ligatures w14:val="none"/>
              </w:rPr>
              <w:t>191</w:t>
            </w:r>
            <w:r w:rsidR="00565F86">
              <w:rPr>
                <w:rFonts w:cs="Arial"/>
                <w:color w:val="000000"/>
                <w:szCs w:val="20"/>
                <w14:ligatures w14:val="none"/>
              </w:rPr>
              <w:t>,</w:t>
            </w:r>
            <w:r w:rsidRPr="00FC425B">
              <w:rPr>
                <w:rFonts w:cs="Arial"/>
                <w:color w:val="000000"/>
                <w:szCs w:val="20"/>
                <w14:ligatures w14:val="none"/>
              </w:rPr>
              <w:t>000</w:t>
            </w:r>
          </w:p>
        </w:tc>
        <w:tc>
          <w:tcPr>
            <w:tcW w:w="2934" w:type="dxa"/>
            <w:shd w:val="clear" w:color="auto" w:fill="E8E8E8" w:themeFill="background2"/>
            <w:noWrap/>
            <w:hideMark/>
          </w:tcPr>
          <w:p w14:paraId="35822E14" w14:textId="77777777" w:rsidR="00FC425B" w:rsidRPr="00FC425B" w:rsidRDefault="00FC425B" w:rsidP="00FC425B">
            <w:pPr>
              <w:spacing w:before="60" w:after="60"/>
              <w:jc w:val="right"/>
              <w:cnfStyle w:val="000000100000" w:firstRow="0" w:lastRow="0" w:firstColumn="0" w:lastColumn="0" w:oddVBand="0" w:evenVBand="0" w:oddHBand="1" w:evenHBand="0" w:firstRowFirstColumn="0" w:firstRowLastColumn="0" w:lastRowFirstColumn="0" w:lastRowLastColumn="0"/>
              <w:rPr>
                <w:rFonts w:cs="Arial"/>
                <w:color w:val="000000"/>
                <w:szCs w:val="20"/>
                <w14:ligatures w14:val="none"/>
              </w:rPr>
            </w:pPr>
            <w:r w:rsidRPr="00FC425B">
              <w:rPr>
                <w:rFonts w:cs="Arial"/>
                <w:color w:val="000000"/>
                <w:szCs w:val="20"/>
                <w14:ligatures w14:val="none"/>
              </w:rPr>
              <w:t>352.8</w:t>
            </w:r>
          </w:p>
        </w:tc>
      </w:tr>
      <w:tr w:rsidR="00FC425B" w:rsidRPr="00FC425B" w14:paraId="3CEB08B8" w14:textId="77777777" w:rsidTr="00FC425B">
        <w:trPr>
          <w:trHeight w:val="397"/>
        </w:trPr>
        <w:tc>
          <w:tcPr>
            <w:cnfStyle w:val="001000000000" w:firstRow="0" w:lastRow="0" w:firstColumn="1" w:lastColumn="0" w:oddVBand="0" w:evenVBand="0" w:oddHBand="0" w:evenHBand="0" w:firstRowFirstColumn="0" w:firstRowLastColumn="0" w:lastRowFirstColumn="0" w:lastRowLastColumn="0"/>
            <w:tcW w:w="3980" w:type="dxa"/>
            <w:noWrap/>
            <w:hideMark/>
          </w:tcPr>
          <w:p w14:paraId="3AC79565" w14:textId="77777777" w:rsidR="00FC425B" w:rsidRPr="00FC425B" w:rsidRDefault="00FC425B" w:rsidP="00FC425B">
            <w:pPr>
              <w:spacing w:before="60" w:after="60"/>
              <w:jc w:val="center"/>
              <w:rPr>
                <w:rFonts w:cs="Arial"/>
                <w:color w:val="000000"/>
                <w:szCs w:val="20"/>
                <w14:ligatures w14:val="none"/>
              </w:rPr>
            </w:pPr>
            <w:r w:rsidRPr="00FC425B">
              <w:rPr>
                <w:rFonts w:cs="Arial"/>
                <w:color w:val="000000"/>
                <w:szCs w:val="20"/>
                <w14:ligatures w14:val="none"/>
              </w:rPr>
              <w:t>Midwest and Mountain</w:t>
            </w:r>
          </w:p>
        </w:tc>
        <w:tc>
          <w:tcPr>
            <w:tcW w:w="1949" w:type="dxa"/>
            <w:noWrap/>
            <w:hideMark/>
          </w:tcPr>
          <w:p w14:paraId="15BB203B" w14:textId="4CA49328" w:rsidR="00FC425B" w:rsidRPr="00FC425B" w:rsidRDefault="00FC425B" w:rsidP="00FC425B">
            <w:pPr>
              <w:spacing w:before="60" w:after="60"/>
              <w:jc w:val="right"/>
              <w:cnfStyle w:val="000000000000" w:firstRow="0" w:lastRow="0" w:firstColumn="0" w:lastColumn="0" w:oddVBand="0" w:evenVBand="0" w:oddHBand="0" w:evenHBand="0" w:firstRowFirstColumn="0" w:firstRowLastColumn="0" w:lastRowFirstColumn="0" w:lastRowLastColumn="0"/>
              <w:rPr>
                <w:rFonts w:cs="Arial"/>
                <w:color w:val="000000"/>
                <w:szCs w:val="20"/>
                <w14:ligatures w14:val="none"/>
              </w:rPr>
            </w:pPr>
            <w:r w:rsidRPr="00FC425B">
              <w:rPr>
                <w:rFonts w:cs="Arial"/>
                <w:color w:val="000000"/>
                <w:szCs w:val="20"/>
                <w14:ligatures w14:val="none"/>
              </w:rPr>
              <w:t>4</w:t>
            </w:r>
            <w:r w:rsidR="00565F86">
              <w:rPr>
                <w:rFonts w:cs="Arial"/>
                <w:color w:val="000000"/>
                <w:szCs w:val="20"/>
                <w14:ligatures w14:val="none"/>
              </w:rPr>
              <w:t>,</w:t>
            </w:r>
            <w:r w:rsidRPr="00FC425B">
              <w:rPr>
                <w:rFonts w:cs="Arial"/>
                <w:color w:val="000000"/>
                <w:szCs w:val="20"/>
                <w14:ligatures w14:val="none"/>
              </w:rPr>
              <w:t>900</w:t>
            </w:r>
          </w:p>
        </w:tc>
        <w:tc>
          <w:tcPr>
            <w:tcW w:w="2934" w:type="dxa"/>
            <w:noWrap/>
            <w:hideMark/>
          </w:tcPr>
          <w:p w14:paraId="46D0376C" w14:textId="77777777" w:rsidR="00FC425B" w:rsidRPr="00FC425B" w:rsidRDefault="00FC425B" w:rsidP="00FC425B">
            <w:pPr>
              <w:spacing w:before="60" w:after="60"/>
              <w:jc w:val="right"/>
              <w:cnfStyle w:val="000000000000" w:firstRow="0" w:lastRow="0" w:firstColumn="0" w:lastColumn="0" w:oddVBand="0" w:evenVBand="0" w:oddHBand="0" w:evenHBand="0" w:firstRowFirstColumn="0" w:firstRowLastColumn="0" w:lastRowFirstColumn="0" w:lastRowLastColumn="0"/>
              <w:rPr>
                <w:rFonts w:cs="Arial"/>
                <w:color w:val="000000"/>
                <w:szCs w:val="20"/>
                <w14:ligatures w14:val="none"/>
              </w:rPr>
            </w:pPr>
            <w:r w:rsidRPr="00FC425B">
              <w:rPr>
                <w:rFonts w:cs="Arial"/>
                <w:color w:val="000000"/>
                <w:szCs w:val="20"/>
                <w14:ligatures w14:val="none"/>
              </w:rPr>
              <w:t>0.7</w:t>
            </w:r>
          </w:p>
        </w:tc>
      </w:tr>
      <w:tr w:rsidR="00FC425B" w:rsidRPr="00FC425B" w14:paraId="59AA7016" w14:textId="77777777" w:rsidTr="00FC425B">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980" w:type="dxa"/>
            <w:noWrap/>
            <w:hideMark/>
          </w:tcPr>
          <w:p w14:paraId="1FBA568F" w14:textId="77777777" w:rsidR="00FC425B" w:rsidRPr="00FC425B" w:rsidRDefault="00FC425B" w:rsidP="00FC425B">
            <w:pPr>
              <w:spacing w:before="60" w:after="60"/>
              <w:jc w:val="center"/>
              <w:rPr>
                <w:rFonts w:cs="Arial"/>
                <w:color w:val="000000"/>
                <w:szCs w:val="20"/>
                <w14:ligatures w14:val="none"/>
              </w:rPr>
            </w:pPr>
            <w:r w:rsidRPr="00FC425B">
              <w:rPr>
                <w:rFonts w:cs="Arial"/>
                <w:color w:val="000000"/>
                <w:szCs w:val="20"/>
                <w14:ligatures w14:val="none"/>
              </w:rPr>
              <w:t>Northeast</w:t>
            </w:r>
          </w:p>
        </w:tc>
        <w:tc>
          <w:tcPr>
            <w:tcW w:w="1949" w:type="dxa"/>
            <w:noWrap/>
            <w:hideMark/>
          </w:tcPr>
          <w:p w14:paraId="4A976C03" w14:textId="60AE479C" w:rsidR="00FC425B" w:rsidRPr="00FC425B" w:rsidRDefault="00FC425B" w:rsidP="00FC425B">
            <w:pPr>
              <w:spacing w:before="60" w:after="60"/>
              <w:jc w:val="right"/>
              <w:cnfStyle w:val="000000100000" w:firstRow="0" w:lastRow="0" w:firstColumn="0" w:lastColumn="0" w:oddVBand="0" w:evenVBand="0" w:oddHBand="1" w:evenHBand="0" w:firstRowFirstColumn="0" w:firstRowLastColumn="0" w:lastRowFirstColumn="0" w:lastRowLastColumn="0"/>
              <w:rPr>
                <w:rFonts w:cs="Arial"/>
                <w:color w:val="000000"/>
                <w:szCs w:val="20"/>
                <w14:ligatures w14:val="none"/>
              </w:rPr>
            </w:pPr>
            <w:r w:rsidRPr="00FC425B">
              <w:rPr>
                <w:rFonts w:cs="Arial"/>
                <w:color w:val="000000"/>
                <w:szCs w:val="20"/>
                <w14:ligatures w14:val="none"/>
              </w:rPr>
              <w:t>183</w:t>
            </w:r>
            <w:r w:rsidR="00565F86">
              <w:rPr>
                <w:rFonts w:cs="Arial"/>
                <w:color w:val="000000"/>
                <w:szCs w:val="20"/>
                <w14:ligatures w14:val="none"/>
              </w:rPr>
              <w:t>,</w:t>
            </w:r>
            <w:r w:rsidRPr="00FC425B">
              <w:rPr>
                <w:rFonts w:cs="Arial"/>
                <w:color w:val="000000"/>
                <w:szCs w:val="20"/>
                <w14:ligatures w14:val="none"/>
              </w:rPr>
              <w:t>800</w:t>
            </w:r>
          </w:p>
        </w:tc>
        <w:tc>
          <w:tcPr>
            <w:tcW w:w="2934" w:type="dxa"/>
            <w:noWrap/>
            <w:hideMark/>
          </w:tcPr>
          <w:p w14:paraId="2E17948B" w14:textId="77777777" w:rsidR="00FC425B" w:rsidRPr="00FC425B" w:rsidRDefault="00FC425B" w:rsidP="00FC425B">
            <w:pPr>
              <w:spacing w:before="60" w:after="60"/>
              <w:jc w:val="right"/>
              <w:cnfStyle w:val="000000100000" w:firstRow="0" w:lastRow="0" w:firstColumn="0" w:lastColumn="0" w:oddVBand="0" w:evenVBand="0" w:oddHBand="1" w:evenHBand="0" w:firstRowFirstColumn="0" w:firstRowLastColumn="0" w:lastRowFirstColumn="0" w:lastRowLastColumn="0"/>
              <w:rPr>
                <w:rFonts w:cs="Arial"/>
                <w:color w:val="000000"/>
                <w:szCs w:val="20"/>
                <w14:ligatures w14:val="none"/>
              </w:rPr>
            </w:pPr>
            <w:r w:rsidRPr="00FC425B">
              <w:rPr>
                <w:rFonts w:cs="Arial"/>
                <w:color w:val="000000"/>
                <w:szCs w:val="20"/>
                <w14:ligatures w14:val="none"/>
              </w:rPr>
              <w:t>18.5</w:t>
            </w:r>
          </w:p>
        </w:tc>
      </w:tr>
      <w:tr w:rsidR="00FC425B" w:rsidRPr="00FC425B" w14:paraId="2765E3B6" w14:textId="77777777" w:rsidTr="00FC425B">
        <w:trPr>
          <w:trHeight w:val="397"/>
        </w:trPr>
        <w:tc>
          <w:tcPr>
            <w:cnfStyle w:val="001000000000" w:firstRow="0" w:lastRow="0" w:firstColumn="1" w:lastColumn="0" w:oddVBand="0" w:evenVBand="0" w:oddHBand="0" w:evenHBand="0" w:firstRowFirstColumn="0" w:firstRowLastColumn="0" w:lastRowFirstColumn="0" w:lastRowLastColumn="0"/>
            <w:tcW w:w="3980" w:type="dxa"/>
            <w:noWrap/>
            <w:hideMark/>
          </w:tcPr>
          <w:p w14:paraId="7A9AE2CA" w14:textId="77777777" w:rsidR="00FC425B" w:rsidRPr="00FC425B" w:rsidRDefault="00FC425B" w:rsidP="00FC425B">
            <w:pPr>
              <w:spacing w:before="60" w:after="60"/>
              <w:jc w:val="center"/>
              <w:rPr>
                <w:rFonts w:cs="Arial"/>
                <w:color w:val="000000"/>
                <w:szCs w:val="20"/>
                <w14:ligatures w14:val="none"/>
              </w:rPr>
            </w:pPr>
            <w:r w:rsidRPr="00FC425B">
              <w:rPr>
                <w:rFonts w:cs="Arial"/>
                <w:color w:val="000000"/>
                <w:szCs w:val="20"/>
                <w14:ligatures w14:val="none"/>
              </w:rPr>
              <w:t>South</w:t>
            </w:r>
          </w:p>
        </w:tc>
        <w:tc>
          <w:tcPr>
            <w:tcW w:w="1949" w:type="dxa"/>
            <w:noWrap/>
            <w:hideMark/>
          </w:tcPr>
          <w:p w14:paraId="22FB67AE" w14:textId="18FE22F6" w:rsidR="00FC425B" w:rsidRPr="00FC425B" w:rsidRDefault="00FC425B" w:rsidP="00FC425B">
            <w:pPr>
              <w:spacing w:before="60" w:after="60"/>
              <w:jc w:val="right"/>
              <w:cnfStyle w:val="000000000000" w:firstRow="0" w:lastRow="0" w:firstColumn="0" w:lastColumn="0" w:oddVBand="0" w:evenVBand="0" w:oddHBand="0" w:evenHBand="0" w:firstRowFirstColumn="0" w:firstRowLastColumn="0" w:lastRowFirstColumn="0" w:lastRowLastColumn="0"/>
              <w:rPr>
                <w:rFonts w:cs="Arial"/>
                <w:color w:val="000000"/>
                <w:szCs w:val="20"/>
                <w14:ligatures w14:val="none"/>
              </w:rPr>
            </w:pPr>
            <w:r w:rsidRPr="00FC425B">
              <w:rPr>
                <w:rFonts w:cs="Arial"/>
                <w:color w:val="000000"/>
                <w:szCs w:val="20"/>
                <w14:ligatures w14:val="none"/>
              </w:rPr>
              <w:t>46</w:t>
            </w:r>
            <w:r w:rsidR="00565F86">
              <w:rPr>
                <w:rFonts w:cs="Arial"/>
                <w:color w:val="000000"/>
                <w:szCs w:val="20"/>
                <w14:ligatures w14:val="none"/>
              </w:rPr>
              <w:t>,</w:t>
            </w:r>
            <w:r w:rsidRPr="00FC425B">
              <w:rPr>
                <w:rFonts w:cs="Arial"/>
                <w:color w:val="000000"/>
                <w:szCs w:val="20"/>
                <w14:ligatures w14:val="none"/>
              </w:rPr>
              <w:t>700</w:t>
            </w:r>
          </w:p>
        </w:tc>
        <w:tc>
          <w:tcPr>
            <w:tcW w:w="2934" w:type="dxa"/>
            <w:noWrap/>
            <w:hideMark/>
          </w:tcPr>
          <w:p w14:paraId="21C54146" w14:textId="77777777" w:rsidR="00FC425B" w:rsidRPr="00FC425B" w:rsidRDefault="00FC425B" w:rsidP="00FC425B">
            <w:pPr>
              <w:spacing w:before="60" w:after="60"/>
              <w:jc w:val="right"/>
              <w:cnfStyle w:val="000000000000" w:firstRow="0" w:lastRow="0" w:firstColumn="0" w:lastColumn="0" w:oddVBand="0" w:evenVBand="0" w:oddHBand="0" w:evenHBand="0" w:firstRowFirstColumn="0" w:firstRowLastColumn="0" w:lastRowFirstColumn="0" w:lastRowLastColumn="0"/>
              <w:rPr>
                <w:rFonts w:cs="Arial"/>
                <w:color w:val="000000"/>
                <w:szCs w:val="20"/>
                <w14:ligatures w14:val="none"/>
              </w:rPr>
            </w:pPr>
            <w:r w:rsidRPr="00FC425B">
              <w:rPr>
                <w:rFonts w:cs="Arial"/>
                <w:color w:val="000000"/>
                <w:szCs w:val="20"/>
                <w14:ligatures w14:val="none"/>
              </w:rPr>
              <w:t>4.1</w:t>
            </w:r>
          </w:p>
        </w:tc>
      </w:tr>
      <w:tr w:rsidR="00FC425B" w:rsidRPr="00FC425B" w14:paraId="3A1E918F" w14:textId="77777777" w:rsidTr="00FC425B">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980" w:type="dxa"/>
            <w:noWrap/>
            <w:hideMark/>
          </w:tcPr>
          <w:p w14:paraId="0ADD8953" w14:textId="77777777" w:rsidR="00FC425B" w:rsidRPr="00FC425B" w:rsidRDefault="00FC425B" w:rsidP="00FC425B">
            <w:pPr>
              <w:spacing w:before="60" w:after="60"/>
              <w:jc w:val="center"/>
              <w:rPr>
                <w:rFonts w:cs="Arial"/>
                <w:color w:val="000000"/>
                <w:szCs w:val="20"/>
                <w14:ligatures w14:val="none"/>
              </w:rPr>
            </w:pPr>
            <w:r w:rsidRPr="00FC425B">
              <w:rPr>
                <w:rFonts w:cs="Arial"/>
                <w:color w:val="000000"/>
                <w:szCs w:val="20"/>
                <w14:ligatures w14:val="none"/>
              </w:rPr>
              <w:t>Southeast</w:t>
            </w:r>
          </w:p>
        </w:tc>
        <w:tc>
          <w:tcPr>
            <w:tcW w:w="1949" w:type="dxa"/>
            <w:noWrap/>
            <w:hideMark/>
          </w:tcPr>
          <w:p w14:paraId="6FE9DE36" w14:textId="688FF16F" w:rsidR="00FC425B" w:rsidRPr="00FC425B" w:rsidRDefault="00FC425B" w:rsidP="00FC425B">
            <w:pPr>
              <w:spacing w:before="60" w:after="60"/>
              <w:jc w:val="right"/>
              <w:cnfStyle w:val="000000100000" w:firstRow="0" w:lastRow="0" w:firstColumn="0" w:lastColumn="0" w:oddVBand="0" w:evenVBand="0" w:oddHBand="1" w:evenHBand="0" w:firstRowFirstColumn="0" w:firstRowLastColumn="0" w:lastRowFirstColumn="0" w:lastRowLastColumn="0"/>
              <w:rPr>
                <w:rFonts w:cs="Arial"/>
                <w:color w:val="000000"/>
                <w:szCs w:val="20"/>
                <w14:ligatures w14:val="none"/>
              </w:rPr>
            </w:pPr>
            <w:r w:rsidRPr="00FC425B">
              <w:rPr>
                <w:rFonts w:cs="Arial"/>
                <w:color w:val="000000"/>
                <w:szCs w:val="20"/>
                <w14:ligatures w14:val="none"/>
              </w:rPr>
              <w:t>61</w:t>
            </w:r>
            <w:r w:rsidR="00565F86">
              <w:rPr>
                <w:rFonts w:cs="Arial"/>
                <w:color w:val="000000"/>
                <w:szCs w:val="20"/>
                <w14:ligatures w14:val="none"/>
              </w:rPr>
              <w:t>,</w:t>
            </w:r>
            <w:r w:rsidRPr="00FC425B">
              <w:rPr>
                <w:rFonts w:cs="Arial"/>
                <w:color w:val="000000"/>
                <w:szCs w:val="20"/>
                <w14:ligatures w14:val="none"/>
              </w:rPr>
              <w:t>300</w:t>
            </w:r>
          </w:p>
        </w:tc>
        <w:tc>
          <w:tcPr>
            <w:tcW w:w="2934" w:type="dxa"/>
            <w:noWrap/>
            <w:hideMark/>
          </w:tcPr>
          <w:p w14:paraId="79FEAC22" w14:textId="77777777" w:rsidR="00FC425B" w:rsidRPr="00FC425B" w:rsidRDefault="00FC425B" w:rsidP="00FC425B">
            <w:pPr>
              <w:spacing w:before="60" w:after="60"/>
              <w:jc w:val="right"/>
              <w:cnfStyle w:val="000000100000" w:firstRow="0" w:lastRow="0" w:firstColumn="0" w:lastColumn="0" w:oddVBand="0" w:evenVBand="0" w:oddHBand="1" w:evenHBand="0" w:firstRowFirstColumn="0" w:firstRowLastColumn="0" w:lastRowFirstColumn="0" w:lastRowLastColumn="0"/>
              <w:rPr>
                <w:rFonts w:cs="Arial"/>
                <w:color w:val="000000"/>
                <w:szCs w:val="20"/>
                <w14:ligatures w14:val="none"/>
              </w:rPr>
            </w:pPr>
            <w:r w:rsidRPr="00FC425B">
              <w:rPr>
                <w:rFonts w:cs="Arial"/>
                <w:color w:val="000000"/>
                <w:szCs w:val="20"/>
                <w14:ligatures w14:val="none"/>
              </w:rPr>
              <w:t>6.3</w:t>
            </w:r>
          </w:p>
        </w:tc>
      </w:tr>
    </w:tbl>
    <w:p w14:paraId="299217D5" w14:textId="77777777" w:rsidR="00FC425B" w:rsidRDefault="00FC425B" w:rsidP="00FC425B">
      <w:pPr>
        <w:jc w:val="right"/>
        <w:rPr>
          <w:szCs w:val="20"/>
          <w:shd w:val="clear" w:color="auto" w:fill="FFFFFF"/>
        </w:rPr>
      </w:pPr>
    </w:p>
    <w:p w14:paraId="151A1983" w14:textId="71771B41" w:rsidR="00FC425B" w:rsidRDefault="00FC425B" w:rsidP="00347750">
      <w:pPr>
        <w:rPr>
          <w:szCs w:val="20"/>
          <w:shd w:val="clear" w:color="auto" w:fill="FFFFFF"/>
        </w:rPr>
      </w:pPr>
      <w:r>
        <w:rPr>
          <w:szCs w:val="20"/>
          <w:shd w:val="clear" w:color="auto" w:fill="FFFFFF"/>
        </w:rPr>
        <w:t>Source: USDA</w:t>
      </w:r>
      <w:r>
        <w:rPr>
          <w:rStyle w:val="FootnoteReference"/>
          <w:szCs w:val="20"/>
          <w:shd w:val="clear" w:color="auto" w:fill="FFFFFF"/>
        </w:rPr>
        <w:footnoteReference w:id="3"/>
      </w:r>
    </w:p>
    <w:p w14:paraId="3A67F512" w14:textId="77777777" w:rsidR="00FC425B" w:rsidRDefault="00FC425B" w:rsidP="00347750">
      <w:pPr>
        <w:rPr>
          <w:szCs w:val="20"/>
          <w:shd w:val="clear" w:color="auto" w:fill="FFFFFF"/>
        </w:rPr>
      </w:pPr>
    </w:p>
    <w:p w14:paraId="430AD58F" w14:textId="61C95D46" w:rsidR="00FC425B" w:rsidRDefault="00FC425B" w:rsidP="00347750">
      <w:pPr>
        <w:rPr>
          <w:szCs w:val="20"/>
          <w:shd w:val="clear" w:color="auto" w:fill="FFFFFF"/>
        </w:rPr>
      </w:pPr>
      <w:r>
        <w:rPr>
          <w:szCs w:val="20"/>
          <w:shd w:val="clear" w:color="auto" w:fill="FFFFFF"/>
        </w:rPr>
        <w:t>Some evidence exists to support the potential of Polybee’s drone-based pollination solution.</w:t>
      </w:r>
    </w:p>
    <w:p w14:paraId="1AE8B438" w14:textId="77777777" w:rsidR="00347750" w:rsidRDefault="00347750" w:rsidP="00A805D0">
      <w:pPr>
        <w:rPr>
          <w:lang w:val="en-US"/>
        </w:rPr>
      </w:pPr>
    </w:p>
    <w:p w14:paraId="35326E56" w14:textId="6ABF98EE" w:rsidR="00E81243" w:rsidRDefault="00A53FF1" w:rsidP="00A53FF1">
      <w:pPr>
        <w:rPr>
          <w:szCs w:val="20"/>
          <w:shd w:val="clear" w:color="auto" w:fill="FFFFFF"/>
        </w:rPr>
      </w:pPr>
      <w:r w:rsidRPr="00A53FF1">
        <w:rPr>
          <w:szCs w:val="20"/>
          <w:shd w:val="clear" w:color="auto" w:fill="FFFFFF"/>
        </w:rPr>
        <w:t>In the US, there are approximately 115,000-125,000 beekeepers, most of whom are hobbyists, but 1,600 are commercial beekeepers and responsible for 60% of honey production.</w:t>
      </w:r>
      <w:r w:rsidRPr="00A53FF1">
        <w:rPr>
          <w:rStyle w:val="FootnoteReference"/>
          <w:rFonts w:cs="Arial"/>
          <w:color w:val="000000"/>
          <w:szCs w:val="20"/>
          <w:shd w:val="clear" w:color="auto" w:fill="FFFFFF"/>
        </w:rPr>
        <w:footnoteReference w:id="4"/>
      </w:r>
      <w:r w:rsidRPr="00A53FF1">
        <w:rPr>
          <w:szCs w:val="20"/>
          <w:shd w:val="clear" w:color="auto" w:fill="FFFFFF"/>
        </w:rPr>
        <w:t xml:space="preserve"> Most of these beekeepers supplement revenue from honey production with pollination services</w:t>
      </w:r>
      <w:r>
        <w:rPr>
          <w:szCs w:val="20"/>
          <w:shd w:val="clear" w:color="auto" w:fill="FFFFFF"/>
        </w:rPr>
        <w:t xml:space="preserve">, </w:t>
      </w:r>
      <w:r w:rsidRPr="00A53FF1">
        <w:rPr>
          <w:szCs w:val="20"/>
          <w:shd w:val="clear" w:color="auto" w:fill="FFFFFF"/>
        </w:rPr>
        <w:t>transporting honeybees around the country to pollinate orchards and fields during pollination windows.</w:t>
      </w:r>
      <w:r w:rsidRPr="00A53FF1">
        <w:rPr>
          <w:rStyle w:val="FootnoteReference"/>
          <w:rFonts w:cs="Arial"/>
          <w:color w:val="000000"/>
          <w:szCs w:val="20"/>
          <w:shd w:val="clear" w:color="auto" w:fill="FFFFFF"/>
        </w:rPr>
        <w:footnoteReference w:id="5"/>
      </w:r>
      <w:r w:rsidRPr="00A53FF1">
        <w:rPr>
          <w:szCs w:val="20"/>
          <w:shd w:val="clear" w:color="auto" w:fill="FFFFFF"/>
        </w:rPr>
        <w:t xml:space="preserve"> </w:t>
      </w:r>
      <w:r>
        <w:rPr>
          <w:szCs w:val="20"/>
          <w:shd w:val="clear" w:color="auto" w:fill="FFFFFF"/>
        </w:rPr>
        <w:t>It has been estimated that 75% of farmers are using smart hives, sensors, and hive-grade techniques to enhance natural pollinator management, while around 25% are using technology, such as drones, to replace natural pollinators.</w:t>
      </w:r>
    </w:p>
    <w:p w14:paraId="25338D50" w14:textId="77777777" w:rsidR="00A53FF1" w:rsidRPr="00A53FF1" w:rsidRDefault="00A53FF1" w:rsidP="00A53FF1">
      <w:pPr>
        <w:rPr>
          <w:szCs w:val="20"/>
          <w:shd w:val="clear" w:color="auto" w:fill="FFFFFF"/>
        </w:rPr>
      </w:pPr>
    </w:p>
    <w:p w14:paraId="7B8880E4" w14:textId="51666ADB" w:rsidR="00FC425B" w:rsidRPr="00A53FF1" w:rsidRDefault="00A53FF1" w:rsidP="00A53FF1">
      <w:pPr>
        <w:rPr>
          <w:szCs w:val="20"/>
          <w:shd w:val="clear" w:color="auto" w:fill="FFFFFF"/>
        </w:rPr>
      </w:pPr>
      <w:r>
        <w:rPr>
          <w:szCs w:val="20"/>
          <w:shd w:val="clear" w:color="auto" w:fill="FFFFFF"/>
        </w:rPr>
        <w:t xml:space="preserve">Managers </w:t>
      </w:r>
      <w:r w:rsidRPr="00A53FF1">
        <w:rPr>
          <w:szCs w:val="20"/>
          <w:shd w:val="clear" w:color="auto" w:fill="FFFFFF"/>
        </w:rPr>
        <w:t>managed pollinators face similar threats to the wild pollinators: pesticides, crop monocultures</w:t>
      </w:r>
      <w:r>
        <w:rPr>
          <w:szCs w:val="20"/>
          <w:shd w:val="clear" w:color="auto" w:fill="FFFFFF"/>
        </w:rPr>
        <w:t>,</w:t>
      </w:r>
      <w:r w:rsidRPr="00A53FF1">
        <w:rPr>
          <w:szCs w:val="20"/>
          <w:shd w:val="clear" w:color="auto" w:fill="FFFFFF"/>
        </w:rPr>
        <w:t xml:space="preserve"> and Colony Collapse Disorder negatively affect bee health, sometimes killing them outright. </w:t>
      </w:r>
      <w:r>
        <w:rPr>
          <w:szCs w:val="20"/>
          <w:shd w:val="clear" w:color="auto" w:fill="FFFFFF"/>
        </w:rPr>
        <w:t>This suggests a strong tailwind, which could see artificial pollination technology take adoption beyond 25% over the next 5-10 years.</w:t>
      </w:r>
    </w:p>
    <w:p w14:paraId="7DDD08B5" w14:textId="55F84A9C" w:rsidR="00980092" w:rsidRPr="00A53FF1" w:rsidRDefault="00980092" w:rsidP="00A53FF1">
      <w:pPr>
        <w:rPr>
          <w:lang w:val="en-US"/>
        </w:rPr>
      </w:pPr>
    </w:p>
    <w:p w14:paraId="1B849A6F" w14:textId="31531CA9" w:rsidR="0099048E" w:rsidRPr="00FC425B" w:rsidRDefault="00FC425B" w:rsidP="00FC425B">
      <w:pPr>
        <w:pStyle w:val="Heading1"/>
        <w:rPr>
          <w:color w:val="0F4761" w:themeColor="accent1" w:themeShade="BF"/>
          <w:sz w:val="28"/>
          <w:szCs w:val="32"/>
        </w:rPr>
      </w:pPr>
      <w:r>
        <w:br w:type="page"/>
      </w:r>
      <w:bookmarkStart w:id="355" w:name="_Toc242456372"/>
      <w:r w:rsidR="0099048E">
        <w:lastRenderedPageBreak/>
        <w:t>Market Tailwinds</w:t>
      </w:r>
      <w:bookmarkEnd w:id="355"/>
    </w:p>
    <w:p w14:paraId="7D675B5B" w14:textId="5B3B7C03" w:rsidR="004B7B36" w:rsidRDefault="004B7B36" w:rsidP="004B7B36">
      <w:pPr>
        <w:pStyle w:val="Heading3"/>
        <w:rPr>
          <w:lang w:val="en-US"/>
        </w:rPr>
      </w:pPr>
      <w:r>
        <w:rPr>
          <w:lang w:val="en-US"/>
        </w:rPr>
        <w:t>Climate Variability is Making Yield Forecasting More Uncertain</w:t>
      </w:r>
    </w:p>
    <w:p w14:paraId="0128B2A4" w14:textId="77777777" w:rsidR="004B7B36" w:rsidRDefault="004B7B36" w:rsidP="004B7B36">
      <w:pPr>
        <w:rPr>
          <w:lang w:val="en-US"/>
        </w:rPr>
      </w:pPr>
    </w:p>
    <w:p w14:paraId="243C4500" w14:textId="77777777" w:rsidR="004B7B36" w:rsidRDefault="004B7B36" w:rsidP="004B7B36">
      <w:r>
        <w:t>Climate variability is making growing conditions less predictable. More frequent extreme weather events and seasonal shifts increase the value of early, accurate yield forecasts to adapt planting, irrigation, and harvest strategies.</w:t>
      </w:r>
      <w:r>
        <w:rPr>
          <w:rStyle w:val="FootnoteReference"/>
        </w:rPr>
        <w:footnoteReference w:id="6"/>
      </w:r>
      <w:r>
        <w:t xml:space="preserve"> For example, rainfall and temperature that farmers used to count on are now highly erratic, complicating decisions on when to plant and harvest. Evidence indicates that </w:t>
      </w:r>
      <w:r w:rsidRPr="00865F7C">
        <w:rPr>
          <w:rStyle w:val="Strong"/>
          <w:rFonts w:eastAsiaTheme="majorEastAsia"/>
          <w:b w:val="0"/>
          <w:bCs w:val="0"/>
        </w:rPr>
        <w:t>weather patterns are indeed getting less reliable</w:t>
      </w:r>
      <w:r>
        <w:t>, with greater swings in precipitation and temperature from the new normal.</w:t>
      </w:r>
      <w:r>
        <w:rPr>
          <w:rStyle w:val="FootnoteReference"/>
        </w:rPr>
        <w:footnoteReference w:id="7"/>
      </w:r>
      <w:r>
        <w:t xml:space="preserve"> Polybee’s yield forecasting and stress detection give growers early, site-specific insights into crop health and growth patterns, allowing them to respond quickly to unexpected weather impacts. This means farmers can adjust management decisions in real time to protect yields and reduce losses in increasingly unpredictable conditions.</w:t>
      </w:r>
    </w:p>
    <w:p w14:paraId="43DB3114" w14:textId="77777777" w:rsidR="004B7B36" w:rsidRDefault="004B7B36" w:rsidP="004B7B36"/>
    <w:p w14:paraId="39915AA9" w14:textId="54466C43" w:rsidR="00F72B2D" w:rsidRDefault="00F72B2D" w:rsidP="00A805D0">
      <w:pPr>
        <w:pStyle w:val="Heading3"/>
        <w:rPr>
          <w:lang w:val="en-US"/>
        </w:rPr>
      </w:pPr>
      <w:r>
        <w:rPr>
          <w:lang w:val="en-US"/>
        </w:rPr>
        <w:t>Global Food Demand</w:t>
      </w:r>
      <w:r w:rsidR="004B7B36">
        <w:rPr>
          <w:lang w:val="en-US"/>
        </w:rPr>
        <w:t>-Supply Gap Is Expected to Grow</w:t>
      </w:r>
    </w:p>
    <w:p w14:paraId="6C2B74CC" w14:textId="77777777" w:rsidR="00F72B2D" w:rsidRDefault="00F72B2D" w:rsidP="00E74799">
      <w:pPr>
        <w:rPr>
          <w:lang w:val="en-US"/>
        </w:rPr>
      </w:pPr>
    </w:p>
    <w:p w14:paraId="55EAE8B6" w14:textId="33C382BE" w:rsidR="00DC26DD" w:rsidRDefault="00DC26DD" w:rsidP="00DC26DD">
      <w:r w:rsidRPr="00DC26DD">
        <w:rPr>
          <w:lang w:val="en-US"/>
        </w:rPr>
        <w:t>Overall demand is expected to outpace production in many regions. For instance, in a group of 76 developing countries studied by USDA, food demand is projected to grow about 2.6% annually from 2020 to 2030, faster than the 2.0% annual growth in food outpu</w:t>
      </w:r>
      <w:r>
        <w:rPr>
          <w:lang w:val="en-US"/>
        </w:rPr>
        <w:t>t.</w:t>
      </w:r>
      <w:r w:rsidR="00A61A4B">
        <w:rPr>
          <w:rStyle w:val="FootnoteReference"/>
          <w:lang w:val="en-US"/>
        </w:rPr>
        <w:footnoteReference w:id="8"/>
      </w:r>
      <w:r>
        <w:rPr>
          <w:lang w:val="en-US"/>
        </w:rPr>
        <w:t xml:space="preserve"> </w:t>
      </w:r>
      <w:r w:rsidRPr="00DC26DD">
        <w:rPr>
          <w14:ligatures w14:val="none"/>
        </w:rPr>
        <w:t>These trends underscore the need for significant gains in agricultural productivity to meet the world’s rising food requirements.</w:t>
      </w:r>
      <w:r w:rsidR="00A61A4B">
        <w:rPr>
          <w14:ligatures w14:val="none"/>
        </w:rPr>
        <w:t xml:space="preserve"> </w:t>
      </w:r>
      <w:r w:rsidR="00A61A4B">
        <w:t>Polybee’s artificial pollination, yield forecasting, and stress detection help close the food demand–supply gap by boosting crop yields, reducing losses, and improving resource efficiency.</w:t>
      </w:r>
    </w:p>
    <w:p w14:paraId="6F7E3729" w14:textId="77777777" w:rsidR="00565F86" w:rsidRDefault="00565F86" w:rsidP="00DC26DD"/>
    <w:p w14:paraId="0A87AD36" w14:textId="22B897CE" w:rsidR="00565F86" w:rsidRPr="00DC26DD" w:rsidRDefault="00565F86" w:rsidP="00565F86">
      <w:pPr>
        <w:jc w:val="center"/>
        <w:rPr>
          <w14:ligatures w14:val="none"/>
        </w:rPr>
      </w:pPr>
      <w:r>
        <w:rPr>
          <w:noProof/>
        </w:rPr>
        <w:drawing>
          <wp:inline distT="0" distB="0" distL="0" distR="0" wp14:anchorId="6ADB5C4D" wp14:editId="33367485">
            <wp:extent cx="3745382" cy="2811319"/>
            <wp:effectExtent l="0" t="0" r="0" b="0"/>
            <wp:docPr id="1617122593" name="Picture 1" descr="Group Warns Food Supply Won't Meet Future Demand Without Productivity Ga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oup Warns Food Supply Won't Meet Future Demand Without Productivity Gain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50148" cy="2814896"/>
                    </a:xfrm>
                    <a:prstGeom prst="rect">
                      <a:avLst/>
                    </a:prstGeom>
                    <a:noFill/>
                    <a:ln>
                      <a:noFill/>
                    </a:ln>
                  </pic:spPr>
                </pic:pic>
              </a:graphicData>
            </a:graphic>
          </wp:inline>
        </w:drawing>
      </w:r>
    </w:p>
    <w:p w14:paraId="7B7A10F3" w14:textId="2FEE7C1D" w:rsidR="00DC26DD" w:rsidRDefault="00DC26DD" w:rsidP="00E74799">
      <w:pPr>
        <w:rPr>
          <w:lang w:val="en-US"/>
        </w:rPr>
      </w:pPr>
    </w:p>
    <w:p w14:paraId="02E33914" w14:textId="77777777" w:rsidR="00565F86" w:rsidRDefault="00565F86" w:rsidP="00C57087">
      <w:pPr>
        <w:rPr>
          <w:lang w:val="en-US"/>
        </w:rPr>
      </w:pPr>
    </w:p>
    <w:p w14:paraId="35994EF3" w14:textId="50F6F9D6" w:rsidR="004B7B36" w:rsidRDefault="004B7B36" w:rsidP="004B7B36">
      <w:pPr>
        <w:pStyle w:val="Heading3"/>
        <w:rPr>
          <w:lang w:val="en-US"/>
        </w:rPr>
      </w:pPr>
      <w:r>
        <w:rPr>
          <w:lang w:val="en-US"/>
        </w:rPr>
        <w:lastRenderedPageBreak/>
        <w:t xml:space="preserve">Decline in Natural Pollinators, Yet Needed </w:t>
      </w:r>
      <w:r w:rsidR="00C57087">
        <w:rPr>
          <w:lang w:val="en-US"/>
        </w:rPr>
        <w:t>b</w:t>
      </w:r>
      <w:r>
        <w:rPr>
          <w:lang w:val="en-US"/>
        </w:rPr>
        <w:t>y a Third of Plants</w:t>
      </w:r>
    </w:p>
    <w:p w14:paraId="5576A0C9" w14:textId="77777777" w:rsidR="004B7B36" w:rsidRDefault="004B7B36" w:rsidP="004B7B36">
      <w:pPr>
        <w:rPr>
          <w:lang w:val="en-US"/>
        </w:rPr>
      </w:pPr>
    </w:p>
    <w:p w14:paraId="4303170F" w14:textId="77777777" w:rsidR="004B7B36" w:rsidRDefault="004B7B36" w:rsidP="004B7B36">
      <w:pPr>
        <w:rPr>
          <w:lang w:val="en-US"/>
        </w:rPr>
      </w:pPr>
      <w:r>
        <w:rPr>
          <w:lang w:val="en-US"/>
        </w:rPr>
        <w:t>For</w:t>
      </w:r>
      <w:r w:rsidRPr="00347750">
        <w:rPr>
          <w:lang w:val="en-US"/>
        </w:rPr>
        <w:t xml:space="preserve"> a flower to produce a seed (and the fruit that surrounds it), it usually needs to mate with another flower.</w:t>
      </w:r>
      <w:r>
        <w:rPr>
          <w:lang w:val="en-US"/>
        </w:rPr>
        <w:t xml:space="preserve"> P</w:t>
      </w:r>
      <w:r w:rsidRPr="00347750">
        <w:rPr>
          <w:lang w:val="en-US"/>
        </w:rPr>
        <w:t>lants have evolved to attract pollinators such as insects, who come for sweet nectar and leave loaded with pollen that they deposit on the next flower they visit.</w:t>
      </w:r>
      <w:r>
        <w:rPr>
          <w:lang w:val="en-US"/>
        </w:rPr>
        <w:t xml:space="preserve"> An </w:t>
      </w:r>
      <w:r w:rsidRPr="00A756D9">
        <w:rPr>
          <w:lang w:val="en-US"/>
        </w:rPr>
        <w:t>estimated 35% of food crops require animal assistance for pollination</w:t>
      </w:r>
      <w:r>
        <w:rPr>
          <w:lang w:val="en-US"/>
        </w:rPr>
        <w:t>.</w:t>
      </w:r>
      <w:r>
        <w:rPr>
          <w:rStyle w:val="FootnoteReference"/>
          <w:lang w:val="en-US"/>
        </w:rPr>
        <w:footnoteReference w:id="9"/>
      </w:r>
      <w:r>
        <w:rPr>
          <w:lang w:val="en-US"/>
        </w:rPr>
        <w:t xml:space="preserve"> </w:t>
      </w:r>
      <w:r w:rsidRPr="00347750">
        <w:rPr>
          <w:lang w:val="en-US"/>
        </w:rPr>
        <w:t>One analysis showed that more than 50% of native bee species in North America and Hawaii are declining, and another 24% are in serious peril</w:t>
      </w:r>
      <w:r>
        <w:rPr>
          <w:lang w:val="en-US"/>
        </w:rPr>
        <w:t>.</w:t>
      </w:r>
      <w:r>
        <w:rPr>
          <w:rStyle w:val="FootnoteReference"/>
          <w:lang w:val="en-US"/>
        </w:rPr>
        <w:footnoteReference w:id="10"/>
      </w:r>
      <w:r>
        <w:rPr>
          <w:lang w:val="en-US"/>
        </w:rPr>
        <w:t xml:space="preserve"> </w:t>
      </w:r>
    </w:p>
    <w:p w14:paraId="689884B2" w14:textId="77777777" w:rsidR="004B7B36" w:rsidRDefault="004B7B36" w:rsidP="004B7B36">
      <w:pPr>
        <w:rPr>
          <w:lang w:val="en-US"/>
        </w:rPr>
      </w:pPr>
      <w:r w:rsidRPr="00347750">
        <w:rPr>
          <w:lang w:val="en-US"/>
        </w:rPr>
        <w:t>Pollinator decline is a serious threat to our food system: it could contribute to 5-10% or greater declines in food production, especially of high-income crops like coffee, cocoa, fruits, and nuts</w:t>
      </w:r>
      <w:r>
        <w:rPr>
          <w:lang w:val="en-US"/>
        </w:rPr>
        <w:t>.</w:t>
      </w:r>
      <w:r>
        <w:rPr>
          <w:rStyle w:val="FootnoteReference"/>
          <w:lang w:val="en-US"/>
        </w:rPr>
        <w:footnoteReference w:id="11"/>
      </w:r>
      <w:r>
        <w:rPr>
          <w:lang w:val="en-US"/>
        </w:rPr>
        <w:t xml:space="preserve"> </w:t>
      </w:r>
    </w:p>
    <w:p w14:paraId="543B0E20" w14:textId="77777777" w:rsidR="00565F86" w:rsidRDefault="00565F86" w:rsidP="004B7B36">
      <w:pPr>
        <w:rPr>
          <w:lang w:val="en-US"/>
        </w:rPr>
      </w:pPr>
    </w:p>
    <w:p w14:paraId="2C62168F" w14:textId="57B5624A" w:rsidR="00565F86" w:rsidRPr="00565F86" w:rsidRDefault="00565F86" w:rsidP="00565F86">
      <w:pPr>
        <w:spacing w:before="100" w:beforeAutospacing="1" w:after="100" w:afterAutospacing="1"/>
        <w:rPr>
          <w:rFonts w:ascii="Times New Roman" w:hAnsi="Times New Roman"/>
          <w:sz w:val="24"/>
          <w14:ligatures w14:val="none"/>
        </w:rPr>
      </w:pPr>
      <w:r w:rsidRPr="00565F86">
        <w:rPr>
          <w:rFonts w:ascii="Times New Roman" w:hAnsi="Times New Roman"/>
          <w:noProof/>
          <w:sz w:val="24"/>
          <w14:ligatures w14:val="none"/>
        </w:rPr>
        <w:drawing>
          <wp:inline distT="0" distB="0" distL="0" distR="0" wp14:anchorId="3BD66EB6" wp14:editId="5057E9E9">
            <wp:extent cx="5731510" cy="2615565"/>
            <wp:effectExtent l="0" t="0" r="0" b="0"/>
            <wp:docPr id="12076447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615565"/>
                    </a:xfrm>
                    <a:prstGeom prst="rect">
                      <a:avLst/>
                    </a:prstGeom>
                    <a:noFill/>
                    <a:ln>
                      <a:noFill/>
                    </a:ln>
                  </pic:spPr>
                </pic:pic>
              </a:graphicData>
            </a:graphic>
          </wp:inline>
        </w:drawing>
      </w:r>
    </w:p>
    <w:p w14:paraId="1F47ED74" w14:textId="77777777" w:rsidR="004B7B36" w:rsidRDefault="004B7B36" w:rsidP="004B7B36">
      <w:pPr>
        <w:rPr>
          <w:lang w:val="en-US"/>
        </w:rPr>
      </w:pPr>
    </w:p>
    <w:p w14:paraId="47ABE0F8" w14:textId="6AD052AD" w:rsidR="00F72B2D" w:rsidRDefault="00F72B2D" w:rsidP="00A805D0">
      <w:pPr>
        <w:pStyle w:val="Heading3"/>
        <w:rPr>
          <w:lang w:val="en-US"/>
        </w:rPr>
      </w:pPr>
      <w:r>
        <w:rPr>
          <w:lang w:val="en-US"/>
        </w:rPr>
        <w:t>Labour Shortages</w:t>
      </w:r>
      <w:r w:rsidR="004B7B36">
        <w:rPr>
          <w:lang w:val="en-US"/>
        </w:rPr>
        <w:t xml:space="preserve"> Risks On-Farm Productivity and Supply Targets</w:t>
      </w:r>
    </w:p>
    <w:p w14:paraId="137ABF77" w14:textId="53FBDAB9" w:rsidR="00F72B2D" w:rsidRDefault="00A61A4B" w:rsidP="004B7B36">
      <w:pPr>
        <w:rPr>
          <w:lang w:val="en-US"/>
        </w:rPr>
      </w:pPr>
      <w:r>
        <w:t xml:space="preserve">Agricultural </w:t>
      </w:r>
      <w:r w:rsidRPr="00A61A4B">
        <w:rPr>
          <w:rStyle w:val="Strong"/>
          <w:rFonts w:eastAsiaTheme="majorEastAsia"/>
          <w:b w:val="0"/>
          <w:bCs w:val="0"/>
        </w:rPr>
        <w:t>labor shortages</w:t>
      </w:r>
      <w:r>
        <w:t xml:space="preserve"> (“grower staff” shortages) are an increasingly acute problem worldwide. Many farmers are aging – the average farmer is over 55 in many regions – and not enough young workers are entering agriculture to replace retirees.</w:t>
      </w:r>
      <w:r>
        <w:rPr>
          <w:rStyle w:val="FootnoteReference"/>
        </w:rPr>
        <w:footnoteReference w:id="12"/>
      </w:r>
      <w:r>
        <w:t xml:space="preserve"> Farmworker roles are </w:t>
      </w:r>
      <w:proofErr w:type="gramStart"/>
      <w:r>
        <w:t>actually among</w:t>
      </w:r>
      <w:proofErr w:type="gramEnd"/>
      <w:r>
        <w:t xml:space="preserve"> the fastest-growing job categories; the World Economic Forum estimates agriculture will need </w:t>
      </w:r>
      <w:r w:rsidRPr="00A61A4B">
        <w:rPr>
          <w:rStyle w:val="Strong"/>
          <w:rFonts w:eastAsiaTheme="majorEastAsia"/>
          <w:b w:val="0"/>
          <w:bCs w:val="0"/>
        </w:rPr>
        <w:t>35</w:t>
      </w:r>
      <w:r w:rsidR="00C407C9">
        <w:rPr>
          <w:rStyle w:val="Strong"/>
          <w:rFonts w:eastAsiaTheme="majorEastAsia"/>
          <w:b w:val="0"/>
          <w:bCs w:val="0"/>
        </w:rPr>
        <w:t>m</w:t>
      </w:r>
      <w:r>
        <w:t xml:space="preserve"> additional farm workers globally by 2030. In countries like the United States and Canada, the labor gap is already evident – over half of U.S. farmers have recently reported unfilled farm jobs and worker shortages.</w:t>
      </w:r>
      <w:r>
        <w:rPr>
          <w:rStyle w:val="FootnoteReference"/>
        </w:rPr>
        <w:footnoteReference w:id="13"/>
      </w:r>
      <w:r>
        <w:t xml:space="preserve"> </w:t>
      </w:r>
      <w:r w:rsidRPr="00A61A4B">
        <w:t>Polybee’s drone-in-a-box system, which self-flies and self-charges, reduces growers’ reliance on scarce labour by automating pollination and crop monitoring tasks. This means that farms can maintain productivity and consistency even when they cannot fill critical field roles.</w:t>
      </w:r>
    </w:p>
    <w:p w14:paraId="001E8F9B" w14:textId="72162550" w:rsidR="00F72B2D" w:rsidRDefault="00F72B2D" w:rsidP="00E74799">
      <w:pPr>
        <w:rPr>
          <w:lang w:val="en-US"/>
        </w:rPr>
      </w:pPr>
    </w:p>
    <w:p w14:paraId="513010E9" w14:textId="77777777" w:rsidR="00565F86" w:rsidRDefault="00565F86">
      <w:pPr>
        <w:spacing w:after="160" w:line="278" w:lineRule="auto"/>
        <w:rPr>
          <w:rFonts w:eastAsiaTheme="majorEastAsia" w:cs="Arial"/>
          <w:color w:val="0F4761" w:themeColor="accent1" w:themeShade="BF"/>
          <w:sz w:val="28"/>
          <w:szCs w:val="32"/>
          <w:lang w:val="en-US"/>
        </w:rPr>
      </w:pPr>
      <w:bookmarkStart w:id="356" w:name="_Toc205038634"/>
      <w:r>
        <w:br w:type="page"/>
      </w:r>
    </w:p>
    <w:p w14:paraId="41E96DD4" w14:textId="62116A83" w:rsidR="004B7B36" w:rsidRDefault="004B7B36" w:rsidP="004B7B36">
      <w:pPr>
        <w:pStyle w:val="Heading2"/>
      </w:pPr>
      <w:r>
        <w:lastRenderedPageBreak/>
        <w:t>Drone Adoption and Risks</w:t>
      </w:r>
    </w:p>
    <w:p w14:paraId="2E245F57" w14:textId="5BCEA870" w:rsidR="00CF65D9" w:rsidRDefault="00CF65D9" w:rsidP="00CF65D9">
      <w:pPr>
        <w:pStyle w:val="Heading3"/>
        <w:rPr>
          <w:lang w:val="en-US"/>
        </w:rPr>
      </w:pPr>
      <w:r>
        <w:rPr>
          <w:lang w:val="en-US"/>
        </w:rPr>
        <w:t>Potential DJI Ban</w:t>
      </w:r>
    </w:p>
    <w:p w14:paraId="2E0721F3" w14:textId="491462F0" w:rsidR="00AF7147" w:rsidRPr="00AF7147" w:rsidRDefault="004B7B36" w:rsidP="004B7B36">
      <w:pPr>
        <w:rPr>
          <w:rFonts w:cs="Arial"/>
          <w:szCs w:val="20"/>
          <w:lang w:val="en-US"/>
        </w:rPr>
      </w:pPr>
      <w:r w:rsidRPr="00AF7147">
        <w:rPr>
          <w:rFonts w:cs="Arial"/>
          <w:szCs w:val="20"/>
          <w:lang w:val="en-US"/>
        </w:rPr>
        <w:t>Polybee’s solution relies on drone adoption and represents a capital cost to growers. Adoption also demands change of behaviour and culture of growers which have traditionally resisted scientific precision agriculture practices. Drone adoption in Australian agriculture is still maturing. In 2020, about 10% of Australian farms reported using drones.</w:t>
      </w:r>
      <w:r w:rsidRPr="00AF7147">
        <w:rPr>
          <w:rStyle w:val="FootnoteReference"/>
          <w:rFonts w:cs="Arial"/>
          <w:szCs w:val="20"/>
          <w:lang w:val="en-US"/>
        </w:rPr>
        <w:footnoteReference w:id="14"/>
      </w:r>
      <w:r w:rsidRPr="00AF7147">
        <w:rPr>
          <w:rFonts w:cs="Arial"/>
          <w:szCs w:val="20"/>
          <w:lang w:val="en-US"/>
        </w:rPr>
        <w:t xml:space="preserve">  </w:t>
      </w:r>
      <w:r w:rsidR="00AF7147" w:rsidRPr="00AF7147">
        <w:rPr>
          <w:rFonts w:cs="Arial"/>
          <w:szCs w:val="20"/>
          <w:lang w:val="en-US"/>
        </w:rPr>
        <w:t xml:space="preserve"> </w:t>
      </w:r>
      <w:r w:rsidRPr="00AF7147">
        <w:rPr>
          <w:rFonts w:cs="Arial"/>
          <w:szCs w:val="20"/>
          <w:lang w:val="en-US"/>
        </w:rPr>
        <w:t xml:space="preserve">In the United States, drone adoption </w:t>
      </w:r>
      <w:proofErr w:type="gramStart"/>
      <w:r w:rsidRPr="00AF7147">
        <w:rPr>
          <w:rFonts w:cs="Arial"/>
          <w:szCs w:val="20"/>
          <w:lang w:val="en-US"/>
        </w:rPr>
        <w:t>is considered to be</w:t>
      </w:r>
      <w:proofErr w:type="gramEnd"/>
      <w:r w:rsidRPr="00AF7147">
        <w:rPr>
          <w:rFonts w:cs="Arial"/>
          <w:szCs w:val="20"/>
          <w:lang w:val="en-US"/>
        </w:rPr>
        <w:t xml:space="preserve"> low, but this is expected to change as regulations on drone crop-spraying ease.</w:t>
      </w:r>
      <w:r w:rsidRPr="00AF7147">
        <w:rPr>
          <w:rStyle w:val="FootnoteReference"/>
          <w:rFonts w:cs="Arial"/>
          <w:szCs w:val="20"/>
          <w:lang w:val="en-US"/>
        </w:rPr>
        <w:footnoteReference w:id="15"/>
      </w:r>
      <w:r w:rsidRPr="00AF7147">
        <w:rPr>
          <w:rFonts w:cs="Arial"/>
          <w:szCs w:val="20"/>
          <w:lang w:val="en-US"/>
        </w:rPr>
        <w:t xml:space="preserve"> Starting 10 June 2024, the Federal Aviation Authority (FAA) streamlined the Part 137 UAS (unmanned aircraft system) certification process for agricultural operators.</w:t>
      </w:r>
      <w:r w:rsidR="00AF7147" w:rsidRPr="00AF7147">
        <w:rPr>
          <w:rFonts w:cs="Arial"/>
          <w:szCs w:val="20"/>
          <w:lang w:val="en-US"/>
        </w:rPr>
        <w:t xml:space="preserve"> </w:t>
      </w:r>
    </w:p>
    <w:p w14:paraId="149072D0" w14:textId="77777777" w:rsidR="00AF7147" w:rsidRPr="00AF7147" w:rsidRDefault="00AF7147" w:rsidP="004B7B36">
      <w:pPr>
        <w:rPr>
          <w:rFonts w:cs="Arial"/>
          <w:szCs w:val="20"/>
          <w:lang w:val="en-US"/>
        </w:rPr>
      </w:pPr>
    </w:p>
    <w:p w14:paraId="497AEFED" w14:textId="408E4C05" w:rsidR="004B7B36" w:rsidRPr="00AF7147" w:rsidRDefault="004B7B36" w:rsidP="004B7B36">
      <w:pPr>
        <w:rPr>
          <w:rFonts w:cs="Arial"/>
          <w:szCs w:val="20"/>
          <w:lang w:val="en-US"/>
        </w:rPr>
      </w:pPr>
      <w:r w:rsidRPr="00AF7147">
        <w:rPr>
          <w:rFonts w:cs="Arial"/>
          <w:szCs w:val="20"/>
          <w:lang w:val="en-US"/>
        </w:rPr>
        <w:t>Polybee uses DJI, a Chinese drone-manufacturer used and promoted by Polybee. DJI’s dominance in the drone sector is well-documented, with some estimates placing its U.S. market share as high as 85%.</w:t>
      </w:r>
      <w:r w:rsidRPr="00AF7147">
        <w:rPr>
          <w:rStyle w:val="FootnoteReference"/>
          <w:rFonts w:cs="Arial"/>
          <w:szCs w:val="20"/>
          <w:lang w:val="en-US"/>
        </w:rPr>
        <w:footnoteReference w:id="16"/>
      </w:r>
      <w:r w:rsidRPr="00AF7147">
        <w:rPr>
          <w:rFonts w:cs="Arial"/>
          <w:szCs w:val="20"/>
          <w:lang w:val="en-US"/>
        </w:rPr>
        <w:t xml:space="preserve"> This presents an opportunity for Polybee leverage DJI as a trusted brand within the U.S grower community. </w:t>
      </w:r>
    </w:p>
    <w:p w14:paraId="0C533CDB" w14:textId="77777777" w:rsidR="004B7B36" w:rsidRPr="00AF7147" w:rsidRDefault="004B7B36" w:rsidP="004B7B36">
      <w:pPr>
        <w:rPr>
          <w:rFonts w:cs="Arial"/>
          <w:szCs w:val="20"/>
          <w:lang w:val="en-US"/>
        </w:rPr>
      </w:pPr>
    </w:p>
    <w:p w14:paraId="7052444B" w14:textId="77777777" w:rsidR="004B7B36" w:rsidRPr="00AF7147" w:rsidRDefault="004B7B36" w:rsidP="004B7B36">
      <w:pPr>
        <w:rPr>
          <w:rFonts w:cs="Arial"/>
          <w:szCs w:val="20"/>
          <w:lang w:val="en-US"/>
        </w:rPr>
      </w:pPr>
      <w:r w:rsidRPr="00AF7147">
        <w:rPr>
          <w:rFonts w:cs="Arial"/>
          <w:szCs w:val="20"/>
          <w:lang w:val="en-US"/>
        </w:rPr>
        <w:t>Polybee’s drone partner, DJI, has also come under scrutiny by U.S regulatory bodies in recent years, with the government taking steps to limit DJI’s presence. The FY25 National Defence Authorisation Act (NDAA) mandates a formal security audit of DJI platforms by the end of 2025. If the DJI audit is not complete or DJI fails to pass, it will automatically be placed on the Federal Communications Commissions “Covered List”, grounding new DJI products by denying them access to FCC-regulated bandwidths.</w:t>
      </w:r>
      <w:r w:rsidRPr="00AF7147">
        <w:rPr>
          <w:rStyle w:val="FootnoteReference"/>
          <w:rFonts w:cs="Arial"/>
          <w:szCs w:val="20"/>
          <w:lang w:val="en-US"/>
        </w:rPr>
        <w:footnoteReference w:id="17"/>
      </w:r>
    </w:p>
    <w:p w14:paraId="1F12EDEE" w14:textId="77777777" w:rsidR="004B7B36" w:rsidRPr="00AF7147" w:rsidRDefault="004B7B36" w:rsidP="004B7B36">
      <w:pPr>
        <w:rPr>
          <w:rFonts w:cs="Arial"/>
          <w:szCs w:val="20"/>
          <w:lang w:val="en-US"/>
        </w:rPr>
      </w:pPr>
    </w:p>
    <w:p w14:paraId="343E8087" w14:textId="77777777" w:rsidR="004B7B36" w:rsidRPr="00AF7147" w:rsidRDefault="004B7B36" w:rsidP="004B7B36">
      <w:pPr>
        <w:rPr>
          <w:rFonts w:cs="Arial"/>
          <w:szCs w:val="20"/>
          <w:shd w:val="clear" w:color="auto" w:fill="FFFFFF"/>
        </w:rPr>
      </w:pPr>
      <w:r w:rsidRPr="00AF7147">
        <w:rPr>
          <w:rFonts w:cs="Arial"/>
          <w:szCs w:val="20"/>
          <w:shd w:val="clear" w:color="auto" w:fill="FFFFFF"/>
        </w:rPr>
        <w:t>Media outlet DroneDJ </w:t>
      </w:r>
      <w:r w:rsidRPr="00AF7147">
        <w:rPr>
          <w:rFonts w:cs="Arial"/>
          <w:szCs w:val="20"/>
        </w:rPr>
        <w:t xml:space="preserve">reports </w:t>
      </w:r>
      <w:r w:rsidRPr="00AF7147">
        <w:rPr>
          <w:rFonts w:cs="Arial"/>
          <w:szCs w:val="20"/>
          <w:shd w:val="clear" w:color="auto" w:fill="FFFFFF"/>
        </w:rPr>
        <w:t>that of late June 2025, DJI’s official U.S. online store is largely empty.</w:t>
      </w:r>
      <w:r w:rsidRPr="00AF7147">
        <w:rPr>
          <w:rStyle w:val="FootnoteReference"/>
          <w:rFonts w:cs="Arial"/>
          <w:color w:val="222222"/>
          <w:szCs w:val="20"/>
          <w:shd w:val="clear" w:color="auto" w:fill="FFFFFF"/>
        </w:rPr>
        <w:footnoteReference w:id="18"/>
      </w:r>
      <w:r w:rsidRPr="00AF7147">
        <w:rPr>
          <w:rFonts w:cs="Arial"/>
          <w:szCs w:val="20"/>
          <w:shd w:val="clear" w:color="auto" w:fill="FFFFFF"/>
        </w:rPr>
        <w:t> According to a </w:t>
      </w:r>
      <w:r w:rsidRPr="00AF7147">
        <w:rPr>
          <w:rFonts w:eastAsiaTheme="majorEastAsia" w:cs="Arial"/>
          <w:szCs w:val="20"/>
          <w:shd w:val="clear" w:color="auto" w:fill="FFFFFF"/>
        </w:rPr>
        <w:t>recent article</w:t>
      </w:r>
      <w:r w:rsidRPr="00AF7147">
        <w:rPr>
          <w:rFonts w:cs="Arial"/>
          <w:szCs w:val="20"/>
          <w:shd w:val="clear" w:color="auto" w:fill="FFFFFF"/>
        </w:rPr>
        <w:t> in The Verge</w:t>
      </w:r>
      <w:r w:rsidRPr="00AF7147">
        <w:rPr>
          <w:rStyle w:val="FootnoteReference"/>
          <w:rFonts w:cs="Arial"/>
          <w:color w:val="222222"/>
          <w:szCs w:val="20"/>
          <w:shd w:val="clear" w:color="auto" w:fill="FFFFFF"/>
        </w:rPr>
        <w:footnoteReference w:id="19"/>
      </w:r>
      <w:r w:rsidRPr="00AF7147">
        <w:rPr>
          <w:rFonts w:cs="Arial"/>
          <w:szCs w:val="20"/>
          <w:shd w:val="clear" w:color="auto" w:fill="FFFFFF"/>
        </w:rPr>
        <w:t>, major retailers such as Best Buy, Amazon, B&amp;H Photo, and Adorama report near-total depletion of DJI drone stock</w:t>
      </w:r>
      <w:r w:rsidRPr="00AF7147">
        <w:rPr>
          <w:rStyle w:val="whitespace-nowrap"/>
          <w:rFonts w:eastAsiaTheme="majorEastAsia" w:cs="Arial"/>
          <w:color w:val="222222"/>
          <w:szCs w:val="20"/>
          <w:shd w:val="clear" w:color="auto" w:fill="FFFFFF"/>
        </w:rPr>
        <w:t>.</w:t>
      </w:r>
      <w:r w:rsidRPr="00AF7147">
        <w:rPr>
          <w:rFonts w:cs="Arial"/>
          <w:szCs w:val="20"/>
          <w:shd w:val="clear" w:color="auto" w:fill="FFFFFF"/>
        </w:rPr>
        <w:t xml:space="preserve"> These retailers have denied any official exit by </w:t>
      </w:r>
      <w:proofErr w:type="gramStart"/>
      <w:r w:rsidRPr="00AF7147">
        <w:rPr>
          <w:rFonts w:cs="Arial"/>
          <w:szCs w:val="20"/>
          <w:shd w:val="clear" w:color="auto" w:fill="FFFFFF"/>
        </w:rPr>
        <w:t>DJI, but</w:t>
      </w:r>
      <w:proofErr w:type="gramEnd"/>
      <w:r w:rsidRPr="00AF7147">
        <w:rPr>
          <w:rFonts w:cs="Arial"/>
          <w:szCs w:val="20"/>
          <w:shd w:val="clear" w:color="auto" w:fill="FFFFFF"/>
        </w:rPr>
        <w:t xml:space="preserve"> confirmed the lack of available inventory.</w:t>
      </w:r>
    </w:p>
    <w:p w14:paraId="5CD5964E" w14:textId="77777777" w:rsidR="004B7B36" w:rsidRPr="00AF7147" w:rsidRDefault="004B7B36" w:rsidP="004B7B36">
      <w:pPr>
        <w:rPr>
          <w:rFonts w:cs="Arial"/>
          <w:szCs w:val="20"/>
          <w:shd w:val="clear" w:color="auto" w:fill="FFFFFF"/>
        </w:rPr>
      </w:pPr>
    </w:p>
    <w:p w14:paraId="08F41152" w14:textId="77777777" w:rsidR="004B7B36" w:rsidRPr="00AF7147" w:rsidRDefault="004B7B36" w:rsidP="004B7B36">
      <w:pPr>
        <w:rPr>
          <w:rFonts w:cs="Arial"/>
          <w:szCs w:val="20"/>
        </w:rPr>
      </w:pPr>
      <w:r w:rsidRPr="00AF7147">
        <w:rPr>
          <w:rFonts w:cs="Arial"/>
          <w:szCs w:val="20"/>
        </w:rPr>
        <w:t xml:space="preserve">Polybee’s growth depends on rising drone adoption, but U.S. regulatory risks to its key partner DJI threaten market access. </w:t>
      </w:r>
    </w:p>
    <w:p w14:paraId="1649283F" w14:textId="77777777" w:rsidR="004B7B36" w:rsidRPr="00AF7147" w:rsidRDefault="004B7B36" w:rsidP="004B7B36">
      <w:pPr>
        <w:rPr>
          <w:rFonts w:cs="Arial"/>
          <w:szCs w:val="20"/>
        </w:rPr>
      </w:pPr>
    </w:p>
    <w:p w14:paraId="5999D5F5" w14:textId="317EFF31" w:rsidR="00CF65D9" w:rsidRDefault="00CF65D9" w:rsidP="00CF65D9">
      <w:pPr>
        <w:pStyle w:val="Heading3"/>
      </w:pPr>
      <w:r>
        <w:t>Polybee Plan to Address DJI Risks</w:t>
      </w:r>
    </w:p>
    <w:p w14:paraId="7005F795" w14:textId="2220A655" w:rsidR="00AF7147" w:rsidRPr="00AF7147" w:rsidRDefault="00AF7147" w:rsidP="00AF7147">
      <w:pPr>
        <w:rPr>
          <w:rFonts w:cs="Arial"/>
          <w:szCs w:val="20"/>
        </w:rPr>
      </w:pPr>
      <w:r w:rsidRPr="00AF7147">
        <w:rPr>
          <w:rFonts w:cs="Arial"/>
          <w:szCs w:val="20"/>
        </w:rPr>
        <w:t>Polybee acknowledges the current U.S. shortage of DJI drones and attributes it to market expectations of future restrictions. As an authorised DJI dealer, it holds priority access to stock in Singapore and Australia, enabling global shipments as part of its end-to-end service. In the event of a U.S. ban on DJI by year-end, Polybee has identified alternative hardware pathways: the Skydio Dock, which is 2–3 times more expensive, or a combination of Parrot AI drones and a third-party battery swapping system, approximately 1.5 times more expensive. The company has prior operational experience with Parrot systems and is already in discussions with U.S. manufacturers for swapping solutions.</w:t>
      </w:r>
    </w:p>
    <w:p w14:paraId="4D3FEEE9" w14:textId="77777777" w:rsidR="00AF7147" w:rsidRPr="00AF7147" w:rsidRDefault="00AF7147" w:rsidP="00AF7147">
      <w:pPr>
        <w:rPr>
          <w:rFonts w:cs="Arial"/>
          <w:szCs w:val="20"/>
        </w:rPr>
      </w:pPr>
    </w:p>
    <w:p w14:paraId="2FF7F6C2" w14:textId="77777777" w:rsidR="00AF7147" w:rsidRPr="00AF7147" w:rsidRDefault="00AF7147" w:rsidP="00AF7147">
      <w:pPr>
        <w:rPr>
          <w:rFonts w:cs="Arial"/>
          <w:szCs w:val="20"/>
        </w:rPr>
      </w:pPr>
      <w:r w:rsidRPr="00AF7147">
        <w:rPr>
          <w:rFonts w:cs="Arial"/>
          <w:szCs w:val="20"/>
        </w:rPr>
        <w:t>Polybee believes that while these alternatives carry higher upfront costs, the recently enacted FAA BVLOS (Beyond Visual Line of Sight) regulations could offset them by doubling operational coverage per unit and improving efficiency through reduced downtime. This means that, under either alternative, Polybee expects operational economics to remain viable and competitive despite a potential DJI ban.</w:t>
      </w:r>
    </w:p>
    <w:p w14:paraId="7F25F0F5" w14:textId="77777777" w:rsidR="00AF7147" w:rsidRPr="00AF7147" w:rsidRDefault="00AF7147" w:rsidP="00AF7147">
      <w:pPr>
        <w:rPr>
          <w:rFonts w:cs="Arial"/>
          <w:szCs w:val="20"/>
        </w:rPr>
      </w:pPr>
    </w:p>
    <w:p w14:paraId="7A032351" w14:textId="06292595" w:rsidR="004B7B36" w:rsidRPr="004958E1" w:rsidRDefault="00AF7147" w:rsidP="004958E1">
      <w:pPr>
        <w:rPr>
          <w:rFonts w:cs="Arial"/>
          <w:szCs w:val="20"/>
        </w:rPr>
      </w:pPr>
      <w:r w:rsidRPr="00AF7147">
        <w:rPr>
          <w:rFonts w:cs="Arial"/>
          <w:szCs w:val="20"/>
        </w:rPr>
        <w:lastRenderedPageBreak/>
        <w:t>Polybee has a clear hardware substitution plan that leverages both established relationships with alternative suppliers and favourable U.S. regulatory changes to preserve its economic model in the event of a DJI ban. The strategy appears operationally credible, though execution risk remains in adapting systems to non-DJI platforms.</w:t>
      </w:r>
    </w:p>
    <w:p w14:paraId="78FBC568" w14:textId="6D7CA64A" w:rsidR="00AF7147" w:rsidRDefault="00AF7147" w:rsidP="00AF7147">
      <w:pPr>
        <w:pStyle w:val="Heading2"/>
      </w:pPr>
      <w:r>
        <w:t>Drone Market Share in the U.S</w:t>
      </w:r>
    </w:p>
    <w:p w14:paraId="5D50929E" w14:textId="77777777" w:rsidR="00AF7147" w:rsidRDefault="00AF7147" w:rsidP="00AF7147">
      <w:pPr>
        <w:rPr>
          <w:lang w:val="en-US"/>
        </w:rPr>
      </w:pPr>
    </w:p>
    <w:tbl>
      <w:tblPr>
        <w:tblStyle w:val="PlainTable2"/>
        <w:tblW w:w="8979" w:type="dxa"/>
        <w:tblLook w:val="04A0" w:firstRow="1" w:lastRow="0" w:firstColumn="1" w:lastColumn="0" w:noHBand="0" w:noVBand="1"/>
      </w:tblPr>
      <w:tblGrid>
        <w:gridCol w:w="851"/>
        <w:gridCol w:w="2268"/>
        <w:gridCol w:w="2410"/>
        <w:gridCol w:w="1559"/>
        <w:gridCol w:w="1891"/>
      </w:tblGrid>
      <w:tr w:rsidR="00AF7147" w:rsidRPr="00AF7147" w14:paraId="0A489FA9" w14:textId="77777777" w:rsidTr="00AF7147">
        <w:trPr>
          <w:cnfStyle w:val="100000000000" w:firstRow="1" w:lastRow="0" w:firstColumn="0" w:lastColumn="0" w:oddVBand="0" w:evenVBand="0" w:oddHBand="0"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851" w:type="dxa"/>
            <w:noWrap/>
            <w:hideMark/>
          </w:tcPr>
          <w:p w14:paraId="7C248A04" w14:textId="77777777" w:rsidR="00AF7147" w:rsidRPr="00AF7147" w:rsidRDefault="00AF7147" w:rsidP="004958E1">
            <w:pPr>
              <w:spacing w:beforeLines="60" w:before="144" w:afterLines="60" w:after="144"/>
              <w:rPr>
                <w:rFonts w:cs="Arial"/>
                <w:color w:val="000000"/>
                <w:szCs w:val="20"/>
                <w14:ligatures w14:val="none"/>
              </w:rPr>
            </w:pPr>
            <w:r w:rsidRPr="00AF7147">
              <w:rPr>
                <w:rFonts w:cs="Arial"/>
                <w:color w:val="000000"/>
                <w:szCs w:val="20"/>
                <w14:ligatures w14:val="none"/>
              </w:rPr>
              <w:t>Rank</w:t>
            </w:r>
          </w:p>
        </w:tc>
        <w:tc>
          <w:tcPr>
            <w:tcW w:w="2268" w:type="dxa"/>
            <w:noWrap/>
            <w:hideMark/>
          </w:tcPr>
          <w:p w14:paraId="20CFB750" w14:textId="77777777" w:rsidR="00AF7147" w:rsidRPr="00AF7147" w:rsidRDefault="00AF7147" w:rsidP="004958E1">
            <w:pPr>
              <w:spacing w:beforeLines="60" w:before="144" w:afterLines="60" w:after="144"/>
              <w:cnfStyle w:val="100000000000" w:firstRow="1" w:lastRow="0" w:firstColumn="0" w:lastColumn="0" w:oddVBand="0" w:evenVBand="0" w:oddHBand="0" w:evenHBand="0" w:firstRowFirstColumn="0" w:firstRowLastColumn="0" w:lastRowFirstColumn="0" w:lastRowLastColumn="0"/>
              <w:rPr>
                <w:rFonts w:cs="Arial"/>
                <w:color w:val="000000"/>
                <w:szCs w:val="20"/>
                <w14:ligatures w14:val="none"/>
              </w:rPr>
            </w:pPr>
            <w:r w:rsidRPr="00AF7147">
              <w:rPr>
                <w:rFonts w:cs="Arial"/>
                <w:color w:val="000000"/>
                <w:szCs w:val="20"/>
                <w14:ligatures w14:val="none"/>
              </w:rPr>
              <w:t>Manufacturer</w:t>
            </w:r>
          </w:p>
        </w:tc>
        <w:tc>
          <w:tcPr>
            <w:tcW w:w="2410" w:type="dxa"/>
            <w:noWrap/>
            <w:hideMark/>
          </w:tcPr>
          <w:p w14:paraId="5BB83547" w14:textId="51E81590" w:rsidR="00AF7147" w:rsidRPr="00AF7147" w:rsidRDefault="00AF7147" w:rsidP="004958E1">
            <w:pPr>
              <w:spacing w:beforeLines="60" w:before="144" w:afterLines="60" w:after="144"/>
              <w:jc w:val="center"/>
              <w:cnfStyle w:val="100000000000" w:firstRow="1" w:lastRow="0" w:firstColumn="0" w:lastColumn="0" w:oddVBand="0" w:evenVBand="0" w:oddHBand="0" w:evenHBand="0" w:firstRowFirstColumn="0" w:firstRowLastColumn="0" w:lastRowFirstColumn="0" w:lastRowLastColumn="0"/>
              <w:rPr>
                <w:rFonts w:cs="Arial"/>
                <w:color w:val="000000"/>
                <w:szCs w:val="20"/>
                <w14:ligatures w14:val="none"/>
              </w:rPr>
            </w:pPr>
            <w:r>
              <w:rPr>
                <w:rFonts w:cs="Arial"/>
                <w:color w:val="000000"/>
                <w:szCs w:val="20"/>
                <w14:ligatures w14:val="none"/>
              </w:rPr>
              <w:t>Location</w:t>
            </w:r>
          </w:p>
        </w:tc>
        <w:tc>
          <w:tcPr>
            <w:tcW w:w="1559" w:type="dxa"/>
            <w:noWrap/>
            <w:hideMark/>
          </w:tcPr>
          <w:p w14:paraId="44E0CDFE" w14:textId="04649A66" w:rsidR="00AF7147" w:rsidRPr="00AF7147" w:rsidRDefault="00AF7147" w:rsidP="004958E1">
            <w:pPr>
              <w:spacing w:beforeLines="60" w:before="144" w:afterLines="60" w:after="144"/>
              <w:jc w:val="center"/>
              <w:cnfStyle w:val="100000000000" w:firstRow="1" w:lastRow="0" w:firstColumn="0" w:lastColumn="0" w:oddVBand="0" w:evenVBand="0" w:oddHBand="0" w:evenHBand="0" w:firstRowFirstColumn="0" w:firstRowLastColumn="0" w:lastRowFirstColumn="0" w:lastRowLastColumn="0"/>
              <w:rPr>
                <w:rFonts w:cs="Arial"/>
                <w:color w:val="000000"/>
                <w:szCs w:val="20"/>
                <w14:ligatures w14:val="none"/>
              </w:rPr>
            </w:pPr>
            <w:r w:rsidRPr="00AF7147">
              <w:rPr>
                <w:rFonts w:cs="Arial"/>
                <w:color w:val="000000"/>
                <w:szCs w:val="20"/>
                <w14:ligatures w14:val="none"/>
              </w:rPr>
              <w:t>Foun</w:t>
            </w:r>
            <w:r w:rsidR="004958E1">
              <w:rPr>
                <w:rFonts w:cs="Arial"/>
                <w:color w:val="000000"/>
                <w:szCs w:val="20"/>
                <w14:ligatures w14:val="none"/>
              </w:rPr>
              <w:t>ded</w:t>
            </w:r>
          </w:p>
        </w:tc>
        <w:tc>
          <w:tcPr>
            <w:tcW w:w="1891" w:type="dxa"/>
            <w:noWrap/>
            <w:hideMark/>
          </w:tcPr>
          <w:p w14:paraId="7F4B6402" w14:textId="77777777" w:rsidR="00AF7147" w:rsidRPr="00AF7147" w:rsidRDefault="00AF7147" w:rsidP="004958E1">
            <w:pPr>
              <w:spacing w:beforeLines="60" w:before="144" w:afterLines="60" w:after="144"/>
              <w:jc w:val="center"/>
              <w:cnfStyle w:val="100000000000" w:firstRow="1" w:lastRow="0" w:firstColumn="0" w:lastColumn="0" w:oddVBand="0" w:evenVBand="0" w:oddHBand="0" w:evenHBand="0" w:firstRowFirstColumn="0" w:firstRowLastColumn="0" w:lastRowFirstColumn="0" w:lastRowLastColumn="0"/>
              <w:rPr>
                <w:rFonts w:cs="Arial"/>
                <w:color w:val="000000"/>
                <w:szCs w:val="20"/>
                <w14:ligatures w14:val="none"/>
              </w:rPr>
            </w:pPr>
            <w:r w:rsidRPr="00AF7147">
              <w:rPr>
                <w:rFonts w:cs="Arial"/>
                <w:color w:val="000000"/>
                <w:szCs w:val="20"/>
                <w14:ligatures w14:val="none"/>
              </w:rPr>
              <w:t>US Market Share</w:t>
            </w:r>
          </w:p>
        </w:tc>
      </w:tr>
      <w:tr w:rsidR="00AF7147" w:rsidRPr="00AF7147" w14:paraId="46044C91" w14:textId="77777777" w:rsidTr="00AF7147">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851" w:type="dxa"/>
            <w:noWrap/>
            <w:hideMark/>
          </w:tcPr>
          <w:p w14:paraId="1F21BE7C" w14:textId="77777777" w:rsidR="00AF7147" w:rsidRPr="00AF7147" w:rsidRDefault="00AF7147" w:rsidP="004958E1">
            <w:pPr>
              <w:spacing w:beforeLines="60" w:before="144" w:afterLines="60" w:after="144"/>
              <w:rPr>
                <w:rFonts w:cs="Arial"/>
                <w:color w:val="000000"/>
                <w:szCs w:val="20"/>
                <w14:ligatures w14:val="none"/>
              </w:rPr>
            </w:pPr>
            <w:r w:rsidRPr="00AF7147">
              <w:rPr>
                <w:rFonts w:cs="Arial"/>
                <w:color w:val="000000"/>
                <w:szCs w:val="20"/>
                <w14:ligatures w14:val="none"/>
              </w:rPr>
              <w:t>1</w:t>
            </w:r>
          </w:p>
        </w:tc>
        <w:tc>
          <w:tcPr>
            <w:tcW w:w="2268" w:type="dxa"/>
            <w:noWrap/>
            <w:hideMark/>
          </w:tcPr>
          <w:p w14:paraId="6C955557" w14:textId="77777777" w:rsidR="00AF7147" w:rsidRPr="00AF7147" w:rsidRDefault="00AF7147" w:rsidP="004958E1">
            <w:pPr>
              <w:spacing w:beforeLines="60" w:before="144" w:afterLines="60" w:after="144"/>
              <w:cnfStyle w:val="000000100000" w:firstRow="0" w:lastRow="0" w:firstColumn="0" w:lastColumn="0" w:oddVBand="0" w:evenVBand="0" w:oddHBand="1" w:evenHBand="0" w:firstRowFirstColumn="0" w:firstRowLastColumn="0" w:lastRowFirstColumn="0" w:lastRowLastColumn="0"/>
              <w:rPr>
                <w:rFonts w:cs="Arial"/>
                <w:color w:val="000000"/>
                <w:szCs w:val="20"/>
                <w14:ligatures w14:val="none"/>
              </w:rPr>
            </w:pPr>
            <w:r w:rsidRPr="00AF7147">
              <w:rPr>
                <w:rFonts w:cs="Arial"/>
                <w:color w:val="000000"/>
                <w:szCs w:val="20"/>
                <w14:ligatures w14:val="none"/>
              </w:rPr>
              <w:t>DJI</w:t>
            </w:r>
          </w:p>
        </w:tc>
        <w:tc>
          <w:tcPr>
            <w:tcW w:w="2410" w:type="dxa"/>
            <w:noWrap/>
            <w:hideMark/>
          </w:tcPr>
          <w:p w14:paraId="37F7D095" w14:textId="77777777" w:rsidR="00AF7147" w:rsidRPr="00AF7147" w:rsidRDefault="00AF7147" w:rsidP="004958E1">
            <w:pPr>
              <w:spacing w:beforeLines="60" w:before="144" w:afterLines="60" w:after="144"/>
              <w:jc w:val="center"/>
              <w:cnfStyle w:val="000000100000" w:firstRow="0" w:lastRow="0" w:firstColumn="0" w:lastColumn="0" w:oddVBand="0" w:evenVBand="0" w:oddHBand="1" w:evenHBand="0" w:firstRowFirstColumn="0" w:firstRowLastColumn="0" w:lastRowFirstColumn="0" w:lastRowLastColumn="0"/>
              <w:rPr>
                <w:rFonts w:cs="Arial"/>
                <w:color w:val="000000"/>
                <w:szCs w:val="20"/>
                <w14:ligatures w14:val="none"/>
              </w:rPr>
            </w:pPr>
            <w:r w:rsidRPr="00AF7147">
              <w:rPr>
                <w:rFonts w:cs="Arial"/>
                <w:color w:val="000000"/>
                <w:szCs w:val="20"/>
                <w14:ligatures w14:val="none"/>
              </w:rPr>
              <w:t>Shenzhen, China</w:t>
            </w:r>
          </w:p>
        </w:tc>
        <w:tc>
          <w:tcPr>
            <w:tcW w:w="1559" w:type="dxa"/>
            <w:noWrap/>
            <w:hideMark/>
          </w:tcPr>
          <w:p w14:paraId="3909C636" w14:textId="77777777" w:rsidR="00AF7147" w:rsidRPr="00AF7147" w:rsidRDefault="00AF7147" w:rsidP="004958E1">
            <w:pPr>
              <w:spacing w:beforeLines="60" w:before="144" w:afterLines="60" w:after="144"/>
              <w:jc w:val="center"/>
              <w:cnfStyle w:val="000000100000" w:firstRow="0" w:lastRow="0" w:firstColumn="0" w:lastColumn="0" w:oddVBand="0" w:evenVBand="0" w:oddHBand="1" w:evenHBand="0" w:firstRowFirstColumn="0" w:firstRowLastColumn="0" w:lastRowFirstColumn="0" w:lastRowLastColumn="0"/>
              <w:rPr>
                <w:rFonts w:cs="Arial"/>
                <w:color w:val="000000"/>
                <w:szCs w:val="20"/>
                <w14:ligatures w14:val="none"/>
              </w:rPr>
            </w:pPr>
            <w:r w:rsidRPr="00AF7147">
              <w:rPr>
                <w:rFonts w:cs="Arial"/>
                <w:color w:val="000000"/>
                <w:szCs w:val="20"/>
                <w14:ligatures w14:val="none"/>
              </w:rPr>
              <w:t>2006</w:t>
            </w:r>
          </w:p>
        </w:tc>
        <w:tc>
          <w:tcPr>
            <w:tcW w:w="1891" w:type="dxa"/>
            <w:noWrap/>
            <w:hideMark/>
          </w:tcPr>
          <w:p w14:paraId="4705D68A" w14:textId="77777777" w:rsidR="00AF7147" w:rsidRPr="00AF7147" w:rsidRDefault="00AF7147" w:rsidP="004958E1">
            <w:pPr>
              <w:spacing w:beforeLines="60" w:before="144" w:afterLines="60" w:after="144"/>
              <w:jc w:val="center"/>
              <w:cnfStyle w:val="000000100000" w:firstRow="0" w:lastRow="0" w:firstColumn="0" w:lastColumn="0" w:oddVBand="0" w:evenVBand="0" w:oddHBand="1" w:evenHBand="0" w:firstRowFirstColumn="0" w:firstRowLastColumn="0" w:lastRowFirstColumn="0" w:lastRowLastColumn="0"/>
              <w:rPr>
                <w:rFonts w:cs="Arial"/>
                <w:color w:val="000000"/>
                <w:szCs w:val="20"/>
                <w14:ligatures w14:val="none"/>
              </w:rPr>
            </w:pPr>
            <w:r w:rsidRPr="00AF7147">
              <w:rPr>
                <w:rFonts w:cs="Arial"/>
                <w:color w:val="000000"/>
                <w:szCs w:val="20"/>
                <w14:ligatures w14:val="none"/>
              </w:rPr>
              <w:t>76.10%</w:t>
            </w:r>
          </w:p>
        </w:tc>
      </w:tr>
      <w:tr w:rsidR="00AF7147" w:rsidRPr="00AF7147" w14:paraId="10973B28" w14:textId="77777777" w:rsidTr="00AF7147">
        <w:trPr>
          <w:trHeight w:val="253"/>
        </w:trPr>
        <w:tc>
          <w:tcPr>
            <w:cnfStyle w:val="001000000000" w:firstRow="0" w:lastRow="0" w:firstColumn="1" w:lastColumn="0" w:oddVBand="0" w:evenVBand="0" w:oddHBand="0" w:evenHBand="0" w:firstRowFirstColumn="0" w:firstRowLastColumn="0" w:lastRowFirstColumn="0" w:lastRowLastColumn="0"/>
            <w:tcW w:w="851" w:type="dxa"/>
            <w:noWrap/>
            <w:hideMark/>
          </w:tcPr>
          <w:p w14:paraId="2DFA27C0" w14:textId="77777777" w:rsidR="00AF7147" w:rsidRPr="00AF7147" w:rsidRDefault="00AF7147" w:rsidP="004958E1">
            <w:pPr>
              <w:spacing w:beforeLines="60" w:before="144" w:afterLines="60" w:after="144"/>
              <w:rPr>
                <w:rFonts w:cs="Arial"/>
                <w:color w:val="000000"/>
                <w:szCs w:val="20"/>
                <w14:ligatures w14:val="none"/>
              </w:rPr>
            </w:pPr>
            <w:r w:rsidRPr="00AF7147">
              <w:rPr>
                <w:rFonts w:cs="Arial"/>
                <w:color w:val="000000"/>
                <w:szCs w:val="20"/>
                <w14:ligatures w14:val="none"/>
              </w:rPr>
              <w:t>2</w:t>
            </w:r>
          </w:p>
        </w:tc>
        <w:tc>
          <w:tcPr>
            <w:tcW w:w="2268" w:type="dxa"/>
            <w:noWrap/>
            <w:hideMark/>
          </w:tcPr>
          <w:p w14:paraId="70D3B8C1" w14:textId="77777777" w:rsidR="00AF7147" w:rsidRPr="00AF7147" w:rsidRDefault="00AF7147" w:rsidP="004958E1">
            <w:pPr>
              <w:spacing w:beforeLines="60" w:before="144" w:afterLines="60" w:after="144"/>
              <w:cnfStyle w:val="000000000000" w:firstRow="0" w:lastRow="0" w:firstColumn="0" w:lastColumn="0" w:oddVBand="0" w:evenVBand="0" w:oddHBand="0" w:evenHBand="0" w:firstRowFirstColumn="0" w:firstRowLastColumn="0" w:lastRowFirstColumn="0" w:lastRowLastColumn="0"/>
              <w:rPr>
                <w:rFonts w:cs="Arial"/>
                <w:color w:val="000000"/>
                <w:szCs w:val="20"/>
                <w14:ligatures w14:val="none"/>
              </w:rPr>
            </w:pPr>
            <w:r w:rsidRPr="00AF7147">
              <w:rPr>
                <w:rFonts w:cs="Arial"/>
                <w:color w:val="000000"/>
                <w:szCs w:val="20"/>
                <w14:ligatures w14:val="none"/>
              </w:rPr>
              <w:t>Intel</w:t>
            </w:r>
          </w:p>
        </w:tc>
        <w:tc>
          <w:tcPr>
            <w:tcW w:w="2410" w:type="dxa"/>
            <w:noWrap/>
            <w:hideMark/>
          </w:tcPr>
          <w:p w14:paraId="0563B350" w14:textId="77777777" w:rsidR="00AF7147" w:rsidRPr="00AF7147" w:rsidRDefault="00AF7147" w:rsidP="004958E1">
            <w:pPr>
              <w:spacing w:beforeLines="60" w:before="144" w:afterLines="60" w:after="144"/>
              <w:jc w:val="center"/>
              <w:cnfStyle w:val="000000000000" w:firstRow="0" w:lastRow="0" w:firstColumn="0" w:lastColumn="0" w:oddVBand="0" w:evenVBand="0" w:oddHBand="0" w:evenHBand="0" w:firstRowFirstColumn="0" w:firstRowLastColumn="0" w:lastRowFirstColumn="0" w:lastRowLastColumn="0"/>
              <w:rPr>
                <w:rFonts w:cs="Arial"/>
                <w:color w:val="000000"/>
                <w:szCs w:val="20"/>
                <w14:ligatures w14:val="none"/>
              </w:rPr>
            </w:pPr>
            <w:r w:rsidRPr="00AF7147">
              <w:rPr>
                <w:rFonts w:cs="Arial"/>
                <w:color w:val="000000"/>
                <w:szCs w:val="20"/>
                <w14:ligatures w14:val="none"/>
              </w:rPr>
              <w:t>Santa Clara, USA</w:t>
            </w:r>
          </w:p>
        </w:tc>
        <w:tc>
          <w:tcPr>
            <w:tcW w:w="1559" w:type="dxa"/>
            <w:noWrap/>
            <w:hideMark/>
          </w:tcPr>
          <w:p w14:paraId="5CE2A674" w14:textId="77777777" w:rsidR="00AF7147" w:rsidRPr="00AF7147" w:rsidRDefault="00AF7147" w:rsidP="004958E1">
            <w:pPr>
              <w:spacing w:beforeLines="60" w:before="144" w:afterLines="60" w:after="144"/>
              <w:jc w:val="center"/>
              <w:cnfStyle w:val="000000000000" w:firstRow="0" w:lastRow="0" w:firstColumn="0" w:lastColumn="0" w:oddVBand="0" w:evenVBand="0" w:oddHBand="0" w:evenHBand="0" w:firstRowFirstColumn="0" w:firstRowLastColumn="0" w:lastRowFirstColumn="0" w:lastRowLastColumn="0"/>
              <w:rPr>
                <w:rFonts w:cs="Arial"/>
                <w:color w:val="000000"/>
                <w:szCs w:val="20"/>
                <w14:ligatures w14:val="none"/>
              </w:rPr>
            </w:pPr>
            <w:r w:rsidRPr="00AF7147">
              <w:rPr>
                <w:rFonts w:cs="Arial"/>
                <w:color w:val="000000"/>
                <w:szCs w:val="20"/>
                <w14:ligatures w14:val="none"/>
              </w:rPr>
              <w:t>1968</w:t>
            </w:r>
          </w:p>
        </w:tc>
        <w:tc>
          <w:tcPr>
            <w:tcW w:w="1891" w:type="dxa"/>
            <w:noWrap/>
            <w:hideMark/>
          </w:tcPr>
          <w:p w14:paraId="7E18984A" w14:textId="77777777" w:rsidR="00AF7147" w:rsidRPr="00AF7147" w:rsidRDefault="00AF7147" w:rsidP="004958E1">
            <w:pPr>
              <w:spacing w:beforeLines="60" w:before="144" w:afterLines="60" w:after="144"/>
              <w:jc w:val="center"/>
              <w:cnfStyle w:val="000000000000" w:firstRow="0" w:lastRow="0" w:firstColumn="0" w:lastColumn="0" w:oddVBand="0" w:evenVBand="0" w:oddHBand="0" w:evenHBand="0" w:firstRowFirstColumn="0" w:firstRowLastColumn="0" w:lastRowFirstColumn="0" w:lastRowLastColumn="0"/>
              <w:rPr>
                <w:rFonts w:cs="Arial"/>
                <w:color w:val="000000"/>
                <w:szCs w:val="20"/>
                <w14:ligatures w14:val="none"/>
              </w:rPr>
            </w:pPr>
            <w:r w:rsidRPr="00AF7147">
              <w:rPr>
                <w:rFonts w:cs="Arial"/>
                <w:color w:val="000000"/>
                <w:szCs w:val="20"/>
                <w14:ligatures w14:val="none"/>
              </w:rPr>
              <w:t>4.10%</w:t>
            </w:r>
          </w:p>
        </w:tc>
      </w:tr>
      <w:tr w:rsidR="00AF7147" w:rsidRPr="00AF7147" w14:paraId="2C66A51B" w14:textId="77777777" w:rsidTr="00AF7147">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851" w:type="dxa"/>
            <w:noWrap/>
            <w:hideMark/>
          </w:tcPr>
          <w:p w14:paraId="14C53325" w14:textId="77777777" w:rsidR="00AF7147" w:rsidRPr="00AF7147" w:rsidRDefault="00AF7147" w:rsidP="004958E1">
            <w:pPr>
              <w:spacing w:beforeLines="60" w:before="144" w:afterLines="60" w:after="144"/>
              <w:rPr>
                <w:rFonts w:cs="Arial"/>
                <w:color w:val="000000"/>
                <w:szCs w:val="20"/>
                <w14:ligatures w14:val="none"/>
              </w:rPr>
            </w:pPr>
            <w:r w:rsidRPr="00AF7147">
              <w:rPr>
                <w:rFonts w:cs="Arial"/>
                <w:color w:val="000000"/>
                <w:szCs w:val="20"/>
                <w14:ligatures w14:val="none"/>
              </w:rPr>
              <w:t>3</w:t>
            </w:r>
          </w:p>
        </w:tc>
        <w:tc>
          <w:tcPr>
            <w:tcW w:w="2268" w:type="dxa"/>
            <w:noWrap/>
            <w:hideMark/>
          </w:tcPr>
          <w:p w14:paraId="6C47BC19" w14:textId="77777777" w:rsidR="00AF7147" w:rsidRPr="00AF7147" w:rsidRDefault="00AF7147" w:rsidP="004958E1">
            <w:pPr>
              <w:spacing w:beforeLines="60" w:before="144" w:afterLines="60" w:after="144"/>
              <w:cnfStyle w:val="000000100000" w:firstRow="0" w:lastRow="0" w:firstColumn="0" w:lastColumn="0" w:oddVBand="0" w:evenVBand="0" w:oddHBand="1" w:evenHBand="0" w:firstRowFirstColumn="0" w:firstRowLastColumn="0" w:lastRowFirstColumn="0" w:lastRowLastColumn="0"/>
              <w:rPr>
                <w:rFonts w:cs="Arial"/>
                <w:color w:val="000000"/>
                <w:szCs w:val="20"/>
                <w14:ligatures w14:val="none"/>
              </w:rPr>
            </w:pPr>
            <w:r w:rsidRPr="00AF7147">
              <w:rPr>
                <w:rFonts w:cs="Arial"/>
                <w:color w:val="000000"/>
                <w:szCs w:val="20"/>
                <w14:ligatures w14:val="none"/>
              </w:rPr>
              <w:t>Yuneec</w:t>
            </w:r>
          </w:p>
        </w:tc>
        <w:tc>
          <w:tcPr>
            <w:tcW w:w="2410" w:type="dxa"/>
            <w:noWrap/>
            <w:hideMark/>
          </w:tcPr>
          <w:p w14:paraId="17080AFD" w14:textId="77777777" w:rsidR="00AF7147" w:rsidRPr="00AF7147" w:rsidRDefault="00AF7147" w:rsidP="004958E1">
            <w:pPr>
              <w:spacing w:beforeLines="60" w:before="144" w:afterLines="60" w:after="144"/>
              <w:jc w:val="center"/>
              <w:cnfStyle w:val="000000100000" w:firstRow="0" w:lastRow="0" w:firstColumn="0" w:lastColumn="0" w:oddVBand="0" w:evenVBand="0" w:oddHBand="1" w:evenHBand="0" w:firstRowFirstColumn="0" w:firstRowLastColumn="0" w:lastRowFirstColumn="0" w:lastRowLastColumn="0"/>
              <w:rPr>
                <w:rFonts w:cs="Arial"/>
                <w:color w:val="000000"/>
                <w:szCs w:val="20"/>
                <w14:ligatures w14:val="none"/>
              </w:rPr>
            </w:pPr>
            <w:r w:rsidRPr="00AF7147">
              <w:rPr>
                <w:rFonts w:cs="Arial"/>
                <w:color w:val="000000"/>
                <w:szCs w:val="20"/>
                <w14:ligatures w14:val="none"/>
              </w:rPr>
              <w:t>Hong Kong, China</w:t>
            </w:r>
          </w:p>
        </w:tc>
        <w:tc>
          <w:tcPr>
            <w:tcW w:w="1559" w:type="dxa"/>
            <w:noWrap/>
            <w:hideMark/>
          </w:tcPr>
          <w:p w14:paraId="2A9A41C9" w14:textId="77777777" w:rsidR="00AF7147" w:rsidRPr="00AF7147" w:rsidRDefault="00AF7147" w:rsidP="004958E1">
            <w:pPr>
              <w:spacing w:beforeLines="60" w:before="144" w:afterLines="60" w:after="144"/>
              <w:jc w:val="center"/>
              <w:cnfStyle w:val="000000100000" w:firstRow="0" w:lastRow="0" w:firstColumn="0" w:lastColumn="0" w:oddVBand="0" w:evenVBand="0" w:oddHBand="1" w:evenHBand="0" w:firstRowFirstColumn="0" w:firstRowLastColumn="0" w:lastRowFirstColumn="0" w:lastRowLastColumn="0"/>
              <w:rPr>
                <w:rFonts w:cs="Arial"/>
                <w:color w:val="000000"/>
                <w:szCs w:val="20"/>
                <w14:ligatures w14:val="none"/>
              </w:rPr>
            </w:pPr>
            <w:r w:rsidRPr="00AF7147">
              <w:rPr>
                <w:rFonts w:cs="Arial"/>
                <w:color w:val="000000"/>
                <w:szCs w:val="20"/>
                <w14:ligatures w14:val="none"/>
              </w:rPr>
              <w:t>1999</w:t>
            </w:r>
          </w:p>
        </w:tc>
        <w:tc>
          <w:tcPr>
            <w:tcW w:w="1891" w:type="dxa"/>
            <w:noWrap/>
            <w:hideMark/>
          </w:tcPr>
          <w:p w14:paraId="7ADA867F" w14:textId="77777777" w:rsidR="00AF7147" w:rsidRPr="00AF7147" w:rsidRDefault="00AF7147" w:rsidP="004958E1">
            <w:pPr>
              <w:spacing w:beforeLines="60" w:before="144" w:afterLines="60" w:after="144"/>
              <w:jc w:val="center"/>
              <w:cnfStyle w:val="000000100000" w:firstRow="0" w:lastRow="0" w:firstColumn="0" w:lastColumn="0" w:oddVBand="0" w:evenVBand="0" w:oddHBand="1" w:evenHBand="0" w:firstRowFirstColumn="0" w:firstRowLastColumn="0" w:lastRowFirstColumn="0" w:lastRowLastColumn="0"/>
              <w:rPr>
                <w:rFonts w:cs="Arial"/>
                <w:color w:val="000000"/>
                <w:szCs w:val="20"/>
                <w14:ligatures w14:val="none"/>
              </w:rPr>
            </w:pPr>
            <w:r w:rsidRPr="00AF7147">
              <w:rPr>
                <w:rFonts w:cs="Arial"/>
                <w:color w:val="000000"/>
                <w:szCs w:val="20"/>
                <w14:ligatures w14:val="none"/>
              </w:rPr>
              <w:t>2.60%</w:t>
            </w:r>
          </w:p>
        </w:tc>
      </w:tr>
      <w:tr w:rsidR="00AF7147" w:rsidRPr="00AF7147" w14:paraId="38F62620" w14:textId="77777777" w:rsidTr="00AF7147">
        <w:trPr>
          <w:trHeight w:val="253"/>
        </w:trPr>
        <w:tc>
          <w:tcPr>
            <w:cnfStyle w:val="001000000000" w:firstRow="0" w:lastRow="0" w:firstColumn="1" w:lastColumn="0" w:oddVBand="0" w:evenVBand="0" w:oddHBand="0" w:evenHBand="0" w:firstRowFirstColumn="0" w:firstRowLastColumn="0" w:lastRowFirstColumn="0" w:lastRowLastColumn="0"/>
            <w:tcW w:w="851" w:type="dxa"/>
            <w:noWrap/>
            <w:hideMark/>
          </w:tcPr>
          <w:p w14:paraId="78D8D718" w14:textId="77777777" w:rsidR="00AF7147" w:rsidRPr="00AF7147" w:rsidRDefault="00AF7147" w:rsidP="004958E1">
            <w:pPr>
              <w:spacing w:beforeLines="60" w:before="144" w:afterLines="60" w:after="144"/>
              <w:rPr>
                <w:rFonts w:cs="Arial"/>
                <w:color w:val="000000"/>
                <w:szCs w:val="20"/>
                <w14:ligatures w14:val="none"/>
              </w:rPr>
            </w:pPr>
            <w:r w:rsidRPr="00AF7147">
              <w:rPr>
                <w:rFonts w:cs="Arial"/>
                <w:color w:val="000000"/>
                <w:szCs w:val="20"/>
                <w14:ligatures w14:val="none"/>
              </w:rPr>
              <w:t>4</w:t>
            </w:r>
          </w:p>
        </w:tc>
        <w:tc>
          <w:tcPr>
            <w:tcW w:w="2268" w:type="dxa"/>
            <w:noWrap/>
            <w:hideMark/>
          </w:tcPr>
          <w:p w14:paraId="31C0AF34" w14:textId="77777777" w:rsidR="00AF7147" w:rsidRPr="00AF7147" w:rsidRDefault="00AF7147" w:rsidP="004958E1">
            <w:pPr>
              <w:spacing w:beforeLines="60" w:before="144" w:afterLines="60" w:after="144"/>
              <w:cnfStyle w:val="000000000000" w:firstRow="0" w:lastRow="0" w:firstColumn="0" w:lastColumn="0" w:oddVBand="0" w:evenVBand="0" w:oddHBand="0" w:evenHBand="0" w:firstRowFirstColumn="0" w:firstRowLastColumn="0" w:lastRowFirstColumn="0" w:lastRowLastColumn="0"/>
              <w:rPr>
                <w:rFonts w:cs="Arial"/>
                <w:color w:val="000000"/>
                <w:szCs w:val="20"/>
                <w14:ligatures w14:val="none"/>
              </w:rPr>
            </w:pPr>
            <w:r w:rsidRPr="00AF7147">
              <w:rPr>
                <w:rFonts w:cs="Arial"/>
                <w:color w:val="000000"/>
                <w:szCs w:val="20"/>
                <w14:ligatures w14:val="none"/>
              </w:rPr>
              <w:t>Parrot</w:t>
            </w:r>
          </w:p>
        </w:tc>
        <w:tc>
          <w:tcPr>
            <w:tcW w:w="2410" w:type="dxa"/>
            <w:noWrap/>
            <w:hideMark/>
          </w:tcPr>
          <w:p w14:paraId="480E1E8E" w14:textId="77777777" w:rsidR="00AF7147" w:rsidRPr="00AF7147" w:rsidRDefault="00AF7147" w:rsidP="004958E1">
            <w:pPr>
              <w:spacing w:beforeLines="60" w:before="144" w:afterLines="60" w:after="144"/>
              <w:jc w:val="center"/>
              <w:cnfStyle w:val="000000000000" w:firstRow="0" w:lastRow="0" w:firstColumn="0" w:lastColumn="0" w:oddVBand="0" w:evenVBand="0" w:oddHBand="0" w:evenHBand="0" w:firstRowFirstColumn="0" w:firstRowLastColumn="0" w:lastRowFirstColumn="0" w:lastRowLastColumn="0"/>
              <w:rPr>
                <w:rFonts w:cs="Arial"/>
                <w:color w:val="000000"/>
                <w:szCs w:val="20"/>
                <w14:ligatures w14:val="none"/>
              </w:rPr>
            </w:pPr>
            <w:r w:rsidRPr="00AF7147">
              <w:rPr>
                <w:rFonts w:cs="Arial"/>
                <w:color w:val="000000"/>
                <w:szCs w:val="20"/>
                <w14:ligatures w14:val="none"/>
              </w:rPr>
              <w:t>Paris, France</w:t>
            </w:r>
          </w:p>
        </w:tc>
        <w:tc>
          <w:tcPr>
            <w:tcW w:w="1559" w:type="dxa"/>
            <w:noWrap/>
            <w:hideMark/>
          </w:tcPr>
          <w:p w14:paraId="60B6FE0F" w14:textId="77777777" w:rsidR="00AF7147" w:rsidRPr="00AF7147" w:rsidRDefault="00AF7147" w:rsidP="004958E1">
            <w:pPr>
              <w:spacing w:beforeLines="60" w:before="144" w:afterLines="60" w:after="144"/>
              <w:jc w:val="center"/>
              <w:cnfStyle w:val="000000000000" w:firstRow="0" w:lastRow="0" w:firstColumn="0" w:lastColumn="0" w:oddVBand="0" w:evenVBand="0" w:oddHBand="0" w:evenHBand="0" w:firstRowFirstColumn="0" w:firstRowLastColumn="0" w:lastRowFirstColumn="0" w:lastRowLastColumn="0"/>
              <w:rPr>
                <w:rFonts w:cs="Arial"/>
                <w:color w:val="000000"/>
                <w:szCs w:val="20"/>
                <w14:ligatures w14:val="none"/>
              </w:rPr>
            </w:pPr>
            <w:r w:rsidRPr="00AF7147">
              <w:rPr>
                <w:rFonts w:cs="Arial"/>
                <w:color w:val="000000"/>
                <w:szCs w:val="20"/>
                <w14:ligatures w14:val="none"/>
              </w:rPr>
              <w:t>1994</w:t>
            </w:r>
          </w:p>
        </w:tc>
        <w:tc>
          <w:tcPr>
            <w:tcW w:w="1891" w:type="dxa"/>
            <w:noWrap/>
            <w:hideMark/>
          </w:tcPr>
          <w:p w14:paraId="673D626F" w14:textId="77777777" w:rsidR="00AF7147" w:rsidRPr="00AF7147" w:rsidRDefault="00AF7147" w:rsidP="004958E1">
            <w:pPr>
              <w:spacing w:beforeLines="60" w:before="144" w:afterLines="60" w:after="144"/>
              <w:jc w:val="center"/>
              <w:cnfStyle w:val="000000000000" w:firstRow="0" w:lastRow="0" w:firstColumn="0" w:lastColumn="0" w:oddVBand="0" w:evenVBand="0" w:oddHBand="0" w:evenHBand="0" w:firstRowFirstColumn="0" w:firstRowLastColumn="0" w:lastRowFirstColumn="0" w:lastRowLastColumn="0"/>
              <w:rPr>
                <w:rFonts w:cs="Arial"/>
                <w:color w:val="000000"/>
                <w:szCs w:val="20"/>
                <w14:ligatures w14:val="none"/>
              </w:rPr>
            </w:pPr>
            <w:r w:rsidRPr="00AF7147">
              <w:rPr>
                <w:rFonts w:cs="Arial"/>
                <w:color w:val="000000"/>
                <w:szCs w:val="20"/>
                <w14:ligatures w14:val="none"/>
              </w:rPr>
              <w:t>2.50%</w:t>
            </w:r>
          </w:p>
        </w:tc>
      </w:tr>
      <w:tr w:rsidR="00AF7147" w:rsidRPr="00AF7147" w14:paraId="11F33353" w14:textId="77777777" w:rsidTr="00AF7147">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851" w:type="dxa"/>
            <w:noWrap/>
            <w:hideMark/>
          </w:tcPr>
          <w:p w14:paraId="56215F62" w14:textId="77777777" w:rsidR="00AF7147" w:rsidRPr="00AF7147" w:rsidRDefault="00AF7147" w:rsidP="004958E1">
            <w:pPr>
              <w:spacing w:beforeLines="60" w:before="144" w:afterLines="60" w:after="144"/>
              <w:rPr>
                <w:rFonts w:cs="Arial"/>
                <w:color w:val="000000"/>
                <w:szCs w:val="20"/>
                <w14:ligatures w14:val="none"/>
              </w:rPr>
            </w:pPr>
            <w:r w:rsidRPr="00AF7147">
              <w:rPr>
                <w:rFonts w:cs="Arial"/>
                <w:color w:val="000000"/>
                <w:szCs w:val="20"/>
                <w14:ligatures w14:val="none"/>
              </w:rPr>
              <w:t>5</w:t>
            </w:r>
          </w:p>
        </w:tc>
        <w:tc>
          <w:tcPr>
            <w:tcW w:w="2268" w:type="dxa"/>
            <w:noWrap/>
            <w:hideMark/>
          </w:tcPr>
          <w:p w14:paraId="5955108F" w14:textId="77777777" w:rsidR="00AF7147" w:rsidRPr="00AF7147" w:rsidRDefault="00AF7147" w:rsidP="004958E1">
            <w:pPr>
              <w:spacing w:beforeLines="60" w:before="144" w:afterLines="60" w:after="144"/>
              <w:cnfStyle w:val="000000100000" w:firstRow="0" w:lastRow="0" w:firstColumn="0" w:lastColumn="0" w:oddVBand="0" w:evenVBand="0" w:oddHBand="1" w:evenHBand="0" w:firstRowFirstColumn="0" w:firstRowLastColumn="0" w:lastRowFirstColumn="0" w:lastRowLastColumn="0"/>
              <w:rPr>
                <w:rFonts w:cs="Arial"/>
                <w:color w:val="000000"/>
                <w:szCs w:val="20"/>
                <w14:ligatures w14:val="none"/>
              </w:rPr>
            </w:pPr>
            <w:r w:rsidRPr="00AF7147">
              <w:rPr>
                <w:rFonts w:cs="Arial"/>
                <w:color w:val="000000"/>
                <w:szCs w:val="20"/>
                <w14:ligatures w14:val="none"/>
              </w:rPr>
              <w:t>3DR</w:t>
            </w:r>
          </w:p>
        </w:tc>
        <w:tc>
          <w:tcPr>
            <w:tcW w:w="2410" w:type="dxa"/>
            <w:noWrap/>
            <w:hideMark/>
          </w:tcPr>
          <w:p w14:paraId="2F69359C" w14:textId="77777777" w:rsidR="00AF7147" w:rsidRPr="00AF7147" w:rsidRDefault="00AF7147" w:rsidP="004958E1">
            <w:pPr>
              <w:spacing w:beforeLines="60" w:before="144" w:afterLines="60" w:after="144"/>
              <w:jc w:val="center"/>
              <w:cnfStyle w:val="000000100000" w:firstRow="0" w:lastRow="0" w:firstColumn="0" w:lastColumn="0" w:oddVBand="0" w:evenVBand="0" w:oddHBand="1" w:evenHBand="0" w:firstRowFirstColumn="0" w:firstRowLastColumn="0" w:lastRowFirstColumn="0" w:lastRowLastColumn="0"/>
              <w:rPr>
                <w:rFonts w:cs="Arial"/>
                <w:color w:val="000000"/>
                <w:szCs w:val="20"/>
                <w14:ligatures w14:val="none"/>
              </w:rPr>
            </w:pPr>
            <w:r w:rsidRPr="00AF7147">
              <w:rPr>
                <w:rFonts w:cs="Arial"/>
                <w:color w:val="000000"/>
                <w:szCs w:val="20"/>
                <w14:ligatures w14:val="none"/>
              </w:rPr>
              <w:t>Berkeley, USA</w:t>
            </w:r>
          </w:p>
        </w:tc>
        <w:tc>
          <w:tcPr>
            <w:tcW w:w="1559" w:type="dxa"/>
            <w:noWrap/>
            <w:hideMark/>
          </w:tcPr>
          <w:p w14:paraId="723A7E95" w14:textId="77777777" w:rsidR="00AF7147" w:rsidRPr="00AF7147" w:rsidRDefault="00AF7147" w:rsidP="004958E1">
            <w:pPr>
              <w:spacing w:beforeLines="60" w:before="144" w:afterLines="60" w:after="144"/>
              <w:jc w:val="center"/>
              <w:cnfStyle w:val="000000100000" w:firstRow="0" w:lastRow="0" w:firstColumn="0" w:lastColumn="0" w:oddVBand="0" w:evenVBand="0" w:oddHBand="1" w:evenHBand="0" w:firstRowFirstColumn="0" w:firstRowLastColumn="0" w:lastRowFirstColumn="0" w:lastRowLastColumn="0"/>
              <w:rPr>
                <w:rFonts w:cs="Arial"/>
                <w:color w:val="000000"/>
                <w:szCs w:val="20"/>
                <w14:ligatures w14:val="none"/>
              </w:rPr>
            </w:pPr>
            <w:r w:rsidRPr="00AF7147">
              <w:rPr>
                <w:rFonts w:cs="Arial"/>
                <w:color w:val="000000"/>
                <w:szCs w:val="20"/>
                <w14:ligatures w14:val="none"/>
              </w:rPr>
              <w:t>2009</w:t>
            </w:r>
          </w:p>
        </w:tc>
        <w:tc>
          <w:tcPr>
            <w:tcW w:w="1891" w:type="dxa"/>
            <w:noWrap/>
            <w:hideMark/>
          </w:tcPr>
          <w:p w14:paraId="4916FCF6" w14:textId="77777777" w:rsidR="00AF7147" w:rsidRPr="00AF7147" w:rsidRDefault="00AF7147" w:rsidP="004958E1">
            <w:pPr>
              <w:spacing w:beforeLines="60" w:before="144" w:afterLines="60" w:after="144"/>
              <w:jc w:val="center"/>
              <w:cnfStyle w:val="000000100000" w:firstRow="0" w:lastRow="0" w:firstColumn="0" w:lastColumn="0" w:oddVBand="0" w:evenVBand="0" w:oddHBand="1" w:evenHBand="0" w:firstRowFirstColumn="0" w:firstRowLastColumn="0" w:lastRowFirstColumn="0" w:lastRowLastColumn="0"/>
              <w:rPr>
                <w:rFonts w:cs="Arial"/>
                <w:color w:val="000000"/>
                <w:szCs w:val="20"/>
                <w14:ligatures w14:val="none"/>
              </w:rPr>
            </w:pPr>
            <w:r w:rsidRPr="00AF7147">
              <w:rPr>
                <w:rFonts w:cs="Arial"/>
                <w:color w:val="000000"/>
                <w:szCs w:val="20"/>
                <w14:ligatures w14:val="none"/>
              </w:rPr>
              <w:t>0.60%</w:t>
            </w:r>
          </w:p>
        </w:tc>
      </w:tr>
      <w:tr w:rsidR="00AF7147" w:rsidRPr="00AF7147" w14:paraId="4C8987AD" w14:textId="77777777" w:rsidTr="00AF7147">
        <w:trPr>
          <w:trHeight w:val="253"/>
        </w:trPr>
        <w:tc>
          <w:tcPr>
            <w:cnfStyle w:val="001000000000" w:firstRow="0" w:lastRow="0" w:firstColumn="1" w:lastColumn="0" w:oddVBand="0" w:evenVBand="0" w:oddHBand="0" w:evenHBand="0" w:firstRowFirstColumn="0" w:firstRowLastColumn="0" w:lastRowFirstColumn="0" w:lastRowLastColumn="0"/>
            <w:tcW w:w="851" w:type="dxa"/>
            <w:noWrap/>
            <w:hideMark/>
          </w:tcPr>
          <w:p w14:paraId="3A04B558" w14:textId="77777777" w:rsidR="00AF7147" w:rsidRPr="00AF7147" w:rsidRDefault="00AF7147" w:rsidP="004958E1">
            <w:pPr>
              <w:spacing w:beforeLines="60" w:before="144" w:afterLines="60" w:after="144"/>
              <w:rPr>
                <w:rFonts w:cs="Arial"/>
                <w:color w:val="000000"/>
                <w:szCs w:val="20"/>
                <w14:ligatures w14:val="none"/>
              </w:rPr>
            </w:pPr>
            <w:r w:rsidRPr="00AF7147">
              <w:rPr>
                <w:rFonts w:cs="Arial"/>
                <w:color w:val="000000"/>
                <w:szCs w:val="20"/>
                <w14:ligatures w14:val="none"/>
              </w:rPr>
              <w:t>6</w:t>
            </w:r>
          </w:p>
        </w:tc>
        <w:tc>
          <w:tcPr>
            <w:tcW w:w="2268" w:type="dxa"/>
            <w:noWrap/>
            <w:hideMark/>
          </w:tcPr>
          <w:p w14:paraId="61ADC1AA" w14:textId="77777777" w:rsidR="00AF7147" w:rsidRPr="00AF7147" w:rsidRDefault="00AF7147" w:rsidP="004958E1">
            <w:pPr>
              <w:spacing w:beforeLines="60" w:before="144" w:afterLines="60" w:after="144"/>
              <w:cnfStyle w:val="000000000000" w:firstRow="0" w:lastRow="0" w:firstColumn="0" w:lastColumn="0" w:oddVBand="0" w:evenVBand="0" w:oddHBand="0" w:evenHBand="0" w:firstRowFirstColumn="0" w:firstRowLastColumn="0" w:lastRowFirstColumn="0" w:lastRowLastColumn="0"/>
              <w:rPr>
                <w:rFonts w:cs="Arial"/>
                <w:color w:val="000000"/>
                <w:szCs w:val="20"/>
                <w14:ligatures w14:val="none"/>
              </w:rPr>
            </w:pPr>
            <w:r w:rsidRPr="00AF7147">
              <w:rPr>
                <w:rFonts w:cs="Arial"/>
                <w:color w:val="000000"/>
                <w:szCs w:val="20"/>
                <w14:ligatures w14:val="none"/>
              </w:rPr>
              <w:t>Autel Robotics</w:t>
            </w:r>
          </w:p>
        </w:tc>
        <w:tc>
          <w:tcPr>
            <w:tcW w:w="2410" w:type="dxa"/>
            <w:noWrap/>
            <w:hideMark/>
          </w:tcPr>
          <w:p w14:paraId="61EB88A6" w14:textId="77777777" w:rsidR="00AF7147" w:rsidRPr="00AF7147" w:rsidRDefault="00AF7147" w:rsidP="004958E1">
            <w:pPr>
              <w:spacing w:beforeLines="60" w:before="144" w:afterLines="60" w:after="144"/>
              <w:jc w:val="center"/>
              <w:cnfStyle w:val="000000000000" w:firstRow="0" w:lastRow="0" w:firstColumn="0" w:lastColumn="0" w:oddVBand="0" w:evenVBand="0" w:oddHBand="0" w:evenHBand="0" w:firstRowFirstColumn="0" w:firstRowLastColumn="0" w:lastRowFirstColumn="0" w:lastRowLastColumn="0"/>
              <w:rPr>
                <w:rFonts w:cs="Arial"/>
                <w:color w:val="000000"/>
                <w:szCs w:val="20"/>
                <w14:ligatures w14:val="none"/>
              </w:rPr>
            </w:pPr>
            <w:r w:rsidRPr="00AF7147">
              <w:rPr>
                <w:rFonts w:cs="Arial"/>
                <w:color w:val="000000"/>
                <w:szCs w:val="20"/>
                <w14:ligatures w14:val="none"/>
              </w:rPr>
              <w:t>Bothell, USA</w:t>
            </w:r>
          </w:p>
        </w:tc>
        <w:tc>
          <w:tcPr>
            <w:tcW w:w="1559" w:type="dxa"/>
            <w:noWrap/>
            <w:hideMark/>
          </w:tcPr>
          <w:p w14:paraId="23E625BE" w14:textId="77777777" w:rsidR="00AF7147" w:rsidRPr="00AF7147" w:rsidRDefault="00AF7147" w:rsidP="004958E1">
            <w:pPr>
              <w:spacing w:beforeLines="60" w:before="144" w:afterLines="60" w:after="144"/>
              <w:jc w:val="center"/>
              <w:cnfStyle w:val="000000000000" w:firstRow="0" w:lastRow="0" w:firstColumn="0" w:lastColumn="0" w:oddVBand="0" w:evenVBand="0" w:oddHBand="0" w:evenHBand="0" w:firstRowFirstColumn="0" w:firstRowLastColumn="0" w:lastRowFirstColumn="0" w:lastRowLastColumn="0"/>
              <w:rPr>
                <w:rFonts w:cs="Arial"/>
                <w:color w:val="000000"/>
                <w:szCs w:val="20"/>
                <w14:ligatures w14:val="none"/>
              </w:rPr>
            </w:pPr>
            <w:r w:rsidRPr="00AF7147">
              <w:rPr>
                <w:rFonts w:cs="Arial"/>
                <w:color w:val="000000"/>
                <w:szCs w:val="20"/>
                <w14:ligatures w14:val="none"/>
              </w:rPr>
              <w:t>2014</w:t>
            </w:r>
          </w:p>
        </w:tc>
        <w:tc>
          <w:tcPr>
            <w:tcW w:w="1891" w:type="dxa"/>
            <w:noWrap/>
            <w:hideMark/>
          </w:tcPr>
          <w:p w14:paraId="4F42B0E8" w14:textId="77777777" w:rsidR="00AF7147" w:rsidRPr="00AF7147" w:rsidRDefault="00AF7147" w:rsidP="004958E1">
            <w:pPr>
              <w:spacing w:beforeLines="60" w:before="144" w:afterLines="60" w:after="144"/>
              <w:jc w:val="center"/>
              <w:cnfStyle w:val="000000000000" w:firstRow="0" w:lastRow="0" w:firstColumn="0" w:lastColumn="0" w:oddVBand="0" w:evenVBand="0" w:oddHBand="0" w:evenHBand="0" w:firstRowFirstColumn="0" w:firstRowLastColumn="0" w:lastRowFirstColumn="0" w:lastRowLastColumn="0"/>
              <w:rPr>
                <w:rFonts w:cs="Arial"/>
                <w:color w:val="000000"/>
                <w:szCs w:val="20"/>
                <w14:ligatures w14:val="none"/>
              </w:rPr>
            </w:pPr>
            <w:r w:rsidRPr="00AF7147">
              <w:rPr>
                <w:rFonts w:cs="Arial"/>
                <w:color w:val="000000"/>
                <w:szCs w:val="20"/>
                <w14:ligatures w14:val="none"/>
              </w:rPr>
              <w:t>0.60%</w:t>
            </w:r>
          </w:p>
        </w:tc>
      </w:tr>
      <w:tr w:rsidR="00AF7147" w:rsidRPr="00AF7147" w14:paraId="19DD8BFE" w14:textId="77777777" w:rsidTr="00AF7147">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851" w:type="dxa"/>
            <w:noWrap/>
            <w:hideMark/>
          </w:tcPr>
          <w:p w14:paraId="5326D80E" w14:textId="77777777" w:rsidR="00AF7147" w:rsidRPr="00AF7147" w:rsidRDefault="00AF7147" w:rsidP="004958E1">
            <w:pPr>
              <w:spacing w:beforeLines="60" w:before="144" w:afterLines="60" w:after="144"/>
              <w:rPr>
                <w:rFonts w:cs="Arial"/>
                <w:color w:val="000000"/>
                <w:szCs w:val="20"/>
                <w14:ligatures w14:val="none"/>
              </w:rPr>
            </w:pPr>
            <w:r w:rsidRPr="00AF7147">
              <w:rPr>
                <w:rFonts w:cs="Arial"/>
                <w:color w:val="000000"/>
                <w:szCs w:val="20"/>
                <w14:ligatures w14:val="none"/>
              </w:rPr>
              <w:t>7</w:t>
            </w:r>
          </w:p>
        </w:tc>
        <w:tc>
          <w:tcPr>
            <w:tcW w:w="2268" w:type="dxa"/>
            <w:noWrap/>
            <w:hideMark/>
          </w:tcPr>
          <w:p w14:paraId="143B739F" w14:textId="77777777" w:rsidR="00AF7147" w:rsidRPr="00AF7147" w:rsidRDefault="00AF7147" w:rsidP="004958E1">
            <w:pPr>
              <w:spacing w:beforeLines="60" w:before="144" w:afterLines="60" w:after="144"/>
              <w:cnfStyle w:val="000000100000" w:firstRow="0" w:lastRow="0" w:firstColumn="0" w:lastColumn="0" w:oddVBand="0" w:evenVBand="0" w:oddHBand="1" w:evenHBand="0" w:firstRowFirstColumn="0" w:firstRowLastColumn="0" w:lastRowFirstColumn="0" w:lastRowLastColumn="0"/>
              <w:rPr>
                <w:rFonts w:cs="Arial"/>
                <w:color w:val="000000"/>
                <w:szCs w:val="20"/>
                <w14:ligatures w14:val="none"/>
              </w:rPr>
            </w:pPr>
            <w:r w:rsidRPr="00AF7147">
              <w:rPr>
                <w:rFonts w:cs="Arial"/>
                <w:color w:val="000000"/>
                <w:szCs w:val="20"/>
                <w14:ligatures w14:val="none"/>
              </w:rPr>
              <w:t>Skydio</w:t>
            </w:r>
          </w:p>
        </w:tc>
        <w:tc>
          <w:tcPr>
            <w:tcW w:w="2410" w:type="dxa"/>
            <w:noWrap/>
            <w:hideMark/>
          </w:tcPr>
          <w:p w14:paraId="47CF48C4" w14:textId="77777777" w:rsidR="00AF7147" w:rsidRPr="00AF7147" w:rsidRDefault="00AF7147" w:rsidP="004958E1">
            <w:pPr>
              <w:spacing w:beforeLines="60" w:before="144" w:afterLines="60" w:after="144"/>
              <w:jc w:val="center"/>
              <w:cnfStyle w:val="000000100000" w:firstRow="0" w:lastRow="0" w:firstColumn="0" w:lastColumn="0" w:oddVBand="0" w:evenVBand="0" w:oddHBand="1" w:evenHBand="0" w:firstRowFirstColumn="0" w:firstRowLastColumn="0" w:lastRowFirstColumn="0" w:lastRowLastColumn="0"/>
              <w:rPr>
                <w:rFonts w:cs="Arial"/>
                <w:color w:val="000000"/>
                <w:szCs w:val="20"/>
                <w14:ligatures w14:val="none"/>
              </w:rPr>
            </w:pPr>
            <w:r w:rsidRPr="00AF7147">
              <w:rPr>
                <w:rFonts w:cs="Arial"/>
                <w:color w:val="000000"/>
                <w:szCs w:val="20"/>
                <w14:ligatures w14:val="none"/>
              </w:rPr>
              <w:t>Redwood City, USA</w:t>
            </w:r>
          </w:p>
        </w:tc>
        <w:tc>
          <w:tcPr>
            <w:tcW w:w="1559" w:type="dxa"/>
            <w:noWrap/>
            <w:hideMark/>
          </w:tcPr>
          <w:p w14:paraId="76277545" w14:textId="77777777" w:rsidR="00AF7147" w:rsidRPr="00AF7147" w:rsidRDefault="00AF7147" w:rsidP="004958E1">
            <w:pPr>
              <w:spacing w:beforeLines="60" w:before="144" w:afterLines="60" w:after="144"/>
              <w:jc w:val="center"/>
              <w:cnfStyle w:val="000000100000" w:firstRow="0" w:lastRow="0" w:firstColumn="0" w:lastColumn="0" w:oddVBand="0" w:evenVBand="0" w:oddHBand="1" w:evenHBand="0" w:firstRowFirstColumn="0" w:firstRowLastColumn="0" w:lastRowFirstColumn="0" w:lastRowLastColumn="0"/>
              <w:rPr>
                <w:rFonts w:cs="Arial"/>
                <w:color w:val="000000"/>
                <w:szCs w:val="20"/>
                <w14:ligatures w14:val="none"/>
              </w:rPr>
            </w:pPr>
            <w:r w:rsidRPr="00AF7147">
              <w:rPr>
                <w:rFonts w:cs="Arial"/>
                <w:color w:val="000000"/>
                <w:szCs w:val="20"/>
                <w14:ligatures w14:val="none"/>
              </w:rPr>
              <w:t>2014</w:t>
            </w:r>
          </w:p>
        </w:tc>
        <w:tc>
          <w:tcPr>
            <w:tcW w:w="1891" w:type="dxa"/>
            <w:noWrap/>
            <w:hideMark/>
          </w:tcPr>
          <w:p w14:paraId="62CAD1C0" w14:textId="77777777" w:rsidR="00AF7147" w:rsidRPr="00AF7147" w:rsidRDefault="00AF7147" w:rsidP="004958E1">
            <w:pPr>
              <w:spacing w:beforeLines="60" w:before="144" w:afterLines="60" w:after="144"/>
              <w:jc w:val="center"/>
              <w:cnfStyle w:val="000000100000" w:firstRow="0" w:lastRow="0" w:firstColumn="0" w:lastColumn="0" w:oddVBand="0" w:evenVBand="0" w:oddHBand="1" w:evenHBand="0" w:firstRowFirstColumn="0" w:firstRowLastColumn="0" w:lastRowFirstColumn="0" w:lastRowLastColumn="0"/>
              <w:rPr>
                <w:rFonts w:cs="Arial"/>
                <w:color w:val="000000"/>
                <w:szCs w:val="20"/>
                <w14:ligatures w14:val="none"/>
              </w:rPr>
            </w:pPr>
            <w:r w:rsidRPr="00AF7147">
              <w:rPr>
                <w:rFonts w:cs="Arial"/>
                <w:color w:val="000000"/>
                <w:szCs w:val="20"/>
                <w14:ligatures w14:val="none"/>
              </w:rPr>
              <w:t>0.30%</w:t>
            </w:r>
          </w:p>
        </w:tc>
      </w:tr>
      <w:tr w:rsidR="00AF7147" w:rsidRPr="00AF7147" w14:paraId="3A7D71C2" w14:textId="77777777" w:rsidTr="00AF7147">
        <w:trPr>
          <w:trHeight w:val="253"/>
        </w:trPr>
        <w:tc>
          <w:tcPr>
            <w:cnfStyle w:val="001000000000" w:firstRow="0" w:lastRow="0" w:firstColumn="1" w:lastColumn="0" w:oddVBand="0" w:evenVBand="0" w:oddHBand="0" w:evenHBand="0" w:firstRowFirstColumn="0" w:firstRowLastColumn="0" w:lastRowFirstColumn="0" w:lastRowLastColumn="0"/>
            <w:tcW w:w="851" w:type="dxa"/>
            <w:noWrap/>
            <w:hideMark/>
          </w:tcPr>
          <w:p w14:paraId="63504F8F" w14:textId="77777777" w:rsidR="00AF7147" w:rsidRPr="00AF7147" w:rsidRDefault="00AF7147" w:rsidP="004958E1">
            <w:pPr>
              <w:spacing w:beforeLines="60" w:before="144" w:afterLines="60" w:after="144"/>
              <w:rPr>
                <w:rFonts w:cs="Arial"/>
                <w:color w:val="000000"/>
                <w:szCs w:val="20"/>
                <w14:ligatures w14:val="none"/>
              </w:rPr>
            </w:pPr>
            <w:r w:rsidRPr="00AF7147">
              <w:rPr>
                <w:rFonts w:cs="Arial"/>
                <w:color w:val="000000"/>
                <w:szCs w:val="20"/>
                <w14:ligatures w14:val="none"/>
              </w:rPr>
              <w:t>8</w:t>
            </w:r>
          </w:p>
        </w:tc>
        <w:tc>
          <w:tcPr>
            <w:tcW w:w="2268" w:type="dxa"/>
            <w:noWrap/>
            <w:hideMark/>
          </w:tcPr>
          <w:p w14:paraId="1B091B4F" w14:textId="77777777" w:rsidR="00AF7147" w:rsidRPr="00AF7147" w:rsidRDefault="00AF7147" w:rsidP="004958E1">
            <w:pPr>
              <w:spacing w:beforeLines="60" w:before="144" w:afterLines="60" w:after="144"/>
              <w:cnfStyle w:val="000000000000" w:firstRow="0" w:lastRow="0" w:firstColumn="0" w:lastColumn="0" w:oddVBand="0" w:evenVBand="0" w:oddHBand="0" w:evenHBand="0" w:firstRowFirstColumn="0" w:firstRowLastColumn="0" w:lastRowFirstColumn="0" w:lastRowLastColumn="0"/>
              <w:rPr>
                <w:rFonts w:cs="Arial"/>
                <w:color w:val="000000"/>
                <w:szCs w:val="20"/>
                <w14:ligatures w14:val="none"/>
              </w:rPr>
            </w:pPr>
            <w:r w:rsidRPr="00AF7147">
              <w:rPr>
                <w:rFonts w:cs="Arial"/>
                <w:color w:val="000000"/>
                <w:szCs w:val="20"/>
                <w14:ligatures w14:val="none"/>
              </w:rPr>
              <w:t>SenseFly</w:t>
            </w:r>
          </w:p>
        </w:tc>
        <w:tc>
          <w:tcPr>
            <w:tcW w:w="2410" w:type="dxa"/>
            <w:noWrap/>
            <w:hideMark/>
          </w:tcPr>
          <w:p w14:paraId="476970ED" w14:textId="77777777" w:rsidR="00AF7147" w:rsidRPr="00AF7147" w:rsidRDefault="00AF7147" w:rsidP="004958E1">
            <w:pPr>
              <w:spacing w:beforeLines="60" w:before="144" w:afterLines="60" w:after="144"/>
              <w:jc w:val="center"/>
              <w:cnfStyle w:val="000000000000" w:firstRow="0" w:lastRow="0" w:firstColumn="0" w:lastColumn="0" w:oddVBand="0" w:evenVBand="0" w:oddHBand="0" w:evenHBand="0" w:firstRowFirstColumn="0" w:firstRowLastColumn="0" w:lastRowFirstColumn="0" w:lastRowLastColumn="0"/>
              <w:rPr>
                <w:rFonts w:cs="Arial"/>
                <w:color w:val="000000"/>
                <w:szCs w:val="20"/>
                <w14:ligatures w14:val="none"/>
              </w:rPr>
            </w:pPr>
            <w:r w:rsidRPr="00AF7147">
              <w:rPr>
                <w:rFonts w:cs="Arial"/>
                <w:color w:val="000000"/>
                <w:szCs w:val="20"/>
                <w14:ligatures w14:val="none"/>
              </w:rPr>
              <w:t>Lausanne, Switzerland</w:t>
            </w:r>
          </w:p>
        </w:tc>
        <w:tc>
          <w:tcPr>
            <w:tcW w:w="1559" w:type="dxa"/>
            <w:noWrap/>
            <w:hideMark/>
          </w:tcPr>
          <w:p w14:paraId="331E1C06" w14:textId="77777777" w:rsidR="00AF7147" w:rsidRPr="00AF7147" w:rsidRDefault="00AF7147" w:rsidP="004958E1">
            <w:pPr>
              <w:spacing w:beforeLines="60" w:before="144" w:afterLines="60" w:after="144"/>
              <w:jc w:val="center"/>
              <w:cnfStyle w:val="000000000000" w:firstRow="0" w:lastRow="0" w:firstColumn="0" w:lastColumn="0" w:oddVBand="0" w:evenVBand="0" w:oddHBand="0" w:evenHBand="0" w:firstRowFirstColumn="0" w:firstRowLastColumn="0" w:lastRowFirstColumn="0" w:lastRowLastColumn="0"/>
              <w:rPr>
                <w:rFonts w:cs="Arial"/>
                <w:color w:val="000000"/>
                <w:szCs w:val="20"/>
                <w14:ligatures w14:val="none"/>
              </w:rPr>
            </w:pPr>
            <w:r w:rsidRPr="00AF7147">
              <w:rPr>
                <w:rFonts w:cs="Arial"/>
                <w:color w:val="000000"/>
                <w:szCs w:val="20"/>
                <w14:ligatures w14:val="none"/>
              </w:rPr>
              <w:t>2009</w:t>
            </w:r>
          </w:p>
        </w:tc>
        <w:tc>
          <w:tcPr>
            <w:tcW w:w="1891" w:type="dxa"/>
            <w:noWrap/>
            <w:hideMark/>
          </w:tcPr>
          <w:p w14:paraId="2525E98C" w14:textId="77777777" w:rsidR="00AF7147" w:rsidRPr="00AF7147" w:rsidRDefault="00AF7147" w:rsidP="004958E1">
            <w:pPr>
              <w:spacing w:beforeLines="60" w:before="144" w:afterLines="60" w:after="144"/>
              <w:jc w:val="center"/>
              <w:cnfStyle w:val="000000000000" w:firstRow="0" w:lastRow="0" w:firstColumn="0" w:lastColumn="0" w:oddVBand="0" w:evenVBand="0" w:oddHBand="0" w:evenHBand="0" w:firstRowFirstColumn="0" w:firstRowLastColumn="0" w:lastRowFirstColumn="0" w:lastRowLastColumn="0"/>
              <w:rPr>
                <w:rFonts w:cs="Arial"/>
                <w:color w:val="000000"/>
                <w:szCs w:val="20"/>
                <w14:ligatures w14:val="none"/>
              </w:rPr>
            </w:pPr>
            <w:r w:rsidRPr="00AF7147">
              <w:rPr>
                <w:rFonts w:cs="Arial"/>
                <w:color w:val="000000"/>
                <w:szCs w:val="20"/>
                <w14:ligatures w14:val="none"/>
              </w:rPr>
              <w:t>0.20%</w:t>
            </w:r>
          </w:p>
        </w:tc>
      </w:tr>
      <w:tr w:rsidR="00AF7147" w:rsidRPr="00AF7147" w14:paraId="3FA91AA2" w14:textId="77777777" w:rsidTr="00AF7147">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851" w:type="dxa"/>
            <w:noWrap/>
            <w:hideMark/>
          </w:tcPr>
          <w:p w14:paraId="7981E768" w14:textId="77777777" w:rsidR="00AF7147" w:rsidRPr="00AF7147" w:rsidRDefault="00AF7147" w:rsidP="004958E1">
            <w:pPr>
              <w:spacing w:beforeLines="60" w:before="144" w:afterLines="60" w:after="144"/>
              <w:rPr>
                <w:rFonts w:cs="Arial"/>
                <w:color w:val="000000"/>
                <w:szCs w:val="20"/>
                <w14:ligatures w14:val="none"/>
              </w:rPr>
            </w:pPr>
            <w:r w:rsidRPr="00AF7147">
              <w:rPr>
                <w:rFonts w:cs="Arial"/>
                <w:color w:val="000000"/>
                <w:szCs w:val="20"/>
                <w14:ligatures w14:val="none"/>
              </w:rPr>
              <w:t>9</w:t>
            </w:r>
          </w:p>
        </w:tc>
        <w:tc>
          <w:tcPr>
            <w:tcW w:w="2268" w:type="dxa"/>
            <w:noWrap/>
            <w:hideMark/>
          </w:tcPr>
          <w:p w14:paraId="07976903" w14:textId="77777777" w:rsidR="00AF7147" w:rsidRPr="00AF7147" w:rsidRDefault="00AF7147" w:rsidP="004958E1">
            <w:pPr>
              <w:spacing w:beforeLines="60" w:before="144" w:afterLines="60" w:after="144"/>
              <w:cnfStyle w:val="000000100000" w:firstRow="0" w:lastRow="0" w:firstColumn="0" w:lastColumn="0" w:oddVBand="0" w:evenVBand="0" w:oddHBand="1" w:evenHBand="0" w:firstRowFirstColumn="0" w:firstRowLastColumn="0" w:lastRowFirstColumn="0" w:lastRowLastColumn="0"/>
              <w:rPr>
                <w:rFonts w:cs="Arial"/>
                <w:color w:val="000000"/>
                <w:szCs w:val="20"/>
                <w14:ligatures w14:val="none"/>
              </w:rPr>
            </w:pPr>
            <w:r w:rsidRPr="00AF7147">
              <w:rPr>
                <w:rFonts w:cs="Arial"/>
                <w:color w:val="000000"/>
                <w:szCs w:val="20"/>
                <w14:ligatures w14:val="none"/>
              </w:rPr>
              <w:t>Kespry</w:t>
            </w:r>
          </w:p>
        </w:tc>
        <w:tc>
          <w:tcPr>
            <w:tcW w:w="2410" w:type="dxa"/>
            <w:noWrap/>
            <w:hideMark/>
          </w:tcPr>
          <w:p w14:paraId="56A43EAD" w14:textId="77777777" w:rsidR="00AF7147" w:rsidRPr="00AF7147" w:rsidRDefault="00AF7147" w:rsidP="004958E1">
            <w:pPr>
              <w:spacing w:beforeLines="60" w:before="144" w:afterLines="60" w:after="144"/>
              <w:jc w:val="center"/>
              <w:cnfStyle w:val="000000100000" w:firstRow="0" w:lastRow="0" w:firstColumn="0" w:lastColumn="0" w:oddVBand="0" w:evenVBand="0" w:oddHBand="1" w:evenHBand="0" w:firstRowFirstColumn="0" w:firstRowLastColumn="0" w:lastRowFirstColumn="0" w:lastRowLastColumn="0"/>
              <w:rPr>
                <w:rFonts w:cs="Arial"/>
                <w:color w:val="000000"/>
                <w:szCs w:val="20"/>
                <w14:ligatures w14:val="none"/>
              </w:rPr>
            </w:pPr>
            <w:r w:rsidRPr="00AF7147">
              <w:rPr>
                <w:rFonts w:cs="Arial"/>
                <w:color w:val="000000"/>
                <w:szCs w:val="20"/>
                <w14:ligatures w14:val="none"/>
              </w:rPr>
              <w:t>Menlo Park, USA</w:t>
            </w:r>
          </w:p>
        </w:tc>
        <w:tc>
          <w:tcPr>
            <w:tcW w:w="1559" w:type="dxa"/>
            <w:noWrap/>
            <w:hideMark/>
          </w:tcPr>
          <w:p w14:paraId="76056197" w14:textId="77777777" w:rsidR="00AF7147" w:rsidRPr="00AF7147" w:rsidRDefault="00AF7147" w:rsidP="004958E1">
            <w:pPr>
              <w:spacing w:beforeLines="60" w:before="144" w:afterLines="60" w:after="144"/>
              <w:jc w:val="center"/>
              <w:cnfStyle w:val="000000100000" w:firstRow="0" w:lastRow="0" w:firstColumn="0" w:lastColumn="0" w:oddVBand="0" w:evenVBand="0" w:oddHBand="1" w:evenHBand="0" w:firstRowFirstColumn="0" w:firstRowLastColumn="0" w:lastRowFirstColumn="0" w:lastRowLastColumn="0"/>
              <w:rPr>
                <w:rFonts w:cs="Arial"/>
                <w:color w:val="000000"/>
                <w:szCs w:val="20"/>
                <w14:ligatures w14:val="none"/>
              </w:rPr>
            </w:pPr>
            <w:r w:rsidRPr="00AF7147">
              <w:rPr>
                <w:rFonts w:cs="Arial"/>
                <w:color w:val="000000"/>
                <w:szCs w:val="20"/>
                <w14:ligatures w14:val="none"/>
              </w:rPr>
              <w:t>2013</w:t>
            </w:r>
          </w:p>
        </w:tc>
        <w:tc>
          <w:tcPr>
            <w:tcW w:w="1891" w:type="dxa"/>
            <w:noWrap/>
            <w:hideMark/>
          </w:tcPr>
          <w:p w14:paraId="477DC987" w14:textId="77777777" w:rsidR="00AF7147" w:rsidRPr="00AF7147" w:rsidRDefault="00AF7147" w:rsidP="004958E1">
            <w:pPr>
              <w:spacing w:beforeLines="60" w:before="144" w:afterLines="60" w:after="144"/>
              <w:jc w:val="center"/>
              <w:cnfStyle w:val="000000100000" w:firstRow="0" w:lastRow="0" w:firstColumn="0" w:lastColumn="0" w:oddVBand="0" w:evenVBand="0" w:oddHBand="1" w:evenHBand="0" w:firstRowFirstColumn="0" w:firstRowLastColumn="0" w:lastRowFirstColumn="0" w:lastRowLastColumn="0"/>
              <w:rPr>
                <w:rFonts w:cs="Arial"/>
                <w:color w:val="000000"/>
                <w:szCs w:val="20"/>
                <w14:ligatures w14:val="none"/>
              </w:rPr>
            </w:pPr>
            <w:r w:rsidRPr="00AF7147">
              <w:rPr>
                <w:rFonts w:cs="Arial"/>
                <w:color w:val="000000"/>
                <w:szCs w:val="20"/>
                <w14:ligatures w14:val="none"/>
              </w:rPr>
              <w:t>0.10%</w:t>
            </w:r>
          </w:p>
        </w:tc>
      </w:tr>
      <w:tr w:rsidR="00AF7147" w:rsidRPr="00AF7147" w14:paraId="2197B0DD" w14:textId="77777777" w:rsidTr="00AF7147">
        <w:trPr>
          <w:trHeight w:val="253"/>
        </w:trPr>
        <w:tc>
          <w:tcPr>
            <w:cnfStyle w:val="001000000000" w:firstRow="0" w:lastRow="0" w:firstColumn="1" w:lastColumn="0" w:oddVBand="0" w:evenVBand="0" w:oddHBand="0" w:evenHBand="0" w:firstRowFirstColumn="0" w:firstRowLastColumn="0" w:lastRowFirstColumn="0" w:lastRowLastColumn="0"/>
            <w:tcW w:w="851" w:type="dxa"/>
            <w:noWrap/>
            <w:hideMark/>
          </w:tcPr>
          <w:p w14:paraId="556F837B" w14:textId="77777777" w:rsidR="00AF7147" w:rsidRPr="00AF7147" w:rsidRDefault="00AF7147" w:rsidP="004958E1">
            <w:pPr>
              <w:spacing w:beforeLines="60" w:before="144" w:afterLines="60" w:after="144"/>
              <w:rPr>
                <w:rFonts w:cs="Arial"/>
                <w:color w:val="000000"/>
                <w:szCs w:val="20"/>
                <w14:ligatures w14:val="none"/>
              </w:rPr>
            </w:pPr>
            <w:r w:rsidRPr="00AF7147">
              <w:rPr>
                <w:rFonts w:cs="Arial"/>
                <w:color w:val="000000"/>
                <w:szCs w:val="20"/>
                <w14:ligatures w14:val="none"/>
              </w:rPr>
              <w:t>10</w:t>
            </w:r>
          </w:p>
        </w:tc>
        <w:tc>
          <w:tcPr>
            <w:tcW w:w="2268" w:type="dxa"/>
            <w:noWrap/>
            <w:hideMark/>
          </w:tcPr>
          <w:p w14:paraId="3213DC3A" w14:textId="77777777" w:rsidR="00AF7147" w:rsidRPr="00AF7147" w:rsidRDefault="00AF7147" w:rsidP="004958E1">
            <w:pPr>
              <w:spacing w:beforeLines="60" w:before="144" w:afterLines="60" w:after="144"/>
              <w:cnfStyle w:val="000000000000" w:firstRow="0" w:lastRow="0" w:firstColumn="0" w:lastColumn="0" w:oddVBand="0" w:evenVBand="0" w:oddHBand="0" w:evenHBand="0" w:firstRowFirstColumn="0" w:firstRowLastColumn="0" w:lastRowFirstColumn="0" w:lastRowLastColumn="0"/>
              <w:rPr>
                <w:rFonts w:cs="Arial"/>
                <w:color w:val="000000"/>
                <w:szCs w:val="20"/>
                <w14:ligatures w14:val="none"/>
              </w:rPr>
            </w:pPr>
            <w:r w:rsidRPr="00AF7147">
              <w:rPr>
                <w:rFonts w:cs="Arial"/>
                <w:color w:val="000000"/>
                <w:szCs w:val="20"/>
                <w14:ligatures w14:val="none"/>
              </w:rPr>
              <w:t>AeroVironment</w:t>
            </w:r>
          </w:p>
        </w:tc>
        <w:tc>
          <w:tcPr>
            <w:tcW w:w="2410" w:type="dxa"/>
            <w:noWrap/>
            <w:hideMark/>
          </w:tcPr>
          <w:p w14:paraId="3EF46F0B" w14:textId="77777777" w:rsidR="00AF7147" w:rsidRPr="00AF7147" w:rsidRDefault="00AF7147" w:rsidP="004958E1">
            <w:pPr>
              <w:spacing w:beforeLines="60" w:before="144" w:afterLines="60" w:after="144"/>
              <w:jc w:val="center"/>
              <w:cnfStyle w:val="000000000000" w:firstRow="0" w:lastRow="0" w:firstColumn="0" w:lastColumn="0" w:oddVBand="0" w:evenVBand="0" w:oddHBand="0" w:evenHBand="0" w:firstRowFirstColumn="0" w:firstRowLastColumn="0" w:lastRowFirstColumn="0" w:lastRowLastColumn="0"/>
              <w:rPr>
                <w:rFonts w:cs="Arial"/>
                <w:color w:val="000000"/>
                <w:szCs w:val="20"/>
                <w14:ligatures w14:val="none"/>
              </w:rPr>
            </w:pPr>
            <w:r w:rsidRPr="00AF7147">
              <w:rPr>
                <w:rFonts w:cs="Arial"/>
                <w:color w:val="000000"/>
                <w:szCs w:val="20"/>
                <w14:ligatures w14:val="none"/>
              </w:rPr>
              <w:t>Simi Valley, USA</w:t>
            </w:r>
          </w:p>
        </w:tc>
        <w:tc>
          <w:tcPr>
            <w:tcW w:w="1559" w:type="dxa"/>
            <w:noWrap/>
            <w:hideMark/>
          </w:tcPr>
          <w:p w14:paraId="4254C7E5" w14:textId="77777777" w:rsidR="00AF7147" w:rsidRPr="00AF7147" w:rsidRDefault="00AF7147" w:rsidP="004958E1">
            <w:pPr>
              <w:spacing w:beforeLines="60" w:before="144" w:afterLines="60" w:after="144"/>
              <w:jc w:val="center"/>
              <w:cnfStyle w:val="000000000000" w:firstRow="0" w:lastRow="0" w:firstColumn="0" w:lastColumn="0" w:oddVBand="0" w:evenVBand="0" w:oddHBand="0" w:evenHBand="0" w:firstRowFirstColumn="0" w:firstRowLastColumn="0" w:lastRowFirstColumn="0" w:lastRowLastColumn="0"/>
              <w:rPr>
                <w:rFonts w:cs="Arial"/>
                <w:color w:val="000000"/>
                <w:szCs w:val="20"/>
                <w14:ligatures w14:val="none"/>
              </w:rPr>
            </w:pPr>
            <w:r w:rsidRPr="00AF7147">
              <w:rPr>
                <w:rFonts w:cs="Arial"/>
                <w:color w:val="000000"/>
                <w:szCs w:val="20"/>
                <w14:ligatures w14:val="none"/>
              </w:rPr>
              <w:t>1971</w:t>
            </w:r>
          </w:p>
        </w:tc>
        <w:tc>
          <w:tcPr>
            <w:tcW w:w="1891" w:type="dxa"/>
            <w:noWrap/>
            <w:hideMark/>
          </w:tcPr>
          <w:p w14:paraId="4985804C" w14:textId="77777777" w:rsidR="00AF7147" w:rsidRPr="00AF7147" w:rsidRDefault="00AF7147" w:rsidP="004958E1">
            <w:pPr>
              <w:spacing w:beforeLines="60" w:before="144" w:afterLines="60" w:after="144"/>
              <w:jc w:val="center"/>
              <w:cnfStyle w:val="000000000000" w:firstRow="0" w:lastRow="0" w:firstColumn="0" w:lastColumn="0" w:oddVBand="0" w:evenVBand="0" w:oddHBand="0" w:evenHBand="0" w:firstRowFirstColumn="0" w:firstRowLastColumn="0" w:lastRowFirstColumn="0" w:lastRowLastColumn="0"/>
              <w:rPr>
                <w:rFonts w:cs="Arial"/>
                <w:color w:val="000000"/>
                <w:szCs w:val="20"/>
                <w14:ligatures w14:val="none"/>
              </w:rPr>
            </w:pPr>
            <w:r w:rsidRPr="00AF7147">
              <w:rPr>
                <w:rFonts w:cs="Arial"/>
                <w:color w:val="000000"/>
                <w:szCs w:val="20"/>
                <w14:ligatures w14:val="none"/>
              </w:rPr>
              <w:t>0.10%</w:t>
            </w:r>
          </w:p>
        </w:tc>
      </w:tr>
    </w:tbl>
    <w:p w14:paraId="13B368D7" w14:textId="77777777" w:rsidR="00AF7147" w:rsidRPr="00AF7147" w:rsidRDefault="00AF7147" w:rsidP="00AF7147">
      <w:pPr>
        <w:rPr>
          <w:lang w:val="en-US"/>
        </w:rPr>
      </w:pPr>
    </w:p>
    <w:p w14:paraId="38ADBCBD" w14:textId="4853BDED" w:rsidR="004958E1" w:rsidRDefault="004958E1" w:rsidP="004958E1">
      <w:r>
        <w:t>Source: Dronelife</w:t>
      </w:r>
      <w:r>
        <w:rPr>
          <w:rStyle w:val="FootnoteReference"/>
        </w:rPr>
        <w:footnoteReference w:id="20"/>
      </w:r>
    </w:p>
    <w:p w14:paraId="0F392182" w14:textId="77777777" w:rsidR="004958E1" w:rsidRDefault="004958E1" w:rsidP="004958E1"/>
    <w:bookmarkEnd w:id="356"/>
    <w:p w14:paraId="5E368863" w14:textId="495746F0" w:rsidR="00D62C4E" w:rsidRDefault="00E17A40" w:rsidP="00E17A40">
      <w:pPr>
        <w:pStyle w:val="Heading2"/>
      </w:pPr>
      <w:r>
        <w:t>Analysis of DJI Alternatives</w:t>
      </w:r>
    </w:p>
    <w:p w14:paraId="7D40209F" w14:textId="17DE9E76" w:rsidR="00E17A40" w:rsidRPr="00E17A40" w:rsidRDefault="00E17A40" w:rsidP="00E17A40">
      <w:pPr>
        <w:spacing w:before="100" w:beforeAutospacing="1" w:after="100" w:afterAutospacing="1"/>
        <w:rPr>
          <w:rFonts w:cs="Arial"/>
          <w:szCs w:val="20"/>
          <w14:ligatures w14:val="none"/>
        </w:rPr>
      </w:pPr>
      <w:r w:rsidRPr="00E17A40">
        <w:rPr>
          <w:rFonts w:cs="Arial"/>
          <w:szCs w:val="20"/>
          <w14:ligatures w14:val="none"/>
        </w:rPr>
        <w:t>The FAA’s new Beyond Visual Line of Sight (BVLOS) rules double drone coverage per unit, offsetting higher US hardware costs and removing reliance on DJI.With Skydio Dock (U</w:t>
      </w:r>
      <w:r>
        <w:rPr>
          <w:rFonts w:cs="Arial"/>
          <w:szCs w:val="20"/>
          <w14:ligatures w14:val="none"/>
        </w:rPr>
        <w:t>S</w:t>
      </w:r>
      <w:r w:rsidRPr="00E17A40">
        <w:rPr>
          <w:rFonts w:cs="Arial"/>
          <w:szCs w:val="20"/>
          <w14:ligatures w14:val="none"/>
        </w:rPr>
        <w:t>), Polybee can cover 200 hectares of spinach and broccoli annually, generating US 20</w:t>
      </w:r>
      <w:r w:rsidR="00A82E6A">
        <w:rPr>
          <w:rFonts w:cs="Arial"/>
          <w:szCs w:val="20"/>
          <w14:ligatures w14:val="none"/>
        </w:rPr>
        <w:t>0k</w:t>
      </w:r>
      <w:r w:rsidRPr="00E17A40">
        <w:rPr>
          <w:rFonts w:cs="Arial"/>
          <w:szCs w:val="20"/>
          <w14:ligatures w14:val="none"/>
        </w:rPr>
        <w:t xml:space="preserve"> over two years. Despite a higher capex of US</w:t>
      </w:r>
      <w:r>
        <w:rPr>
          <w:rFonts w:cs="Arial"/>
          <w:szCs w:val="20"/>
          <w14:ligatures w14:val="none"/>
        </w:rPr>
        <w:t xml:space="preserve"> 43k</w:t>
      </w:r>
      <w:r w:rsidRPr="00E17A40">
        <w:rPr>
          <w:rFonts w:cs="Arial"/>
          <w:szCs w:val="20"/>
          <w14:ligatures w14:val="none"/>
        </w:rPr>
        <w:t>, profitability is reached in 6.5 months—only slightly longer than with DJI.</w:t>
      </w:r>
    </w:p>
    <w:p w14:paraId="20307251" w14:textId="5BFAFB09" w:rsidR="00E17A40" w:rsidRPr="00E17A40" w:rsidRDefault="00E17A40" w:rsidP="00E17A40">
      <w:pPr>
        <w:spacing w:before="100" w:beforeAutospacing="1" w:after="100" w:afterAutospacing="1"/>
        <w:rPr>
          <w:rFonts w:cs="Arial"/>
          <w:szCs w:val="20"/>
          <w14:ligatures w14:val="none"/>
        </w:rPr>
      </w:pPr>
      <w:r w:rsidRPr="00E17A40">
        <w:rPr>
          <w:rFonts w:cs="Arial"/>
          <w:szCs w:val="20"/>
          <w14:ligatures w14:val="none"/>
        </w:rPr>
        <w:t>With Parrot drones</w:t>
      </w:r>
      <w:r>
        <w:rPr>
          <w:rFonts w:cs="Arial"/>
          <w:szCs w:val="20"/>
          <w14:ligatures w14:val="none"/>
        </w:rPr>
        <w:t xml:space="preserve"> (France)</w:t>
      </w:r>
      <w:r w:rsidRPr="00E17A40">
        <w:rPr>
          <w:rFonts w:cs="Arial"/>
          <w:szCs w:val="20"/>
          <w14:ligatures w14:val="none"/>
        </w:rPr>
        <w:t xml:space="preserve"> and Hextronics’ battery swapping system, the economics improve further. Covering the same 200 hectares, revenues remain US</w:t>
      </w:r>
      <w:r w:rsidR="00A82E6A">
        <w:rPr>
          <w:rFonts w:cs="Arial"/>
          <w:szCs w:val="20"/>
          <w14:ligatures w14:val="none"/>
        </w:rPr>
        <w:t xml:space="preserve"> </w:t>
      </w:r>
      <w:r w:rsidRPr="00E17A40">
        <w:rPr>
          <w:rFonts w:cs="Arial"/>
          <w:szCs w:val="20"/>
          <w14:ligatures w14:val="none"/>
        </w:rPr>
        <w:t>200</w:t>
      </w:r>
      <w:r w:rsidR="00A82E6A">
        <w:rPr>
          <w:rFonts w:cs="Arial"/>
          <w:szCs w:val="20"/>
          <w14:ligatures w14:val="none"/>
        </w:rPr>
        <w:t>k</w:t>
      </w:r>
      <w:r w:rsidRPr="00E17A40">
        <w:rPr>
          <w:rFonts w:cs="Arial"/>
          <w:szCs w:val="20"/>
          <w14:ligatures w14:val="none"/>
        </w:rPr>
        <w:t xml:space="preserve"> over two years, but with lower capex of </w:t>
      </w:r>
      <w:r>
        <w:rPr>
          <w:rFonts w:cs="Arial"/>
          <w:szCs w:val="20"/>
          <w14:ligatures w14:val="none"/>
        </w:rPr>
        <w:t xml:space="preserve">US 34k </w:t>
      </w:r>
      <w:r w:rsidRPr="00E17A40">
        <w:rPr>
          <w:rFonts w:cs="Arial"/>
          <w:szCs w:val="20"/>
          <w14:ligatures w14:val="none"/>
        </w:rPr>
        <w:t>and payback in 5.5 months. Automated battery swapping also enables continuous operations.</w:t>
      </w:r>
    </w:p>
    <w:p w14:paraId="38AFF4A5" w14:textId="57D741ED" w:rsidR="004958E1" w:rsidRPr="00E17A40" w:rsidRDefault="00E17A40" w:rsidP="00E17A40">
      <w:pPr>
        <w:spacing w:before="100" w:beforeAutospacing="1" w:after="100" w:afterAutospacing="1"/>
        <w:rPr>
          <w:rFonts w:cs="Arial"/>
          <w:szCs w:val="20"/>
          <w14:ligatures w14:val="none"/>
        </w:rPr>
      </w:pPr>
      <w:r w:rsidRPr="00E17A40">
        <w:rPr>
          <w:rFonts w:cs="Arial"/>
          <w:szCs w:val="20"/>
          <w14:ligatures w14:val="none"/>
        </w:rPr>
        <w:t xml:space="preserve">Both options show that Polybee’s business model is hardware-agnostic. While US-made systems cost more upfront, BVLOS rules expand service capacity, preserving margins and ensuring resilience </w:t>
      </w:r>
      <w:r w:rsidRPr="00E17A40">
        <w:rPr>
          <w:rFonts w:cs="Arial"/>
          <w:szCs w:val="20"/>
          <w14:ligatures w14:val="none"/>
        </w:rPr>
        <w:lastRenderedPageBreak/>
        <w:t>against trade restrictions. Polybee’s proprietary AI stack</w:t>
      </w:r>
      <w:r>
        <w:rPr>
          <w:rFonts w:cs="Arial"/>
          <w:szCs w:val="20"/>
          <w14:ligatures w14:val="none"/>
        </w:rPr>
        <w:t xml:space="preserve"> likely</w:t>
      </w:r>
      <w:r w:rsidRPr="00E17A40">
        <w:rPr>
          <w:rFonts w:cs="Arial"/>
          <w:szCs w:val="20"/>
          <w14:ligatures w14:val="none"/>
        </w:rPr>
        <w:t xml:space="preserve"> secures continuity regardless of platform choice.</w:t>
      </w:r>
    </w:p>
    <w:p w14:paraId="2BFF0176" w14:textId="482E70F3" w:rsidR="00893B38" w:rsidRPr="006B4DA3" w:rsidRDefault="00D26292" w:rsidP="0099048E">
      <w:pPr>
        <w:pStyle w:val="Heading2"/>
      </w:pPr>
      <w:r w:rsidRPr="006B4DA3">
        <w:t>Competitors</w:t>
      </w:r>
    </w:p>
    <w:p w14:paraId="38603CCA" w14:textId="77777777" w:rsidR="004958E1" w:rsidRDefault="004958E1">
      <w:pPr>
        <w:spacing w:after="160" w:line="278" w:lineRule="auto"/>
      </w:pPr>
    </w:p>
    <w:tbl>
      <w:tblPr>
        <w:tblStyle w:val="PlainTable2"/>
        <w:tblW w:w="0" w:type="auto"/>
        <w:tblLayout w:type="fixed"/>
        <w:tblLook w:val="04A0" w:firstRow="1" w:lastRow="0" w:firstColumn="1" w:lastColumn="0" w:noHBand="0" w:noVBand="1"/>
      </w:tblPr>
      <w:tblGrid>
        <w:gridCol w:w="1258"/>
        <w:gridCol w:w="1259"/>
        <w:gridCol w:w="1258"/>
        <w:gridCol w:w="1259"/>
        <w:gridCol w:w="1258"/>
        <w:gridCol w:w="1259"/>
        <w:gridCol w:w="1259"/>
      </w:tblGrid>
      <w:tr w:rsidR="004958E1" w:rsidRPr="004958E1" w14:paraId="2576E06B" w14:textId="77777777" w:rsidTr="004958E1">
        <w:trPr>
          <w:cnfStyle w:val="100000000000" w:firstRow="1" w:lastRow="0" w:firstColumn="0" w:lastColumn="0" w:oddVBand="0" w:evenVBand="0" w:oddHBand="0" w:evenHBand="0" w:firstRowFirstColumn="0" w:firstRowLastColumn="0" w:lastRowFirstColumn="0" w:lastRowLastColumn="0"/>
          <w:trHeight w:val="59"/>
        </w:trPr>
        <w:tc>
          <w:tcPr>
            <w:cnfStyle w:val="001000000000" w:firstRow="0" w:lastRow="0" w:firstColumn="1" w:lastColumn="0" w:oddVBand="0" w:evenVBand="0" w:oddHBand="0" w:evenHBand="0" w:firstRowFirstColumn="0" w:firstRowLastColumn="0" w:lastRowFirstColumn="0" w:lastRowLastColumn="0"/>
            <w:tcW w:w="1258" w:type="dxa"/>
            <w:hideMark/>
          </w:tcPr>
          <w:p w14:paraId="6AD750EE" w14:textId="77777777" w:rsidR="004958E1" w:rsidRPr="004958E1" w:rsidRDefault="004958E1" w:rsidP="004958E1">
            <w:pPr>
              <w:spacing w:beforeLines="60" w:before="144" w:afterLines="60" w:after="144"/>
              <w:rPr>
                <w:rFonts w:cs="Arial"/>
                <w:szCs w:val="20"/>
                <w14:ligatures w14:val="none"/>
              </w:rPr>
            </w:pPr>
            <w:r w:rsidRPr="004958E1">
              <w:rPr>
                <w:rFonts w:cs="Arial"/>
                <w:szCs w:val="20"/>
                <w14:ligatures w14:val="none"/>
              </w:rPr>
              <w:t>Company</w:t>
            </w:r>
          </w:p>
        </w:tc>
        <w:tc>
          <w:tcPr>
            <w:tcW w:w="1259" w:type="dxa"/>
            <w:hideMark/>
          </w:tcPr>
          <w:p w14:paraId="6148A35C" w14:textId="77777777" w:rsidR="004958E1" w:rsidRPr="004958E1" w:rsidRDefault="004958E1" w:rsidP="004958E1">
            <w:pPr>
              <w:spacing w:beforeLines="60" w:before="144" w:afterLines="60" w:after="144"/>
              <w:jc w:val="right"/>
              <w:cnfStyle w:val="100000000000" w:firstRow="1" w:lastRow="0" w:firstColumn="0" w:lastColumn="0" w:oddVBand="0" w:evenVBand="0" w:oddHBand="0" w:evenHBand="0" w:firstRowFirstColumn="0" w:firstRowLastColumn="0" w:lastRowFirstColumn="0" w:lastRowLastColumn="0"/>
              <w:rPr>
                <w:rFonts w:cs="Arial"/>
                <w:szCs w:val="20"/>
                <w14:ligatures w14:val="none"/>
              </w:rPr>
            </w:pPr>
            <w:r w:rsidRPr="004958E1">
              <w:rPr>
                <w:rFonts w:cs="Arial"/>
                <w:szCs w:val="20"/>
                <w14:ligatures w14:val="none"/>
              </w:rPr>
              <w:t>No. of Crops</w:t>
            </w:r>
          </w:p>
        </w:tc>
        <w:tc>
          <w:tcPr>
            <w:tcW w:w="1258" w:type="dxa"/>
            <w:hideMark/>
          </w:tcPr>
          <w:p w14:paraId="0909FA5C" w14:textId="74A45038" w:rsidR="004958E1" w:rsidRPr="004958E1" w:rsidRDefault="004958E1" w:rsidP="004958E1">
            <w:pPr>
              <w:spacing w:beforeLines="60" w:before="144" w:afterLines="60" w:after="144"/>
              <w:jc w:val="right"/>
              <w:cnfStyle w:val="100000000000" w:firstRow="1" w:lastRow="0" w:firstColumn="0" w:lastColumn="0" w:oddVBand="0" w:evenVBand="0" w:oddHBand="0" w:evenHBand="0" w:firstRowFirstColumn="0" w:firstRowLastColumn="0" w:lastRowFirstColumn="0" w:lastRowLastColumn="0"/>
              <w:rPr>
                <w:rFonts w:cs="Arial"/>
                <w:szCs w:val="20"/>
                <w14:ligatures w14:val="none"/>
              </w:rPr>
            </w:pPr>
            <w:r w:rsidRPr="004958E1">
              <w:rPr>
                <w:rFonts w:cs="Arial"/>
                <w:szCs w:val="20"/>
                <w14:ligatures w14:val="none"/>
              </w:rPr>
              <w:t>Yield Forecast</w:t>
            </w:r>
          </w:p>
        </w:tc>
        <w:tc>
          <w:tcPr>
            <w:tcW w:w="1259" w:type="dxa"/>
            <w:hideMark/>
          </w:tcPr>
          <w:p w14:paraId="5ED641DC" w14:textId="77777777" w:rsidR="004958E1" w:rsidRPr="004958E1" w:rsidRDefault="004958E1" w:rsidP="004958E1">
            <w:pPr>
              <w:spacing w:beforeLines="60" w:before="144" w:afterLines="60" w:after="144"/>
              <w:jc w:val="right"/>
              <w:cnfStyle w:val="100000000000" w:firstRow="1" w:lastRow="0" w:firstColumn="0" w:lastColumn="0" w:oddVBand="0" w:evenVBand="0" w:oddHBand="0" w:evenHBand="0" w:firstRowFirstColumn="0" w:firstRowLastColumn="0" w:lastRowFirstColumn="0" w:lastRowLastColumn="0"/>
              <w:rPr>
                <w:rFonts w:cs="Arial"/>
                <w:szCs w:val="20"/>
                <w14:ligatures w14:val="none"/>
              </w:rPr>
            </w:pPr>
            <w:r w:rsidRPr="004958E1">
              <w:rPr>
                <w:rFonts w:cs="Arial"/>
                <w:szCs w:val="20"/>
                <w14:ligatures w14:val="none"/>
              </w:rPr>
              <w:t>Stress Detection</w:t>
            </w:r>
          </w:p>
        </w:tc>
        <w:tc>
          <w:tcPr>
            <w:tcW w:w="1258" w:type="dxa"/>
            <w:hideMark/>
          </w:tcPr>
          <w:p w14:paraId="5CA975BA" w14:textId="11CF73C5" w:rsidR="004958E1" w:rsidRPr="004958E1" w:rsidRDefault="004958E1" w:rsidP="004958E1">
            <w:pPr>
              <w:spacing w:beforeLines="60" w:before="144" w:afterLines="60" w:after="144"/>
              <w:jc w:val="right"/>
              <w:cnfStyle w:val="100000000000" w:firstRow="1" w:lastRow="0" w:firstColumn="0" w:lastColumn="0" w:oddVBand="0" w:evenVBand="0" w:oddHBand="0" w:evenHBand="0" w:firstRowFirstColumn="0" w:firstRowLastColumn="0" w:lastRowFirstColumn="0" w:lastRowLastColumn="0"/>
              <w:rPr>
                <w:rFonts w:cs="Arial"/>
                <w:szCs w:val="20"/>
                <w14:ligatures w14:val="none"/>
              </w:rPr>
            </w:pPr>
            <w:r w:rsidRPr="004958E1">
              <w:rPr>
                <w:rFonts w:cs="Arial"/>
                <w:szCs w:val="20"/>
                <w14:ligatures w14:val="none"/>
              </w:rPr>
              <w:t>Auto Pollination</w:t>
            </w:r>
          </w:p>
        </w:tc>
        <w:tc>
          <w:tcPr>
            <w:tcW w:w="1259" w:type="dxa"/>
            <w:hideMark/>
          </w:tcPr>
          <w:p w14:paraId="6C16547B" w14:textId="31FEAA13" w:rsidR="004958E1" w:rsidRPr="004958E1" w:rsidRDefault="004958E1" w:rsidP="004958E1">
            <w:pPr>
              <w:spacing w:beforeLines="60" w:before="144" w:afterLines="60" w:after="144"/>
              <w:jc w:val="right"/>
              <w:cnfStyle w:val="100000000000" w:firstRow="1" w:lastRow="0" w:firstColumn="0" w:lastColumn="0" w:oddVBand="0" w:evenVBand="0" w:oddHBand="0" w:evenHBand="0" w:firstRowFirstColumn="0" w:firstRowLastColumn="0" w:lastRowFirstColumn="0" w:lastRowLastColumn="0"/>
              <w:rPr>
                <w:rFonts w:cs="Arial"/>
                <w:szCs w:val="20"/>
                <w14:ligatures w14:val="none"/>
              </w:rPr>
            </w:pPr>
            <w:r w:rsidRPr="004958E1">
              <w:rPr>
                <w:rFonts w:cs="Arial"/>
                <w:szCs w:val="20"/>
                <w14:ligatures w14:val="none"/>
              </w:rPr>
              <w:t>Auto Data Acquisition</w:t>
            </w:r>
          </w:p>
        </w:tc>
        <w:tc>
          <w:tcPr>
            <w:tcW w:w="1259" w:type="dxa"/>
            <w:hideMark/>
          </w:tcPr>
          <w:p w14:paraId="2FB3F2D0" w14:textId="77777777" w:rsidR="004958E1" w:rsidRPr="004958E1" w:rsidRDefault="004958E1" w:rsidP="004958E1">
            <w:pPr>
              <w:spacing w:beforeLines="60" w:before="144" w:afterLines="60" w:after="144"/>
              <w:jc w:val="right"/>
              <w:cnfStyle w:val="100000000000" w:firstRow="1" w:lastRow="0" w:firstColumn="0" w:lastColumn="0" w:oddVBand="0" w:evenVBand="0" w:oddHBand="0" w:evenHBand="0" w:firstRowFirstColumn="0" w:firstRowLastColumn="0" w:lastRowFirstColumn="0" w:lastRowLastColumn="0"/>
              <w:rPr>
                <w:rFonts w:cs="Arial"/>
                <w:szCs w:val="20"/>
                <w14:ligatures w14:val="none"/>
              </w:rPr>
            </w:pPr>
            <w:r w:rsidRPr="004958E1">
              <w:rPr>
                <w:rFonts w:cs="Arial"/>
                <w:szCs w:val="20"/>
                <w14:ligatures w14:val="none"/>
              </w:rPr>
              <w:t>Vision-based Plant Assessment</w:t>
            </w:r>
          </w:p>
        </w:tc>
      </w:tr>
      <w:tr w:rsidR="004958E1" w:rsidRPr="004958E1" w14:paraId="594BA2E3" w14:textId="77777777" w:rsidTr="004958E1">
        <w:trPr>
          <w:cnfStyle w:val="000000100000" w:firstRow="0" w:lastRow="0" w:firstColumn="0" w:lastColumn="0" w:oddVBand="0" w:evenVBand="0" w:oddHBand="1" w:evenHBand="0" w:firstRowFirstColumn="0" w:firstRowLastColumn="0" w:lastRowFirstColumn="0" w:lastRowLastColumn="0"/>
          <w:trHeight w:val="59"/>
        </w:trPr>
        <w:tc>
          <w:tcPr>
            <w:cnfStyle w:val="001000000000" w:firstRow="0" w:lastRow="0" w:firstColumn="1" w:lastColumn="0" w:oddVBand="0" w:evenVBand="0" w:oddHBand="0" w:evenHBand="0" w:firstRowFirstColumn="0" w:firstRowLastColumn="0" w:lastRowFirstColumn="0" w:lastRowLastColumn="0"/>
            <w:tcW w:w="1258" w:type="dxa"/>
            <w:hideMark/>
          </w:tcPr>
          <w:p w14:paraId="5C8C2DF4" w14:textId="77777777" w:rsidR="004958E1" w:rsidRPr="004958E1" w:rsidRDefault="004958E1" w:rsidP="004958E1">
            <w:pPr>
              <w:spacing w:beforeLines="60" w:before="144" w:afterLines="60" w:after="144"/>
              <w:rPr>
                <w:rFonts w:cs="Arial"/>
                <w:szCs w:val="20"/>
                <w14:ligatures w14:val="none"/>
              </w:rPr>
            </w:pPr>
            <w:r w:rsidRPr="004958E1">
              <w:rPr>
                <w:rFonts w:cs="Arial"/>
                <w:szCs w:val="20"/>
                <w14:ligatures w14:val="none"/>
              </w:rPr>
              <w:t>Polybee</w:t>
            </w:r>
          </w:p>
        </w:tc>
        <w:tc>
          <w:tcPr>
            <w:tcW w:w="1259" w:type="dxa"/>
            <w:hideMark/>
          </w:tcPr>
          <w:p w14:paraId="08CBD59E" w14:textId="77777777" w:rsidR="004958E1" w:rsidRPr="004958E1" w:rsidRDefault="004958E1" w:rsidP="004958E1">
            <w:pPr>
              <w:spacing w:beforeLines="60" w:before="144" w:afterLines="60" w:after="144"/>
              <w:jc w:val="right"/>
              <w:cnfStyle w:val="000000100000" w:firstRow="0" w:lastRow="0" w:firstColumn="0" w:lastColumn="0" w:oddVBand="0" w:evenVBand="0" w:oddHBand="1" w:evenHBand="0" w:firstRowFirstColumn="0" w:firstRowLastColumn="0" w:lastRowFirstColumn="0" w:lastRowLastColumn="0"/>
              <w:rPr>
                <w:rFonts w:cs="Arial"/>
                <w:szCs w:val="20"/>
                <w14:ligatures w14:val="none"/>
              </w:rPr>
            </w:pPr>
            <w:r w:rsidRPr="004958E1">
              <w:rPr>
                <w:rFonts w:cs="Arial"/>
                <w:szCs w:val="20"/>
                <w14:ligatures w14:val="none"/>
              </w:rPr>
              <w:t>5</w:t>
            </w:r>
          </w:p>
        </w:tc>
        <w:tc>
          <w:tcPr>
            <w:tcW w:w="1258" w:type="dxa"/>
            <w:hideMark/>
          </w:tcPr>
          <w:p w14:paraId="2B77F0FD" w14:textId="77777777" w:rsidR="004958E1" w:rsidRPr="004958E1" w:rsidRDefault="004958E1" w:rsidP="004958E1">
            <w:pPr>
              <w:spacing w:beforeLines="60" w:before="144" w:afterLines="60" w:after="144"/>
              <w:jc w:val="right"/>
              <w:cnfStyle w:val="000000100000" w:firstRow="0" w:lastRow="0" w:firstColumn="0" w:lastColumn="0" w:oddVBand="0" w:evenVBand="0" w:oddHBand="1" w:evenHBand="0" w:firstRowFirstColumn="0" w:firstRowLastColumn="0" w:lastRowFirstColumn="0" w:lastRowLastColumn="0"/>
              <w:rPr>
                <w:rFonts w:cs="Arial"/>
                <w:szCs w:val="20"/>
                <w14:ligatures w14:val="none"/>
              </w:rPr>
            </w:pPr>
            <w:r w:rsidRPr="004958E1">
              <w:rPr>
                <w:rFonts w:ascii="Segoe UI Symbol" w:hAnsi="Segoe UI Symbol" w:cs="Segoe UI Symbol"/>
                <w:szCs w:val="20"/>
                <w14:ligatures w14:val="none"/>
              </w:rPr>
              <w:t>✔</w:t>
            </w:r>
          </w:p>
        </w:tc>
        <w:tc>
          <w:tcPr>
            <w:tcW w:w="1259" w:type="dxa"/>
            <w:hideMark/>
          </w:tcPr>
          <w:p w14:paraId="3364F613" w14:textId="77777777" w:rsidR="004958E1" w:rsidRPr="004958E1" w:rsidRDefault="004958E1" w:rsidP="004958E1">
            <w:pPr>
              <w:spacing w:beforeLines="60" w:before="144" w:afterLines="60" w:after="144"/>
              <w:jc w:val="right"/>
              <w:cnfStyle w:val="000000100000" w:firstRow="0" w:lastRow="0" w:firstColumn="0" w:lastColumn="0" w:oddVBand="0" w:evenVBand="0" w:oddHBand="1" w:evenHBand="0" w:firstRowFirstColumn="0" w:firstRowLastColumn="0" w:lastRowFirstColumn="0" w:lastRowLastColumn="0"/>
              <w:rPr>
                <w:rFonts w:cs="Arial"/>
                <w:szCs w:val="20"/>
                <w14:ligatures w14:val="none"/>
              </w:rPr>
            </w:pPr>
            <w:r w:rsidRPr="004958E1">
              <w:rPr>
                <w:rFonts w:ascii="Segoe UI Symbol" w:hAnsi="Segoe UI Symbol" w:cs="Segoe UI Symbol"/>
                <w:szCs w:val="20"/>
                <w14:ligatures w14:val="none"/>
              </w:rPr>
              <w:t>✔</w:t>
            </w:r>
          </w:p>
        </w:tc>
        <w:tc>
          <w:tcPr>
            <w:tcW w:w="1258" w:type="dxa"/>
            <w:hideMark/>
          </w:tcPr>
          <w:p w14:paraId="4340FA6A" w14:textId="77777777" w:rsidR="004958E1" w:rsidRPr="004958E1" w:rsidRDefault="004958E1" w:rsidP="004958E1">
            <w:pPr>
              <w:spacing w:beforeLines="60" w:before="144" w:afterLines="60" w:after="144"/>
              <w:jc w:val="right"/>
              <w:cnfStyle w:val="000000100000" w:firstRow="0" w:lastRow="0" w:firstColumn="0" w:lastColumn="0" w:oddVBand="0" w:evenVBand="0" w:oddHBand="1" w:evenHBand="0" w:firstRowFirstColumn="0" w:firstRowLastColumn="0" w:lastRowFirstColumn="0" w:lastRowLastColumn="0"/>
              <w:rPr>
                <w:rFonts w:cs="Arial"/>
                <w:szCs w:val="20"/>
                <w14:ligatures w14:val="none"/>
              </w:rPr>
            </w:pPr>
            <w:r w:rsidRPr="004958E1">
              <w:rPr>
                <w:rFonts w:ascii="Segoe UI Symbol" w:hAnsi="Segoe UI Symbol" w:cs="Segoe UI Symbol"/>
                <w:szCs w:val="20"/>
                <w14:ligatures w14:val="none"/>
              </w:rPr>
              <w:t>✔</w:t>
            </w:r>
          </w:p>
        </w:tc>
        <w:tc>
          <w:tcPr>
            <w:tcW w:w="1259" w:type="dxa"/>
            <w:hideMark/>
          </w:tcPr>
          <w:p w14:paraId="2ED3813C" w14:textId="77777777" w:rsidR="004958E1" w:rsidRPr="004958E1" w:rsidRDefault="004958E1" w:rsidP="004958E1">
            <w:pPr>
              <w:spacing w:beforeLines="60" w:before="144" w:afterLines="60" w:after="144"/>
              <w:jc w:val="right"/>
              <w:cnfStyle w:val="000000100000" w:firstRow="0" w:lastRow="0" w:firstColumn="0" w:lastColumn="0" w:oddVBand="0" w:evenVBand="0" w:oddHBand="1" w:evenHBand="0" w:firstRowFirstColumn="0" w:firstRowLastColumn="0" w:lastRowFirstColumn="0" w:lastRowLastColumn="0"/>
              <w:rPr>
                <w:rFonts w:cs="Arial"/>
                <w:szCs w:val="20"/>
                <w14:ligatures w14:val="none"/>
              </w:rPr>
            </w:pPr>
            <w:r w:rsidRPr="004958E1">
              <w:rPr>
                <w:rFonts w:ascii="Segoe UI Symbol" w:hAnsi="Segoe UI Symbol" w:cs="Segoe UI Symbol"/>
                <w:szCs w:val="20"/>
                <w14:ligatures w14:val="none"/>
              </w:rPr>
              <w:t>✔</w:t>
            </w:r>
          </w:p>
        </w:tc>
        <w:tc>
          <w:tcPr>
            <w:tcW w:w="1259" w:type="dxa"/>
            <w:hideMark/>
          </w:tcPr>
          <w:p w14:paraId="0311B4A4" w14:textId="77777777" w:rsidR="004958E1" w:rsidRPr="004958E1" w:rsidRDefault="004958E1" w:rsidP="004958E1">
            <w:pPr>
              <w:spacing w:beforeLines="60" w:before="144" w:afterLines="60" w:after="144"/>
              <w:jc w:val="right"/>
              <w:cnfStyle w:val="000000100000" w:firstRow="0" w:lastRow="0" w:firstColumn="0" w:lastColumn="0" w:oddVBand="0" w:evenVBand="0" w:oddHBand="1" w:evenHBand="0" w:firstRowFirstColumn="0" w:firstRowLastColumn="0" w:lastRowFirstColumn="0" w:lastRowLastColumn="0"/>
              <w:rPr>
                <w:rFonts w:cs="Arial"/>
                <w:szCs w:val="20"/>
                <w14:ligatures w14:val="none"/>
              </w:rPr>
            </w:pPr>
            <w:r w:rsidRPr="004958E1">
              <w:rPr>
                <w:rFonts w:ascii="Segoe UI Symbol" w:hAnsi="Segoe UI Symbol" w:cs="Segoe UI Symbol"/>
                <w:szCs w:val="20"/>
                <w14:ligatures w14:val="none"/>
              </w:rPr>
              <w:t>✔</w:t>
            </w:r>
          </w:p>
        </w:tc>
      </w:tr>
      <w:tr w:rsidR="004958E1" w:rsidRPr="004958E1" w14:paraId="3D953153" w14:textId="77777777" w:rsidTr="004958E1">
        <w:trPr>
          <w:trHeight w:val="59"/>
        </w:trPr>
        <w:tc>
          <w:tcPr>
            <w:cnfStyle w:val="001000000000" w:firstRow="0" w:lastRow="0" w:firstColumn="1" w:lastColumn="0" w:oddVBand="0" w:evenVBand="0" w:oddHBand="0" w:evenHBand="0" w:firstRowFirstColumn="0" w:firstRowLastColumn="0" w:lastRowFirstColumn="0" w:lastRowLastColumn="0"/>
            <w:tcW w:w="1258" w:type="dxa"/>
            <w:hideMark/>
          </w:tcPr>
          <w:p w14:paraId="45B4B7DB" w14:textId="77777777" w:rsidR="004958E1" w:rsidRPr="004958E1" w:rsidRDefault="004958E1" w:rsidP="004958E1">
            <w:pPr>
              <w:spacing w:beforeLines="60" w:before="144" w:afterLines="60" w:after="144"/>
              <w:rPr>
                <w:rFonts w:cs="Arial"/>
                <w:szCs w:val="20"/>
                <w14:ligatures w14:val="none"/>
              </w:rPr>
            </w:pPr>
            <w:r w:rsidRPr="004958E1">
              <w:rPr>
                <w:rFonts w:cs="Arial"/>
                <w:szCs w:val="20"/>
                <w14:ligatures w14:val="none"/>
              </w:rPr>
              <w:t>Arugga AI</w:t>
            </w:r>
          </w:p>
        </w:tc>
        <w:tc>
          <w:tcPr>
            <w:tcW w:w="1259" w:type="dxa"/>
            <w:hideMark/>
          </w:tcPr>
          <w:p w14:paraId="40FE31C9" w14:textId="77777777" w:rsidR="004958E1" w:rsidRPr="004958E1" w:rsidRDefault="004958E1" w:rsidP="004958E1">
            <w:pPr>
              <w:spacing w:beforeLines="60" w:before="144" w:afterLines="60" w:after="144"/>
              <w:jc w:val="right"/>
              <w:cnfStyle w:val="000000000000" w:firstRow="0" w:lastRow="0" w:firstColumn="0" w:lastColumn="0" w:oddVBand="0" w:evenVBand="0" w:oddHBand="0" w:evenHBand="0" w:firstRowFirstColumn="0" w:firstRowLastColumn="0" w:lastRowFirstColumn="0" w:lastRowLastColumn="0"/>
              <w:rPr>
                <w:rFonts w:cs="Arial"/>
                <w:szCs w:val="20"/>
                <w14:ligatures w14:val="none"/>
              </w:rPr>
            </w:pPr>
            <w:r w:rsidRPr="004958E1">
              <w:rPr>
                <w:rFonts w:cs="Arial"/>
                <w:szCs w:val="20"/>
                <w14:ligatures w14:val="none"/>
              </w:rPr>
              <w:t>2</w:t>
            </w:r>
          </w:p>
        </w:tc>
        <w:tc>
          <w:tcPr>
            <w:tcW w:w="1258" w:type="dxa"/>
            <w:hideMark/>
          </w:tcPr>
          <w:p w14:paraId="1DA2E058" w14:textId="77777777" w:rsidR="004958E1" w:rsidRPr="004958E1" w:rsidRDefault="004958E1" w:rsidP="004958E1">
            <w:pPr>
              <w:spacing w:beforeLines="60" w:before="144" w:afterLines="60" w:after="144"/>
              <w:jc w:val="right"/>
              <w:cnfStyle w:val="000000000000" w:firstRow="0" w:lastRow="0" w:firstColumn="0" w:lastColumn="0" w:oddVBand="0" w:evenVBand="0" w:oddHBand="0" w:evenHBand="0" w:firstRowFirstColumn="0" w:firstRowLastColumn="0" w:lastRowFirstColumn="0" w:lastRowLastColumn="0"/>
              <w:rPr>
                <w:rFonts w:cs="Arial"/>
                <w:szCs w:val="20"/>
                <w14:ligatures w14:val="none"/>
              </w:rPr>
            </w:pPr>
            <w:r w:rsidRPr="004958E1">
              <w:rPr>
                <w:rFonts w:ascii="Segoe UI Symbol" w:hAnsi="Segoe UI Symbol" w:cs="Segoe UI Symbol"/>
                <w:szCs w:val="20"/>
                <w14:ligatures w14:val="none"/>
              </w:rPr>
              <w:t>✔</w:t>
            </w:r>
          </w:p>
        </w:tc>
        <w:tc>
          <w:tcPr>
            <w:tcW w:w="1259" w:type="dxa"/>
            <w:hideMark/>
          </w:tcPr>
          <w:p w14:paraId="0C854A7E" w14:textId="77777777" w:rsidR="004958E1" w:rsidRPr="004958E1" w:rsidRDefault="004958E1" w:rsidP="004958E1">
            <w:pPr>
              <w:spacing w:beforeLines="60" w:before="144" w:afterLines="60" w:after="144"/>
              <w:jc w:val="right"/>
              <w:cnfStyle w:val="000000000000" w:firstRow="0" w:lastRow="0" w:firstColumn="0" w:lastColumn="0" w:oddVBand="0" w:evenVBand="0" w:oddHBand="0" w:evenHBand="0" w:firstRowFirstColumn="0" w:firstRowLastColumn="0" w:lastRowFirstColumn="0" w:lastRowLastColumn="0"/>
              <w:rPr>
                <w:rFonts w:cs="Arial"/>
                <w:szCs w:val="20"/>
                <w14:ligatures w14:val="none"/>
              </w:rPr>
            </w:pPr>
            <w:r w:rsidRPr="004958E1">
              <w:rPr>
                <w:rFonts w:ascii="Segoe UI Symbol" w:hAnsi="Segoe UI Symbol" w:cs="Segoe UI Symbol"/>
                <w:szCs w:val="20"/>
                <w14:ligatures w14:val="none"/>
              </w:rPr>
              <w:t>✘</w:t>
            </w:r>
          </w:p>
        </w:tc>
        <w:tc>
          <w:tcPr>
            <w:tcW w:w="1258" w:type="dxa"/>
            <w:hideMark/>
          </w:tcPr>
          <w:p w14:paraId="708771ED" w14:textId="77777777" w:rsidR="004958E1" w:rsidRPr="004958E1" w:rsidRDefault="004958E1" w:rsidP="004958E1">
            <w:pPr>
              <w:spacing w:beforeLines="60" w:before="144" w:afterLines="60" w:after="144"/>
              <w:jc w:val="right"/>
              <w:cnfStyle w:val="000000000000" w:firstRow="0" w:lastRow="0" w:firstColumn="0" w:lastColumn="0" w:oddVBand="0" w:evenVBand="0" w:oddHBand="0" w:evenHBand="0" w:firstRowFirstColumn="0" w:firstRowLastColumn="0" w:lastRowFirstColumn="0" w:lastRowLastColumn="0"/>
              <w:rPr>
                <w:rFonts w:cs="Arial"/>
                <w:szCs w:val="20"/>
                <w14:ligatures w14:val="none"/>
              </w:rPr>
            </w:pPr>
            <w:r w:rsidRPr="004958E1">
              <w:rPr>
                <w:rFonts w:ascii="Segoe UI Symbol" w:hAnsi="Segoe UI Symbol" w:cs="Segoe UI Symbol"/>
                <w:szCs w:val="20"/>
                <w14:ligatures w14:val="none"/>
              </w:rPr>
              <w:t>✔</w:t>
            </w:r>
          </w:p>
        </w:tc>
        <w:tc>
          <w:tcPr>
            <w:tcW w:w="1259" w:type="dxa"/>
            <w:hideMark/>
          </w:tcPr>
          <w:p w14:paraId="172A8D1B" w14:textId="77777777" w:rsidR="004958E1" w:rsidRPr="004958E1" w:rsidRDefault="004958E1" w:rsidP="004958E1">
            <w:pPr>
              <w:spacing w:beforeLines="60" w:before="144" w:afterLines="60" w:after="144"/>
              <w:jc w:val="right"/>
              <w:cnfStyle w:val="000000000000" w:firstRow="0" w:lastRow="0" w:firstColumn="0" w:lastColumn="0" w:oddVBand="0" w:evenVBand="0" w:oddHBand="0" w:evenHBand="0" w:firstRowFirstColumn="0" w:firstRowLastColumn="0" w:lastRowFirstColumn="0" w:lastRowLastColumn="0"/>
              <w:rPr>
                <w:rFonts w:cs="Arial"/>
                <w:szCs w:val="20"/>
                <w14:ligatures w14:val="none"/>
              </w:rPr>
            </w:pPr>
            <w:r w:rsidRPr="004958E1">
              <w:rPr>
                <w:rFonts w:ascii="Segoe UI Symbol" w:hAnsi="Segoe UI Symbol" w:cs="Segoe UI Symbol"/>
                <w:szCs w:val="20"/>
                <w14:ligatures w14:val="none"/>
              </w:rPr>
              <w:t>✘</w:t>
            </w:r>
          </w:p>
        </w:tc>
        <w:tc>
          <w:tcPr>
            <w:tcW w:w="1259" w:type="dxa"/>
            <w:hideMark/>
          </w:tcPr>
          <w:p w14:paraId="56740FF6" w14:textId="77777777" w:rsidR="004958E1" w:rsidRPr="004958E1" w:rsidRDefault="004958E1" w:rsidP="004958E1">
            <w:pPr>
              <w:spacing w:beforeLines="60" w:before="144" w:afterLines="60" w:after="144"/>
              <w:jc w:val="right"/>
              <w:cnfStyle w:val="000000000000" w:firstRow="0" w:lastRow="0" w:firstColumn="0" w:lastColumn="0" w:oddVBand="0" w:evenVBand="0" w:oddHBand="0" w:evenHBand="0" w:firstRowFirstColumn="0" w:firstRowLastColumn="0" w:lastRowFirstColumn="0" w:lastRowLastColumn="0"/>
              <w:rPr>
                <w:rFonts w:cs="Arial"/>
                <w:szCs w:val="20"/>
                <w14:ligatures w14:val="none"/>
              </w:rPr>
            </w:pPr>
            <w:r w:rsidRPr="004958E1">
              <w:rPr>
                <w:rFonts w:ascii="Segoe UI Symbol" w:hAnsi="Segoe UI Symbol" w:cs="Segoe UI Symbol"/>
                <w:szCs w:val="20"/>
                <w14:ligatures w14:val="none"/>
              </w:rPr>
              <w:t>✔</w:t>
            </w:r>
          </w:p>
        </w:tc>
      </w:tr>
      <w:tr w:rsidR="004958E1" w:rsidRPr="004958E1" w14:paraId="649B49B8" w14:textId="77777777" w:rsidTr="004958E1">
        <w:trPr>
          <w:cnfStyle w:val="000000100000" w:firstRow="0" w:lastRow="0" w:firstColumn="0" w:lastColumn="0" w:oddVBand="0" w:evenVBand="0" w:oddHBand="1" w:evenHBand="0" w:firstRowFirstColumn="0" w:firstRowLastColumn="0" w:lastRowFirstColumn="0" w:lastRowLastColumn="0"/>
          <w:trHeight w:val="59"/>
        </w:trPr>
        <w:tc>
          <w:tcPr>
            <w:cnfStyle w:val="001000000000" w:firstRow="0" w:lastRow="0" w:firstColumn="1" w:lastColumn="0" w:oddVBand="0" w:evenVBand="0" w:oddHBand="0" w:evenHBand="0" w:firstRowFirstColumn="0" w:firstRowLastColumn="0" w:lastRowFirstColumn="0" w:lastRowLastColumn="0"/>
            <w:tcW w:w="1258" w:type="dxa"/>
            <w:hideMark/>
          </w:tcPr>
          <w:p w14:paraId="1F9218A4" w14:textId="77777777" w:rsidR="004958E1" w:rsidRPr="004958E1" w:rsidRDefault="004958E1" w:rsidP="004958E1">
            <w:pPr>
              <w:spacing w:beforeLines="60" w:before="144" w:afterLines="60" w:after="144"/>
              <w:rPr>
                <w:rFonts w:cs="Arial"/>
                <w:szCs w:val="20"/>
                <w14:ligatures w14:val="none"/>
              </w:rPr>
            </w:pPr>
            <w:r w:rsidRPr="004958E1">
              <w:rPr>
                <w:rFonts w:cs="Arial"/>
                <w:szCs w:val="20"/>
                <w14:ligatures w14:val="none"/>
              </w:rPr>
              <w:t>Source.ag</w:t>
            </w:r>
          </w:p>
        </w:tc>
        <w:tc>
          <w:tcPr>
            <w:tcW w:w="1259" w:type="dxa"/>
            <w:hideMark/>
          </w:tcPr>
          <w:p w14:paraId="42C81D1A" w14:textId="77777777" w:rsidR="004958E1" w:rsidRPr="004958E1" w:rsidRDefault="004958E1" w:rsidP="004958E1">
            <w:pPr>
              <w:spacing w:beforeLines="60" w:before="144" w:afterLines="60" w:after="144"/>
              <w:jc w:val="right"/>
              <w:cnfStyle w:val="000000100000" w:firstRow="0" w:lastRow="0" w:firstColumn="0" w:lastColumn="0" w:oddVBand="0" w:evenVBand="0" w:oddHBand="1" w:evenHBand="0" w:firstRowFirstColumn="0" w:firstRowLastColumn="0" w:lastRowFirstColumn="0" w:lastRowLastColumn="0"/>
              <w:rPr>
                <w:rFonts w:cs="Arial"/>
                <w:szCs w:val="20"/>
                <w14:ligatures w14:val="none"/>
              </w:rPr>
            </w:pPr>
            <w:r w:rsidRPr="004958E1">
              <w:rPr>
                <w:rFonts w:cs="Arial"/>
                <w:szCs w:val="20"/>
                <w14:ligatures w14:val="none"/>
              </w:rPr>
              <w:t>3</w:t>
            </w:r>
          </w:p>
        </w:tc>
        <w:tc>
          <w:tcPr>
            <w:tcW w:w="1258" w:type="dxa"/>
            <w:hideMark/>
          </w:tcPr>
          <w:p w14:paraId="39E70306" w14:textId="77777777" w:rsidR="004958E1" w:rsidRPr="004958E1" w:rsidRDefault="004958E1" w:rsidP="004958E1">
            <w:pPr>
              <w:spacing w:beforeLines="60" w:before="144" w:afterLines="60" w:after="144"/>
              <w:jc w:val="right"/>
              <w:cnfStyle w:val="000000100000" w:firstRow="0" w:lastRow="0" w:firstColumn="0" w:lastColumn="0" w:oddVBand="0" w:evenVBand="0" w:oddHBand="1" w:evenHBand="0" w:firstRowFirstColumn="0" w:firstRowLastColumn="0" w:lastRowFirstColumn="0" w:lastRowLastColumn="0"/>
              <w:rPr>
                <w:rFonts w:cs="Arial"/>
                <w:szCs w:val="20"/>
                <w14:ligatures w14:val="none"/>
              </w:rPr>
            </w:pPr>
            <w:r w:rsidRPr="004958E1">
              <w:rPr>
                <w:rFonts w:ascii="Segoe UI Symbol" w:hAnsi="Segoe UI Symbol" w:cs="Segoe UI Symbol"/>
                <w:szCs w:val="20"/>
                <w14:ligatures w14:val="none"/>
              </w:rPr>
              <w:t>✔</w:t>
            </w:r>
          </w:p>
        </w:tc>
        <w:tc>
          <w:tcPr>
            <w:tcW w:w="1259" w:type="dxa"/>
            <w:hideMark/>
          </w:tcPr>
          <w:p w14:paraId="6E6BC82E" w14:textId="77777777" w:rsidR="004958E1" w:rsidRPr="004958E1" w:rsidRDefault="004958E1" w:rsidP="004958E1">
            <w:pPr>
              <w:spacing w:beforeLines="60" w:before="144" w:afterLines="60" w:after="144"/>
              <w:jc w:val="right"/>
              <w:cnfStyle w:val="000000100000" w:firstRow="0" w:lastRow="0" w:firstColumn="0" w:lastColumn="0" w:oddVBand="0" w:evenVBand="0" w:oddHBand="1" w:evenHBand="0" w:firstRowFirstColumn="0" w:firstRowLastColumn="0" w:lastRowFirstColumn="0" w:lastRowLastColumn="0"/>
              <w:rPr>
                <w:rFonts w:cs="Arial"/>
                <w:szCs w:val="20"/>
                <w14:ligatures w14:val="none"/>
              </w:rPr>
            </w:pPr>
            <w:r w:rsidRPr="004958E1">
              <w:rPr>
                <w:rFonts w:ascii="Segoe UI Symbol" w:hAnsi="Segoe UI Symbol" w:cs="Segoe UI Symbol"/>
                <w:szCs w:val="20"/>
                <w14:ligatures w14:val="none"/>
              </w:rPr>
              <w:t>✘</w:t>
            </w:r>
          </w:p>
        </w:tc>
        <w:tc>
          <w:tcPr>
            <w:tcW w:w="1258" w:type="dxa"/>
            <w:hideMark/>
          </w:tcPr>
          <w:p w14:paraId="37EB8618" w14:textId="77777777" w:rsidR="004958E1" w:rsidRPr="004958E1" w:rsidRDefault="004958E1" w:rsidP="004958E1">
            <w:pPr>
              <w:spacing w:beforeLines="60" w:before="144" w:afterLines="60" w:after="144"/>
              <w:jc w:val="right"/>
              <w:cnfStyle w:val="000000100000" w:firstRow="0" w:lastRow="0" w:firstColumn="0" w:lastColumn="0" w:oddVBand="0" w:evenVBand="0" w:oddHBand="1" w:evenHBand="0" w:firstRowFirstColumn="0" w:firstRowLastColumn="0" w:lastRowFirstColumn="0" w:lastRowLastColumn="0"/>
              <w:rPr>
                <w:rFonts w:cs="Arial"/>
                <w:szCs w:val="20"/>
                <w14:ligatures w14:val="none"/>
              </w:rPr>
            </w:pPr>
            <w:r w:rsidRPr="004958E1">
              <w:rPr>
                <w:rFonts w:ascii="Segoe UI Symbol" w:hAnsi="Segoe UI Symbol" w:cs="Segoe UI Symbol"/>
                <w:szCs w:val="20"/>
                <w14:ligatures w14:val="none"/>
              </w:rPr>
              <w:t>✘</w:t>
            </w:r>
          </w:p>
        </w:tc>
        <w:tc>
          <w:tcPr>
            <w:tcW w:w="1259" w:type="dxa"/>
            <w:hideMark/>
          </w:tcPr>
          <w:p w14:paraId="61842A72" w14:textId="77777777" w:rsidR="004958E1" w:rsidRPr="004958E1" w:rsidRDefault="004958E1" w:rsidP="004958E1">
            <w:pPr>
              <w:spacing w:beforeLines="60" w:before="144" w:afterLines="60" w:after="144"/>
              <w:jc w:val="right"/>
              <w:cnfStyle w:val="000000100000" w:firstRow="0" w:lastRow="0" w:firstColumn="0" w:lastColumn="0" w:oddVBand="0" w:evenVBand="0" w:oddHBand="1" w:evenHBand="0" w:firstRowFirstColumn="0" w:firstRowLastColumn="0" w:lastRowFirstColumn="0" w:lastRowLastColumn="0"/>
              <w:rPr>
                <w:rFonts w:cs="Arial"/>
                <w:szCs w:val="20"/>
                <w14:ligatures w14:val="none"/>
              </w:rPr>
            </w:pPr>
            <w:r w:rsidRPr="004958E1">
              <w:rPr>
                <w:rFonts w:ascii="Segoe UI Symbol" w:hAnsi="Segoe UI Symbol" w:cs="Segoe UI Symbol"/>
                <w:szCs w:val="20"/>
                <w14:ligatures w14:val="none"/>
              </w:rPr>
              <w:t>✘</w:t>
            </w:r>
          </w:p>
        </w:tc>
        <w:tc>
          <w:tcPr>
            <w:tcW w:w="1259" w:type="dxa"/>
            <w:hideMark/>
          </w:tcPr>
          <w:p w14:paraId="265D4E8D" w14:textId="77777777" w:rsidR="004958E1" w:rsidRPr="004958E1" w:rsidRDefault="004958E1" w:rsidP="004958E1">
            <w:pPr>
              <w:spacing w:beforeLines="60" w:before="144" w:afterLines="60" w:after="144"/>
              <w:jc w:val="right"/>
              <w:cnfStyle w:val="000000100000" w:firstRow="0" w:lastRow="0" w:firstColumn="0" w:lastColumn="0" w:oddVBand="0" w:evenVBand="0" w:oddHBand="1" w:evenHBand="0" w:firstRowFirstColumn="0" w:firstRowLastColumn="0" w:lastRowFirstColumn="0" w:lastRowLastColumn="0"/>
              <w:rPr>
                <w:rFonts w:cs="Arial"/>
                <w:szCs w:val="20"/>
                <w14:ligatures w14:val="none"/>
              </w:rPr>
            </w:pPr>
            <w:r w:rsidRPr="004958E1">
              <w:rPr>
                <w:rFonts w:ascii="Segoe UI Symbol" w:hAnsi="Segoe UI Symbol" w:cs="Segoe UI Symbol"/>
                <w:szCs w:val="20"/>
                <w14:ligatures w14:val="none"/>
              </w:rPr>
              <w:t>✘</w:t>
            </w:r>
          </w:p>
        </w:tc>
      </w:tr>
      <w:tr w:rsidR="004958E1" w:rsidRPr="004958E1" w14:paraId="2DB57291" w14:textId="77777777" w:rsidTr="004958E1">
        <w:trPr>
          <w:trHeight w:val="59"/>
        </w:trPr>
        <w:tc>
          <w:tcPr>
            <w:cnfStyle w:val="001000000000" w:firstRow="0" w:lastRow="0" w:firstColumn="1" w:lastColumn="0" w:oddVBand="0" w:evenVBand="0" w:oddHBand="0" w:evenHBand="0" w:firstRowFirstColumn="0" w:firstRowLastColumn="0" w:lastRowFirstColumn="0" w:lastRowLastColumn="0"/>
            <w:tcW w:w="1258" w:type="dxa"/>
            <w:hideMark/>
          </w:tcPr>
          <w:p w14:paraId="3467F129" w14:textId="77777777" w:rsidR="004958E1" w:rsidRPr="004958E1" w:rsidRDefault="004958E1" w:rsidP="004958E1">
            <w:pPr>
              <w:spacing w:beforeLines="60" w:before="144" w:afterLines="60" w:after="144"/>
              <w:rPr>
                <w:rFonts w:cs="Arial"/>
                <w:szCs w:val="20"/>
                <w14:ligatures w14:val="none"/>
              </w:rPr>
            </w:pPr>
            <w:r w:rsidRPr="004958E1">
              <w:rPr>
                <w:rFonts w:cs="Arial"/>
                <w:szCs w:val="20"/>
                <w14:ligatures w14:val="none"/>
              </w:rPr>
              <w:t>Yield Computer</w:t>
            </w:r>
          </w:p>
        </w:tc>
        <w:tc>
          <w:tcPr>
            <w:tcW w:w="1259" w:type="dxa"/>
            <w:hideMark/>
          </w:tcPr>
          <w:p w14:paraId="129B7928" w14:textId="77777777" w:rsidR="004958E1" w:rsidRPr="004958E1" w:rsidRDefault="004958E1" w:rsidP="004958E1">
            <w:pPr>
              <w:spacing w:beforeLines="60" w:before="144" w:afterLines="60" w:after="144"/>
              <w:jc w:val="right"/>
              <w:cnfStyle w:val="000000000000" w:firstRow="0" w:lastRow="0" w:firstColumn="0" w:lastColumn="0" w:oddVBand="0" w:evenVBand="0" w:oddHBand="0" w:evenHBand="0" w:firstRowFirstColumn="0" w:firstRowLastColumn="0" w:lastRowFirstColumn="0" w:lastRowLastColumn="0"/>
              <w:rPr>
                <w:rFonts w:cs="Arial"/>
                <w:szCs w:val="20"/>
                <w14:ligatures w14:val="none"/>
              </w:rPr>
            </w:pPr>
            <w:r w:rsidRPr="004958E1">
              <w:rPr>
                <w:rFonts w:cs="Arial"/>
                <w:szCs w:val="20"/>
                <w14:ligatures w14:val="none"/>
              </w:rPr>
              <w:t>2</w:t>
            </w:r>
          </w:p>
        </w:tc>
        <w:tc>
          <w:tcPr>
            <w:tcW w:w="1258" w:type="dxa"/>
            <w:hideMark/>
          </w:tcPr>
          <w:p w14:paraId="612C7A99" w14:textId="77777777" w:rsidR="004958E1" w:rsidRPr="004958E1" w:rsidRDefault="004958E1" w:rsidP="004958E1">
            <w:pPr>
              <w:spacing w:beforeLines="60" w:before="144" w:afterLines="60" w:after="144"/>
              <w:jc w:val="right"/>
              <w:cnfStyle w:val="000000000000" w:firstRow="0" w:lastRow="0" w:firstColumn="0" w:lastColumn="0" w:oddVBand="0" w:evenVBand="0" w:oddHBand="0" w:evenHBand="0" w:firstRowFirstColumn="0" w:firstRowLastColumn="0" w:lastRowFirstColumn="0" w:lastRowLastColumn="0"/>
              <w:rPr>
                <w:rFonts w:cs="Arial"/>
                <w:szCs w:val="20"/>
                <w14:ligatures w14:val="none"/>
              </w:rPr>
            </w:pPr>
            <w:r w:rsidRPr="004958E1">
              <w:rPr>
                <w:rFonts w:ascii="Segoe UI Symbol" w:hAnsi="Segoe UI Symbol" w:cs="Segoe UI Symbol"/>
                <w:szCs w:val="20"/>
                <w14:ligatures w14:val="none"/>
              </w:rPr>
              <w:t>✔</w:t>
            </w:r>
          </w:p>
        </w:tc>
        <w:tc>
          <w:tcPr>
            <w:tcW w:w="1259" w:type="dxa"/>
            <w:hideMark/>
          </w:tcPr>
          <w:p w14:paraId="02682411" w14:textId="77777777" w:rsidR="004958E1" w:rsidRPr="004958E1" w:rsidRDefault="004958E1" w:rsidP="004958E1">
            <w:pPr>
              <w:spacing w:beforeLines="60" w:before="144" w:afterLines="60" w:after="144"/>
              <w:jc w:val="right"/>
              <w:cnfStyle w:val="000000000000" w:firstRow="0" w:lastRow="0" w:firstColumn="0" w:lastColumn="0" w:oddVBand="0" w:evenVBand="0" w:oddHBand="0" w:evenHBand="0" w:firstRowFirstColumn="0" w:firstRowLastColumn="0" w:lastRowFirstColumn="0" w:lastRowLastColumn="0"/>
              <w:rPr>
                <w:rFonts w:cs="Arial"/>
                <w:szCs w:val="20"/>
                <w14:ligatures w14:val="none"/>
              </w:rPr>
            </w:pPr>
            <w:r w:rsidRPr="004958E1">
              <w:rPr>
                <w:rFonts w:ascii="Segoe UI Symbol" w:hAnsi="Segoe UI Symbol" w:cs="Segoe UI Symbol"/>
                <w:szCs w:val="20"/>
                <w14:ligatures w14:val="none"/>
              </w:rPr>
              <w:t>✔</w:t>
            </w:r>
          </w:p>
        </w:tc>
        <w:tc>
          <w:tcPr>
            <w:tcW w:w="1258" w:type="dxa"/>
            <w:hideMark/>
          </w:tcPr>
          <w:p w14:paraId="703C438A" w14:textId="77777777" w:rsidR="004958E1" w:rsidRPr="004958E1" w:rsidRDefault="004958E1" w:rsidP="004958E1">
            <w:pPr>
              <w:spacing w:beforeLines="60" w:before="144" w:afterLines="60" w:after="144"/>
              <w:jc w:val="right"/>
              <w:cnfStyle w:val="000000000000" w:firstRow="0" w:lastRow="0" w:firstColumn="0" w:lastColumn="0" w:oddVBand="0" w:evenVBand="0" w:oddHBand="0" w:evenHBand="0" w:firstRowFirstColumn="0" w:firstRowLastColumn="0" w:lastRowFirstColumn="0" w:lastRowLastColumn="0"/>
              <w:rPr>
                <w:rFonts w:cs="Arial"/>
                <w:szCs w:val="20"/>
                <w14:ligatures w14:val="none"/>
              </w:rPr>
            </w:pPr>
            <w:r w:rsidRPr="004958E1">
              <w:rPr>
                <w:rFonts w:ascii="Segoe UI Symbol" w:hAnsi="Segoe UI Symbol" w:cs="Segoe UI Symbol"/>
                <w:szCs w:val="20"/>
                <w14:ligatures w14:val="none"/>
              </w:rPr>
              <w:t>✘</w:t>
            </w:r>
          </w:p>
        </w:tc>
        <w:tc>
          <w:tcPr>
            <w:tcW w:w="1259" w:type="dxa"/>
            <w:hideMark/>
          </w:tcPr>
          <w:p w14:paraId="52F7FB25" w14:textId="77777777" w:rsidR="004958E1" w:rsidRPr="004958E1" w:rsidRDefault="004958E1" w:rsidP="004958E1">
            <w:pPr>
              <w:spacing w:beforeLines="60" w:before="144" w:afterLines="60" w:after="144"/>
              <w:jc w:val="right"/>
              <w:cnfStyle w:val="000000000000" w:firstRow="0" w:lastRow="0" w:firstColumn="0" w:lastColumn="0" w:oddVBand="0" w:evenVBand="0" w:oddHBand="0" w:evenHBand="0" w:firstRowFirstColumn="0" w:firstRowLastColumn="0" w:lastRowFirstColumn="0" w:lastRowLastColumn="0"/>
              <w:rPr>
                <w:rFonts w:cs="Arial"/>
                <w:szCs w:val="20"/>
                <w14:ligatures w14:val="none"/>
              </w:rPr>
            </w:pPr>
            <w:r w:rsidRPr="004958E1">
              <w:rPr>
                <w:rFonts w:ascii="Segoe UI Symbol" w:hAnsi="Segoe UI Symbol" w:cs="Segoe UI Symbol"/>
                <w:szCs w:val="20"/>
                <w14:ligatures w14:val="none"/>
              </w:rPr>
              <w:t>✘</w:t>
            </w:r>
          </w:p>
        </w:tc>
        <w:tc>
          <w:tcPr>
            <w:tcW w:w="1259" w:type="dxa"/>
            <w:hideMark/>
          </w:tcPr>
          <w:p w14:paraId="0E6AAE82" w14:textId="77777777" w:rsidR="004958E1" w:rsidRPr="004958E1" w:rsidRDefault="004958E1" w:rsidP="004958E1">
            <w:pPr>
              <w:spacing w:beforeLines="60" w:before="144" w:afterLines="60" w:after="144"/>
              <w:jc w:val="right"/>
              <w:cnfStyle w:val="000000000000" w:firstRow="0" w:lastRow="0" w:firstColumn="0" w:lastColumn="0" w:oddVBand="0" w:evenVBand="0" w:oddHBand="0" w:evenHBand="0" w:firstRowFirstColumn="0" w:firstRowLastColumn="0" w:lastRowFirstColumn="0" w:lastRowLastColumn="0"/>
              <w:rPr>
                <w:rFonts w:cs="Arial"/>
                <w:szCs w:val="20"/>
                <w14:ligatures w14:val="none"/>
              </w:rPr>
            </w:pPr>
            <w:r w:rsidRPr="004958E1">
              <w:rPr>
                <w:rFonts w:ascii="Segoe UI Symbol" w:hAnsi="Segoe UI Symbol" w:cs="Segoe UI Symbol"/>
                <w:szCs w:val="20"/>
                <w14:ligatures w14:val="none"/>
              </w:rPr>
              <w:t>✔</w:t>
            </w:r>
          </w:p>
        </w:tc>
      </w:tr>
      <w:tr w:rsidR="004958E1" w:rsidRPr="004958E1" w14:paraId="5474676C" w14:textId="77777777" w:rsidTr="004958E1">
        <w:trPr>
          <w:cnfStyle w:val="000000100000" w:firstRow="0" w:lastRow="0" w:firstColumn="0" w:lastColumn="0" w:oddVBand="0" w:evenVBand="0" w:oddHBand="1" w:evenHBand="0" w:firstRowFirstColumn="0" w:firstRowLastColumn="0" w:lastRowFirstColumn="0" w:lastRowLastColumn="0"/>
          <w:trHeight w:val="59"/>
        </w:trPr>
        <w:tc>
          <w:tcPr>
            <w:cnfStyle w:val="001000000000" w:firstRow="0" w:lastRow="0" w:firstColumn="1" w:lastColumn="0" w:oddVBand="0" w:evenVBand="0" w:oddHBand="0" w:evenHBand="0" w:firstRowFirstColumn="0" w:firstRowLastColumn="0" w:lastRowFirstColumn="0" w:lastRowLastColumn="0"/>
            <w:tcW w:w="1258" w:type="dxa"/>
            <w:hideMark/>
          </w:tcPr>
          <w:p w14:paraId="24F8E724" w14:textId="77777777" w:rsidR="004958E1" w:rsidRPr="004958E1" w:rsidRDefault="004958E1" w:rsidP="004958E1">
            <w:pPr>
              <w:spacing w:beforeLines="60" w:before="144" w:afterLines="60" w:after="144"/>
              <w:rPr>
                <w:rFonts w:cs="Arial"/>
                <w:szCs w:val="20"/>
                <w14:ligatures w14:val="none"/>
              </w:rPr>
            </w:pPr>
            <w:r w:rsidRPr="004958E1">
              <w:rPr>
                <w:rFonts w:cs="Arial"/>
                <w:szCs w:val="20"/>
                <w14:ligatures w14:val="none"/>
              </w:rPr>
              <w:t>Orchard Robotics</w:t>
            </w:r>
          </w:p>
        </w:tc>
        <w:tc>
          <w:tcPr>
            <w:tcW w:w="1259" w:type="dxa"/>
            <w:hideMark/>
          </w:tcPr>
          <w:p w14:paraId="7BC807F9" w14:textId="77777777" w:rsidR="004958E1" w:rsidRPr="004958E1" w:rsidRDefault="004958E1" w:rsidP="004958E1">
            <w:pPr>
              <w:spacing w:beforeLines="60" w:before="144" w:afterLines="60" w:after="144"/>
              <w:jc w:val="right"/>
              <w:cnfStyle w:val="000000100000" w:firstRow="0" w:lastRow="0" w:firstColumn="0" w:lastColumn="0" w:oddVBand="0" w:evenVBand="0" w:oddHBand="1" w:evenHBand="0" w:firstRowFirstColumn="0" w:firstRowLastColumn="0" w:lastRowFirstColumn="0" w:lastRowLastColumn="0"/>
              <w:rPr>
                <w:rFonts w:cs="Arial"/>
                <w:szCs w:val="20"/>
                <w14:ligatures w14:val="none"/>
              </w:rPr>
            </w:pPr>
            <w:r w:rsidRPr="004958E1">
              <w:rPr>
                <w:rFonts w:cs="Arial"/>
                <w:szCs w:val="20"/>
                <w14:ligatures w14:val="none"/>
              </w:rPr>
              <w:t>2</w:t>
            </w:r>
          </w:p>
        </w:tc>
        <w:tc>
          <w:tcPr>
            <w:tcW w:w="1258" w:type="dxa"/>
            <w:hideMark/>
          </w:tcPr>
          <w:p w14:paraId="07AB94FE" w14:textId="77777777" w:rsidR="004958E1" w:rsidRPr="004958E1" w:rsidRDefault="004958E1" w:rsidP="004958E1">
            <w:pPr>
              <w:spacing w:beforeLines="60" w:before="144" w:afterLines="60" w:after="144"/>
              <w:jc w:val="right"/>
              <w:cnfStyle w:val="000000100000" w:firstRow="0" w:lastRow="0" w:firstColumn="0" w:lastColumn="0" w:oddVBand="0" w:evenVBand="0" w:oddHBand="1" w:evenHBand="0" w:firstRowFirstColumn="0" w:firstRowLastColumn="0" w:lastRowFirstColumn="0" w:lastRowLastColumn="0"/>
              <w:rPr>
                <w:rFonts w:cs="Arial"/>
                <w:szCs w:val="20"/>
                <w14:ligatures w14:val="none"/>
              </w:rPr>
            </w:pPr>
            <w:r w:rsidRPr="004958E1">
              <w:rPr>
                <w:rFonts w:ascii="Segoe UI Symbol" w:hAnsi="Segoe UI Symbol" w:cs="Segoe UI Symbol"/>
                <w:szCs w:val="20"/>
                <w14:ligatures w14:val="none"/>
              </w:rPr>
              <w:t>✔</w:t>
            </w:r>
          </w:p>
        </w:tc>
        <w:tc>
          <w:tcPr>
            <w:tcW w:w="1259" w:type="dxa"/>
            <w:hideMark/>
          </w:tcPr>
          <w:p w14:paraId="5C7F9935" w14:textId="77777777" w:rsidR="004958E1" w:rsidRPr="004958E1" w:rsidRDefault="004958E1" w:rsidP="004958E1">
            <w:pPr>
              <w:spacing w:beforeLines="60" w:before="144" w:afterLines="60" w:after="144"/>
              <w:jc w:val="right"/>
              <w:cnfStyle w:val="000000100000" w:firstRow="0" w:lastRow="0" w:firstColumn="0" w:lastColumn="0" w:oddVBand="0" w:evenVBand="0" w:oddHBand="1" w:evenHBand="0" w:firstRowFirstColumn="0" w:firstRowLastColumn="0" w:lastRowFirstColumn="0" w:lastRowLastColumn="0"/>
              <w:rPr>
                <w:rFonts w:cs="Arial"/>
                <w:szCs w:val="20"/>
                <w14:ligatures w14:val="none"/>
              </w:rPr>
            </w:pPr>
            <w:r w:rsidRPr="004958E1">
              <w:rPr>
                <w:rFonts w:ascii="Segoe UI Symbol" w:hAnsi="Segoe UI Symbol" w:cs="Segoe UI Symbol"/>
                <w:szCs w:val="20"/>
                <w14:ligatures w14:val="none"/>
              </w:rPr>
              <w:t>✘</w:t>
            </w:r>
          </w:p>
        </w:tc>
        <w:tc>
          <w:tcPr>
            <w:tcW w:w="1258" w:type="dxa"/>
            <w:hideMark/>
          </w:tcPr>
          <w:p w14:paraId="2625644A" w14:textId="77777777" w:rsidR="004958E1" w:rsidRPr="004958E1" w:rsidRDefault="004958E1" w:rsidP="004958E1">
            <w:pPr>
              <w:spacing w:beforeLines="60" w:before="144" w:afterLines="60" w:after="144"/>
              <w:jc w:val="right"/>
              <w:cnfStyle w:val="000000100000" w:firstRow="0" w:lastRow="0" w:firstColumn="0" w:lastColumn="0" w:oddVBand="0" w:evenVBand="0" w:oddHBand="1" w:evenHBand="0" w:firstRowFirstColumn="0" w:firstRowLastColumn="0" w:lastRowFirstColumn="0" w:lastRowLastColumn="0"/>
              <w:rPr>
                <w:rFonts w:cs="Arial"/>
                <w:szCs w:val="20"/>
                <w14:ligatures w14:val="none"/>
              </w:rPr>
            </w:pPr>
            <w:r w:rsidRPr="004958E1">
              <w:rPr>
                <w:rFonts w:ascii="Segoe UI Symbol" w:hAnsi="Segoe UI Symbol" w:cs="Segoe UI Symbol"/>
                <w:szCs w:val="20"/>
                <w14:ligatures w14:val="none"/>
              </w:rPr>
              <w:t>✘</w:t>
            </w:r>
          </w:p>
        </w:tc>
        <w:tc>
          <w:tcPr>
            <w:tcW w:w="1259" w:type="dxa"/>
            <w:hideMark/>
          </w:tcPr>
          <w:p w14:paraId="03854327" w14:textId="77777777" w:rsidR="004958E1" w:rsidRPr="004958E1" w:rsidRDefault="004958E1" w:rsidP="004958E1">
            <w:pPr>
              <w:spacing w:beforeLines="60" w:before="144" w:afterLines="60" w:after="144"/>
              <w:jc w:val="right"/>
              <w:cnfStyle w:val="000000100000" w:firstRow="0" w:lastRow="0" w:firstColumn="0" w:lastColumn="0" w:oddVBand="0" w:evenVBand="0" w:oddHBand="1" w:evenHBand="0" w:firstRowFirstColumn="0" w:firstRowLastColumn="0" w:lastRowFirstColumn="0" w:lastRowLastColumn="0"/>
              <w:rPr>
                <w:rFonts w:cs="Arial"/>
                <w:szCs w:val="20"/>
                <w14:ligatures w14:val="none"/>
              </w:rPr>
            </w:pPr>
            <w:r w:rsidRPr="004958E1">
              <w:rPr>
                <w:rFonts w:ascii="Segoe UI Symbol" w:hAnsi="Segoe UI Symbol" w:cs="Segoe UI Symbol"/>
                <w:szCs w:val="20"/>
                <w14:ligatures w14:val="none"/>
              </w:rPr>
              <w:t>✘</w:t>
            </w:r>
          </w:p>
        </w:tc>
        <w:tc>
          <w:tcPr>
            <w:tcW w:w="1259" w:type="dxa"/>
            <w:hideMark/>
          </w:tcPr>
          <w:p w14:paraId="2A6DE199" w14:textId="77777777" w:rsidR="004958E1" w:rsidRPr="004958E1" w:rsidRDefault="004958E1" w:rsidP="004958E1">
            <w:pPr>
              <w:spacing w:beforeLines="60" w:before="144" w:afterLines="60" w:after="144"/>
              <w:jc w:val="right"/>
              <w:cnfStyle w:val="000000100000" w:firstRow="0" w:lastRow="0" w:firstColumn="0" w:lastColumn="0" w:oddVBand="0" w:evenVBand="0" w:oddHBand="1" w:evenHBand="0" w:firstRowFirstColumn="0" w:firstRowLastColumn="0" w:lastRowFirstColumn="0" w:lastRowLastColumn="0"/>
              <w:rPr>
                <w:rFonts w:cs="Arial"/>
                <w:szCs w:val="20"/>
                <w14:ligatures w14:val="none"/>
              </w:rPr>
            </w:pPr>
            <w:r w:rsidRPr="004958E1">
              <w:rPr>
                <w:rFonts w:ascii="Segoe UI Symbol" w:hAnsi="Segoe UI Symbol" w:cs="Segoe UI Symbol"/>
                <w:szCs w:val="20"/>
                <w14:ligatures w14:val="none"/>
              </w:rPr>
              <w:t>✔</w:t>
            </w:r>
          </w:p>
        </w:tc>
      </w:tr>
    </w:tbl>
    <w:p w14:paraId="1546B4B9" w14:textId="77777777" w:rsidR="00797306" w:rsidRDefault="00797306" w:rsidP="00765137"/>
    <w:p w14:paraId="6ABA9535" w14:textId="77777777" w:rsidR="00797306" w:rsidRDefault="00797306" w:rsidP="00797306">
      <w:pPr>
        <w:pStyle w:val="Heading3"/>
      </w:pPr>
      <w:r>
        <w:t>Arugga AI</w:t>
      </w:r>
    </w:p>
    <w:p w14:paraId="0861A7A3" w14:textId="2C4E1C41" w:rsidR="004C1C17" w:rsidRDefault="00797306" w:rsidP="00797306">
      <w:r w:rsidRPr="00797306">
        <w:rPr>
          <w:rStyle w:val="Strong"/>
          <w:rFonts w:eastAsiaTheme="majorEastAsia"/>
          <w:b w:val="0"/>
          <w:bCs w:val="0"/>
        </w:rPr>
        <w:t>Arugga AI</w:t>
      </w:r>
      <w:r w:rsidRPr="00797306">
        <w:rPr>
          <w:b/>
          <w:bCs/>
        </w:rPr>
        <w:t xml:space="preserve"> </w:t>
      </w:r>
      <w:r w:rsidRPr="00797306">
        <w:t>was</w:t>
      </w:r>
      <w:r>
        <w:t xml:space="preserve"> founded in 2017 and is headquartered near Tel Aviv, Israel</w:t>
      </w:r>
      <w:r>
        <w:rPr>
          <w:rStyle w:val="FootnoteReference"/>
        </w:rPr>
        <w:footnoteReference w:id="21"/>
      </w:r>
      <w:r>
        <w:t>. It develops autonomous ground robots for greenhouse farming, including robotic pollination, plant-lowering, pruning, pest and disease detection, and yield forecasting. It was founded by Iddo Geltner (CEO) and Eytan Heller; Geltner brings deep engineering and medical-device R&amp;D experience, while Heller adds commercial strategy and international business development expertise. Their most recent funding round was a US 4</w:t>
      </w:r>
      <w:r w:rsidR="00C407C9">
        <w:t>m</w:t>
      </w:r>
      <w:r>
        <w:t xml:space="preserve"> Series A in May 2021.</w:t>
      </w:r>
      <w:r>
        <w:rPr>
          <w:rStyle w:val="FootnoteReference"/>
        </w:rPr>
        <w:footnoteReference w:id="22"/>
      </w:r>
      <w:r>
        <w:t xml:space="preserve"> </w:t>
      </w:r>
    </w:p>
    <w:p w14:paraId="436613ED" w14:textId="77777777" w:rsidR="004C1C17" w:rsidRDefault="004C1C17" w:rsidP="00797306"/>
    <w:p w14:paraId="1D076502" w14:textId="256B121A" w:rsidR="004C1C17" w:rsidRPr="004C1C17" w:rsidRDefault="004C1C17" w:rsidP="00797306">
      <w:pPr>
        <w:rPr>
          <w:lang w:val="en-US"/>
        </w:rPr>
      </w:pPr>
      <w:r>
        <w:t>WIPO application number WO 2020/095290 A1 (Arugga) describes a ground-based plant treatment system comprising dedicated treatment channels for pollination.</w:t>
      </w:r>
      <w:r>
        <w:rPr>
          <w:rStyle w:val="FootnoteReference"/>
        </w:rPr>
        <w:footnoteReference w:id="23"/>
      </w:r>
      <w:r>
        <w:t xml:space="preserve"> The treatment channels are configured to induce vibrations at a specific frequency of 100 Hz or higher, on flowers or parts of plants either via contact or in a contactless method using pulsated air flow.</w:t>
      </w:r>
    </w:p>
    <w:p w14:paraId="7C855783" w14:textId="77777777" w:rsidR="004C1C17" w:rsidRDefault="004C1C17" w:rsidP="00797306"/>
    <w:p w14:paraId="7677A978" w14:textId="227B2664" w:rsidR="00797306" w:rsidRDefault="00797306" w:rsidP="00797306">
      <w:r>
        <w:t>Polybee claims to differentiate by offering drone</w:t>
      </w:r>
      <w:r>
        <w:noBreakHyphen/>
        <w:t>based pollination that works both in open</w:t>
      </w:r>
      <w:r>
        <w:noBreakHyphen/>
        <w:t>field and protected environments, using aerial airflow rather than ground</w:t>
      </w:r>
      <w:r>
        <w:noBreakHyphen/>
        <w:t>based contact, enabling flexible, labour</w:t>
      </w:r>
      <w:r>
        <w:noBreakHyphen/>
        <w:t xml:space="preserve">saving pollination beyond greenhouse border. </w:t>
      </w:r>
    </w:p>
    <w:p w14:paraId="7D6DB1A2" w14:textId="77777777" w:rsidR="00797306" w:rsidRDefault="00797306" w:rsidP="00797306"/>
    <w:p w14:paraId="636B89D9" w14:textId="493CBACD" w:rsidR="00797306" w:rsidRDefault="00797306" w:rsidP="00797306">
      <w:pPr>
        <w:pStyle w:val="Heading3"/>
      </w:pPr>
      <w:r>
        <w:t>Source.ag</w:t>
      </w:r>
    </w:p>
    <w:p w14:paraId="5370183F" w14:textId="098742EA" w:rsidR="00797306" w:rsidRDefault="00797306" w:rsidP="00797306">
      <w:r w:rsidRPr="00797306">
        <w:rPr>
          <w:rStyle w:val="Strong"/>
          <w:rFonts w:eastAsiaTheme="majorEastAsia"/>
          <w:b w:val="0"/>
          <w:bCs w:val="0"/>
        </w:rPr>
        <w:t>Source.ag</w:t>
      </w:r>
      <w:r>
        <w:t xml:space="preserve"> was founded in November 2020 and is based in Amsterdam, the Netherlands. It provides AI-driven software that creates digital twins of greenhouse crops, optimising resource use, yield </w:t>
      </w:r>
      <w:r>
        <w:lastRenderedPageBreak/>
        <w:t xml:space="preserve">forecasting, </w:t>
      </w:r>
      <w:proofErr w:type="gramStart"/>
      <w:r>
        <w:t>irrigation</w:t>
      </w:r>
      <w:proofErr w:type="gramEnd"/>
      <w:r>
        <w:t xml:space="preserve"> and crop timing.</w:t>
      </w:r>
      <w:r>
        <w:rPr>
          <w:rStyle w:val="FootnoteReference"/>
        </w:rPr>
        <w:footnoteReference w:id="24"/>
      </w:r>
      <w:r>
        <w:t xml:space="preserve"> Founders Rien Kamman (CEO) and Ernst van Bruggen (CPO) met during engineering studies and later reconnected during MBAs; they drew on their data-science background at BCG and McKinsey to build AI tools for growers. Its latest fundraising was a Series A round of approximately US 23 m</w:t>
      </w:r>
      <w:r w:rsidR="00C407C9">
        <w:t xml:space="preserve"> </w:t>
      </w:r>
      <w:r>
        <w:t xml:space="preserve">in February 2023, following an earlier </w:t>
      </w:r>
      <w:r w:rsidR="00C407C9">
        <w:t xml:space="preserve">US </w:t>
      </w:r>
      <w:r>
        <w:t>10</w:t>
      </w:r>
      <w:r w:rsidR="00C407C9">
        <w:t>m</w:t>
      </w:r>
      <w:r>
        <w:t xml:space="preserve"> seed raise in March 2022.</w:t>
      </w:r>
      <w:r>
        <w:rPr>
          <w:rStyle w:val="FootnoteReference"/>
        </w:rPr>
        <w:footnoteReference w:id="25"/>
      </w:r>
      <w:r>
        <w:t xml:space="preserve"> Polybee stands apart by combining autonomous drones with AI for both pollination and yield forecasting in both open</w:t>
      </w:r>
      <w:r>
        <w:noBreakHyphen/>
        <w:t>field and greenhouse settings, whereas Source.ag focuses on fixed greenhouse software.</w:t>
      </w:r>
    </w:p>
    <w:p w14:paraId="1B6ADDAB" w14:textId="77777777" w:rsidR="00797306" w:rsidRDefault="00797306" w:rsidP="00797306"/>
    <w:p w14:paraId="7869A021" w14:textId="15A9D093" w:rsidR="00797306" w:rsidRDefault="00797306" w:rsidP="00797306">
      <w:pPr>
        <w:pStyle w:val="Heading3"/>
      </w:pPr>
      <w:r>
        <w:t>Yield Computer</w:t>
      </w:r>
    </w:p>
    <w:p w14:paraId="32742712" w14:textId="77777777" w:rsidR="00797306" w:rsidRDefault="00797306" w:rsidP="00797306"/>
    <w:p w14:paraId="346482F9" w14:textId="0FD34A6D" w:rsidR="00797306" w:rsidRPr="00797306" w:rsidRDefault="00797306" w:rsidP="00797306">
      <w:r w:rsidRPr="00797306">
        <w:rPr>
          <w:rStyle w:val="Strong"/>
          <w:rFonts w:eastAsiaTheme="majorEastAsia"/>
          <w:b w:val="0"/>
          <w:bCs w:val="0"/>
        </w:rPr>
        <w:t>Yield Computer</w:t>
      </w:r>
      <w:r>
        <w:t xml:space="preserve"> was founded in 2018 and is based in Eindhoven, Netherlands. It offers an AI-based yield-forecasting platform for soft-fruit growers—particularly strawberries—providing real-time insights into crop development to improve harvest planning and sales decisions. Polybee’s differentiator lies in using drones to combine autonomous pollination with yield data collection, rather than relying on fixed cameras or software</w:t>
      </w:r>
      <w:r>
        <w:rPr>
          <w:rStyle w:val="FootnoteReference"/>
        </w:rPr>
        <w:footnoteReference w:id="26"/>
      </w:r>
      <w:r>
        <w:t xml:space="preserve">, and covering both pollination and forecasting in one system. </w:t>
      </w:r>
    </w:p>
    <w:p w14:paraId="69D085BC" w14:textId="7FA76239" w:rsidR="00797306" w:rsidRDefault="00797306" w:rsidP="00797306">
      <w:r>
        <w:t> </w:t>
      </w:r>
    </w:p>
    <w:p w14:paraId="2F61F4D0" w14:textId="5CCBF1E3" w:rsidR="00797306" w:rsidRDefault="00797306" w:rsidP="00797306">
      <w:pPr>
        <w:pStyle w:val="Heading3"/>
      </w:pPr>
      <w:r>
        <w:t>Orchard Robotics</w:t>
      </w:r>
    </w:p>
    <w:p w14:paraId="2BA7A671" w14:textId="77777777" w:rsidR="00797306" w:rsidRDefault="00797306" w:rsidP="00797306"/>
    <w:p w14:paraId="44001B9C" w14:textId="1AADFC62" w:rsidR="00797306" w:rsidRPr="00797306" w:rsidRDefault="00797306" w:rsidP="00797306">
      <w:r w:rsidRPr="00797306">
        <w:rPr>
          <w:rStyle w:val="Strong"/>
          <w:rFonts w:eastAsiaTheme="majorEastAsia"/>
          <w:b w:val="0"/>
          <w:bCs w:val="0"/>
        </w:rPr>
        <w:t>Orchard Robotics</w:t>
      </w:r>
      <w:r w:rsidRPr="00765137">
        <w:t xml:space="preserve"> was</w:t>
      </w:r>
      <w:r w:rsidRPr="00797306">
        <w:rPr>
          <w:b/>
          <w:bCs/>
        </w:rPr>
        <w:t xml:space="preserve"> </w:t>
      </w:r>
      <w:r>
        <w:t>founded in 2022 by Charles Wu (a former Thiel Fellow) and is headquartered in Seattle, USA. It offers vehicle-mounted AI-powered camera systems and the Orchard OS platform to capture data on fruit count, size, colour, and growth rates, helping fruit growers optimise yield quality and supply chain planning.</w:t>
      </w:r>
      <w:r>
        <w:rPr>
          <w:rStyle w:val="FootnoteReference"/>
        </w:rPr>
        <w:footnoteReference w:id="27"/>
      </w:r>
      <w:r>
        <w:t xml:space="preserve"> Charles Wu founded it to bring precision and automation to orchard management, using applied computer vision and robotics</w:t>
      </w:r>
      <w:r w:rsidR="00765137">
        <w:t>. Its latest funding was a US 3.8</w:t>
      </w:r>
      <w:r w:rsidR="00C407C9">
        <w:t>m</w:t>
      </w:r>
      <w:r w:rsidR="00765137">
        <w:t xml:space="preserve"> Seed round on 28 March 2024, led by General Catalyst and others. Polybee differentiates by delivering mobile, drone</w:t>
      </w:r>
      <w:r w:rsidR="00765137">
        <w:noBreakHyphen/>
        <w:t xml:space="preserve">based pollination and yield forecasting across field and greenhouse environments, offering active intervention rather than passive observation and data collection. </w:t>
      </w:r>
    </w:p>
    <w:p w14:paraId="6253FE3D" w14:textId="77777777" w:rsidR="00D62C4E" w:rsidRDefault="00D62C4E" w:rsidP="00797306"/>
    <w:p w14:paraId="51FBECBE" w14:textId="77777777" w:rsidR="00606FBC" w:rsidRDefault="00606FBC">
      <w:pPr>
        <w:spacing w:after="160" w:line="278" w:lineRule="auto"/>
        <w:rPr>
          <w:rFonts w:eastAsiaTheme="majorEastAsia" w:cs="Arial"/>
          <w:color w:val="0F4761" w:themeColor="accent1" w:themeShade="BF"/>
          <w:sz w:val="28"/>
          <w:szCs w:val="32"/>
          <w:lang w:val="en-US"/>
        </w:rPr>
      </w:pPr>
      <w:r>
        <w:br w:type="page"/>
      </w:r>
    </w:p>
    <w:p w14:paraId="4B4D6797" w14:textId="6A0B63AE" w:rsidR="00D62C4E" w:rsidRPr="00D62C4E" w:rsidRDefault="00606FBC" w:rsidP="00D62C4E">
      <w:pPr>
        <w:pStyle w:val="Heading2"/>
      </w:pPr>
      <w:r>
        <w:lastRenderedPageBreak/>
        <w:t xml:space="preserve">Crop Selection &amp; </w:t>
      </w:r>
      <w:r w:rsidR="00D62C4E">
        <w:t>Go-To-Market Strategy</w:t>
      </w:r>
    </w:p>
    <w:p w14:paraId="4BC90B33" w14:textId="77777777" w:rsidR="00D62C4E" w:rsidRDefault="00D62C4E" w:rsidP="00797306"/>
    <w:p w14:paraId="0ECC23A6" w14:textId="6CAAFC74" w:rsidR="00D62C4E" w:rsidRDefault="00D62C4E" w:rsidP="00D62C4E">
      <w:r>
        <w:t>Polybee believes its technology can be tailored across 25 major crop categories which satisfy the following criteria:</w:t>
      </w:r>
    </w:p>
    <w:p w14:paraId="080FEDC2" w14:textId="77777777" w:rsidR="00D62C4E" w:rsidRDefault="00D62C4E" w:rsidP="00D62C4E"/>
    <w:p w14:paraId="51A6B4E1" w14:textId="77777777" w:rsidR="00D62C4E" w:rsidRDefault="00D62C4E" w:rsidP="00D62C4E">
      <w:pPr>
        <w:pStyle w:val="ListParagraph"/>
        <w:numPr>
          <w:ilvl w:val="0"/>
          <w:numId w:val="53"/>
        </w:numPr>
      </w:pPr>
      <w:r>
        <w:t>High farm-gate value</w:t>
      </w:r>
    </w:p>
    <w:p w14:paraId="774D0F15" w14:textId="2185750A" w:rsidR="00D62C4E" w:rsidRDefault="00D62C4E" w:rsidP="00D62C4E">
      <w:pPr>
        <w:pStyle w:val="ListParagraph"/>
        <w:numPr>
          <w:ilvl w:val="0"/>
          <w:numId w:val="53"/>
        </w:numPr>
      </w:pPr>
      <w:r>
        <w:t xml:space="preserve">Are grown by large (50Ha), </w:t>
      </w:r>
      <w:proofErr w:type="gramStart"/>
      <w:r>
        <w:t>vertically-integrated</w:t>
      </w:r>
      <w:proofErr w:type="gramEnd"/>
      <w:r>
        <w:t xml:space="preserve"> farms with year-round production needs</w:t>
      </w:r>
    </w:p>
    <w:p w14:paraId="11A2A72C" w14:textId="77777777" w:rsidR="00606FBC" w:rsidRDefault="00D62C4E" w:rsidP="00D62C4E">
      <w:pPr>
        <w:pStyle w:val="ListParagraph"/>
        <w:numPr>
          <w:ilvl w:val="0"/>
          <w:numId w:val="53"/>
        </w:numPr>
      </w:pPr>
      <w:r>
        <w:t>Crops which require pollination</w:t>
      </w:r>
      <w:r w:rsidR="00606FBC">
        <w:t xml:space="preserve"> (1/3</w:t>
      </w:r>
      <w:r w:rsidR="00606FBC" w:rsidRPr="00606FBC">
        <w:rPr>
          <w:vertAlign w:val="superscript"/>
        </w:rPr>
        <w:t>rd</w:t>
      </w:r>
      <w:r w:rsidR="00606FBC">
        <w:t xml:space="preserve"> of crops), </w:t>
      </w:r>
    </w:p>
    <w:p w14:paraId="76F0E9A2" w14:textId="00EAF8B9" w:rsidR="00D62C4E" w:rsidRDefault="00606FBC" w:rsidP="00D62C4E">
      <w:pPr>
        <w:pStyle w:val="ListParagraph"/>
        <w:numPr>
          <w:ilvl w:val="0"/>
          <w:numId w:val="53"/>
        </w:numPr>
      </w:pPr>
      <w:r>
        <w:t xml:space="preserve">Crops which could benefit from </w:t>
      </w:r>
      <w:r w:rsidR="00D62C4E">
        <w:t>yield forecasting</w:t>
      </w:r>
      <w:r>
        <w:t xml:space="preserve"> and </w:t>
      </w:r>
      <w:r w:rsidR="00D62C4E">
        <w:t>stress detection</w:t>
      </w:r>
      <w:r>
        <w:t xml:space="preserve"> detection </w:t>
      </w:r>
      <w:proofErr w:type="gramStart"/>
      <w:r>
        <w:t>capabilities</w:t>
      </w:r>
      <w:proofErr w:type="gramEnd"/>
    </w:p>
    <w:p w14:paraId="76E394A7" w14:textId="77777777" w:rsidR="00D62C4E" w:rsidRDefault="00D62C4E" w:rsidP="00797306"/>
    <w:p w14:paraId="5FF509D0" w14:textId="6DE4A039" w:rsidR="00D62C4E" w:rsidRDefault="00D62C4E" w:rsidP="00797306">
      <w:r w:rsidRPr="00D62C4E">
        <w:t>Polybee enters markets where its dual value proposition—pollination + yield forecasting—creates both direct yield uplift and operational savings. It focuses on crops where a few percentage points in accuracy or yield gain equate to tens of thousands in extra revenue per hectare. It also targets crops with influential, well-networked growers who can accelerate adoption through demonstration trials.</w:t>
      </w:r>
    </w:p>
    <w:p w14:paraId="7E1CA6D2" w14:textId="77777777" w:rsidR="00D62C4E" w:rsidRDefault="00D62C4E" w:rsidP="00797306"/>
    <w:p w14:paraId="2EAA163A" w14:textId="1C1CE795" w:rsidR="00355593" w:rsidRDefault="000A1286" w:rsidP="00355593">
      <w:pPr>
        <w:spacing w:after="160" w:line="278" w:lineRule="auto"/>
      </w:pPr>
      <w:r>
        <w:t>Polybee has focussed on the following pollinated crops:</w:t>
      </w:r>
    </w:p>
    <w:tbl>
      <w:tblPr>
        <w:tblStyle w:val="PlainTable2"/>
        <w:tblW w:w="9074" w:type="dxa"/>
        <w:tblLook w:val="04A0" w:firstRow="1" w:lastRow="0" w:firstColumn="1" w:lastColumn="0" w:noHBand="0" w:noVBand="1"/>
      </w:tblPr>
      <w:tblGrid>
        <w:gridCol w:w="6642"/>
        <w:gridCol w:w="2432"/>
      </w:tblGrid>
      <w:tr w:rsidR="000A1286" w:rsidRPr="000A1286" w14:paraId="15991941" w14:textId="77777777" w:rsidTr="000A1286">
        <w:trPr>
          <w:cnfStyle w:val="100000000000" w:firstRow="1" w:lastRow="0" w:firstColumn="0" w:lastColumn="0" w:oddVBand="0" w:evenVBand="0" w:oddHBand="0"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6642" w:type="dxa"/>
            <w:noWrap/>
            <w:hideMark/>
          </w:tcPr>
          <w:p w14:paraId="46B3D3E8" w14:textId="4DF4E6E8" w:rsidR="000A1286" w:rsidRPr="000A1286" w:rsidRDefault="000A1286" w:rsidP="000A1286">
            <w:pPr>
              <w:spacing w:after="160" w:line="278" w:lineRule="auto"/>
            </w:pPr>
            <w:r w:rsidRPr="000A1286">
              <w:t>Pollinated Crops</w:t>
            </w:r>
            <w:r>
              <w:t xml:space="preserve"> Targeted by Polybee</w:t>
            </w:r>
          </w:p>
        </w:tc>
        <w:tc>
          <w:tcPr>
            <w:tcW w:w="2432" w:type="dxa"/>
            <w:noWrap/>
            <w:hideMark/>
          </w:tcPr>
          <w:p w14:paraId="416D350D" w14:textId="77777777" w:rsidR="000A1286" w:rsidRPr="000A1286" w:rsidRDefault="000A1286" w:rsidP="00CF65D9">
            <w:pPr>
              <w:spacing w:after="160" w:line="278" w:lineRule="auto"/>
              <w:jc w:val="right"/>
              <w:cnfStyle w:val="100000000000" w:firstRow="1" w:lastRow="0" w:firstColumn="0" w:lastColumn="0" w:oddVBand="0" w:evenVBand="0" w:oddHBand="0" w:evenHBand="0" w:firstRowFirstColumn="0" w:firstRowLastColumn="0" w:lastRowFirstColumn="0" w:lastRowLastColumn="0"/>
            </w:pPr>
            <w:r w:rsidRPr="000A1286">
              <w:t>Farmgate value US b</w:t>
            </w:r>
          </w:p>
        </w:tc>
      </w:tr>
      <w:tr w:rsidR="000A1286" w:rsidRPr="000A1286" w14:paraId="5AC08ED3" w14:textId="77777777" w:rsidTr="000A1286">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6642" w:type="dxa"/>
            <w:noWrap/>
            <w:hideMark/>
          </w:tcPr>
          <w:p w14:paraId="2D6A8AD0" w14:textId="77777777" w:rsidR="000A1286" w:rsidRPr="000A1286" w:rsidRDefault="000A1286" w:rsidP="000A1286">
            <w:pPr>
              <w:spacing w:after="160" w:line="278" w:lineRule="auto"/>
              <w:rPr>
                <w:b w:val="0"/>
                <w:bCs w:val="0"/>
              </w:rPr>
            </w:pPr>
            <w:r w:rsidRPr="000A1286">
              <w:rPr>
                <w:b w:val="0"/>
                <w:bCs w:val="0"/>
              </w:rPr>
              <w:t>Tomatoes</w:t>
            </w:r>
          </w:p>
        </w:tc>
        <w:tc>
          <w:tcPr>
            <w:tcW w:w="2432" w:type="dxa"/>
            <w:noWrap/>
            <w:hideMark/>
          </w:tcPr>
          <w:p w14:paraId="44F3DF0B" w14:textId="3A9BC374" w:rsidR="000A1286" w:rsidRPr="000A1286" w:rsidRDefault="000A1286" w:rsidP="00CF65D9">
            <w:pPr>
              <w:spacing w:after="160" w:line="278" w:lineRule="auto"/>
              <w:jc w:val="right"/>
              <w:cnfStyle w:val="000000100000" w:firstRow="0" w:lastRow="0" w:firstColumn="0" w:lastColumn="0" w:oddVBand="0" w:evenVBand="0" w:oddHBand="1" w:evenHBand="0" w:firstRowFirstColumn="0" w:firstRowLastColumn="0" w:lastRowFirstColumn="0" w:lastRowLastColumn="0"/>
            </w:pPr>
            <w:r w:rsidRPr="000A1286">
              <w:t>16</w:t>
            </w:r>
          </w:p>
        </w:tc>
      </w:tr>
      <w:tr w:rsidR="000A1286" w:rsidRPr="000A1286" w14:paraId="2669D473" w14:textId="77777777" w:rsidTr="000A1286">
        <w:trPr>
          <w:trHeight w:val="299"/>
        </w:trPr>
        <w:tc>
          <w:tcPr>
            <w:cnfStyle w:val="001000000000" w:firstRow="0" w:lastRow="0" w:firstColumn="1" w:lastColumn="0" w:oddVBand="0" w:evenVBand="0" w:oddHBand="0" w:evenHBand="0" w:firstRowFirstColumn="0" w:firstRowLastColumn="0" w:lastRowFirstColumn="0" w:lastRowLastColumn="0"/>
            <w:tcW w:w="6642" w:type="dxa"/>
            <w:noWrap/>
            <w:hideMark/>
          </w:tcPr>
          <w:p w14:paraId="283408B9" w14:textId="77777777" w:rsidR="000A1286" w:rsidRPr="000A1286" w:rsidRDefault="000A1286" w:rsidP="000A1286">
            <w:pPr>
              <w:spacing w:after="160" w:line="278" w:lineRule="auto"/>
              <w:rPr>
                <w:b w:val="0"/>
                <w:bCs w:val="0"/>
              </w:rPr>
            </w:pPr>
            <w:r w:rsidRPr="000A1286">
              <w:rPr>
                <w:b w:val="0"/>
                <w:bCs w:val="0"/>
              </w:rPr>
              <w:t>Grapes</w:t>
            </w:r>
          </w:p>
        </w:tc>
        <w:tc>
          <w:tcPr>
            <w:tcW w:w="2432" w:type="dxa"/>
            <w:noWrap/>
            <w:hideMark/>
          </w:tcPr>
          <w:p w14:paraId="703B1A38" w14:textId="04A61EF9" w:rsidR="000A1286" w:rsidRPr="000A1286" w:rsidRDefault="000A1286" w:rsidP="00CF65D9">
            <w:pPr>
              <w:spacing w:after="160" w:line="278" w:lineRule="auto"/>
              <w:jc w:val="right"/>
              <w:cnfStyle w:val="000000000000" w:firstRow="0" w:lastRow="0" w:firstColumn="0" w:lastColumn="0" w:oddVBand="0" w:evenVBand="0" w:oddHBand="0" w:evenHBand="0" w:firstRowFirstColumn="0" w:firstRowLastColumn="0" w:lastRowFirstColumn="0" w:lastRowLastColumn="0"/>
            </w:pPr>
            <w:r w:rsidRPr="000A1286">
              <w:t>93</w:t>
            </w:r>
          </w:p>
        </w:tc>
      </w:tr>
      <w:tr w:rsidR="000A1286" w:rsidRPr="000A1286" w14:paraId="13438CDE" w14:textId="77777777" w:rsidTr="000A1286">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6642" w:type="dxa"/>
            <w:noWrap/>
            <w:hideMark/>
          </w:tcPr>
          <w:p w14:paraId="45080E3A" w14:textId="77777777" w:rsidR="000A1286" w:rsidRPr="000A1286" w:rsidRDefault="000A1286" w:rsidP="000A1286">
            <w:pPr>
              <w:spacing w:after="160" w:line="278" w:lineRule="auto"/>
              <w:rPr>
                <w:b w:val="0"/>
                <w:bCs w:val="0"/>
              </w:rPr>
            </w:pPr>
            <w:r w:rsidRPr="000A1286">
              <w:rPr>
                <w:b w:val="0"/>
                <w:bCs w:val="0"/>
              </w:rPr>
              <w:t>Apples</w:t>
            </w:r>
          </w:p>
        </w:tc>
        <w:tc>
          <w:tcPr>
            <w:tcW w:w="2432" w:type="dxa"/>
            <w:noWrap/>
            <w:hideMark/>
          </w:tcPr>
          <w:p w14:paraId="3D2D708C" w14:textId="2EDD3B3D" w:rsidR="000A1286" w:rsidRPr="000A1286" w:rsidRDefault="000A1286" w:rsidP="00CF65D9">
            <w:pPr>
              <w:spacing w:after="160" w:line="278" w:lineRule="auto"/>
              <w:jc w:val="right"/>
              <w:cnfStyle w:val="000000100000" w:firstRow="0" w:lastRow="0" w:firstColumn="0" w:lastColumn="0" w:oddVBand="0" w:evenVBand="0" w:oddHBand="1" w:evenHBand="0" w:firstRowFirstColumn="0" w:firstRowLastColumn="0" w:lastRowFirstColumn="0" w:lastRowLastColumn="0"/>
            </w:pPr>
            <w:r w:rsidRPr="000A1286">
              <w:t>92</w:t>
            </w:r>
          </w:p>
        </w:tc>
      </w:tr>
      <w:tr w:rsidR="000A1286" w:rsidRPr="000A1286" w14:paraId="0F335D0F" w14:textId="77777777" w:rsidTr="000A1286">
        <w:trPr>
          <w:trHeight w:val="299"/>
        </w:trPr>
        <w:tc>
          <w:tcPr>
            <w:cnfStyle w:val="001000000000" w:firstRow="0" w:lastRow="0" w:firstColumn="1" w:lastColumn="0" w:oddVBand="0" w:evenVBand="0" w:oddHBand="0" w:evenHBand="0" w:firstRowFirstColumn="0" w:firstRowLastColumn="0" w:lastRowFirstColumn="0" w:lastRowLastColumn="0"/>
            <w:tcW w:w="6642" w:type="dxa"/>
            <w:noWrap/>
            <w:hideMark/>
          </w:tcPr>
          <w:p w14:paraId="217FEA9B" w14:textId="77777777" w:rsidR="000A1286" w:rsidRPr="000A1286" w:rsidRDefault="000A1286" w:rsidP="000A1286">
            <w:pPr>
              <w:spacing w:after="160" w:line="278" w:lineRule="auto"/>
              <w:rPr>
                <w:b w:val="0"/>
                <w:bCs w:val="0"/>
              </w:rPr>
            </w:pPr>
            <w:r w:rsidRPr="000A1286">
              <w:rPr>
                <w:b w:val="0"/>
                <w:bCs w:val="0"/>
              </w:rPr>
              <w:t>Tea leaves</w:t>
            </w:r>
          </w:p>
        </w:tc>
        <w:tc>
          <w:tcPr>
            <w:tcW w:w="2432" w:type="dxa"/>
            <w:noWrap/>
            <w:hideMark/>
          </w:tcPr>
          <w:p w14:paraId="2131D133" w14:textId="73FEE429" w:rsidR="000A1286" w:rsidRPr="000A1286" w:rsidRDefault="000A1286" w:rsidP="00CF65D9">
            <w:pPr>
              <w:spacing w:after="160" w:line="278" w:lineRule="auto"/>
              <w:jc w:val="right"/>
              <w:cnfStyle w:val="000000000000" w:firstRow="0" w:lastRow="0" w:firstColumn="0" w:lastColumn="0" w:oddVBand="0" w:evenVBand="0" w:oddHBand="0" w:evenHBand="0" w:firstRowFirstColumn="0" w:firstRowLastColumn="0" w:lastRowFirstColumn="0" w:lastRowLastColumn="0"/>
            </w:pPr>
            <w:r w:rsidRPr="000A1286">
              <w:t>81</w:t>
            </w:r>
          </w:p>
        </w:tc>
      </w:tr>
      <w:tr w:rsidR="000A1286" w:rsidRPr="000A1286" w14:paraId="324118F7" w14:textId="77777777" w:rsidTr="000A1286">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6642" w:type="dxa"/>
            <w:noWrap/>
            <w:hideMark/>
          </w:tcPr>
          <w:p w14:paraId="4085BF86" w14:textId="77777777" w:rsidR="000A1286" w:rsidRPr="000A1286" w:rsidRDefault="000A1286" w:rsidP="000A1286">
            <w:pPr>
              <w:spacing w:after="160" w:line="278" w:lineRule="auto"/>
              <w:rPr>
                <w:b w:val="0"/>
                <w:bCs w:val="0"/>
              </w:rPr>
            </w:pPr>
            <w:r w:rsidRPr="000A1286">
              <w:rPr>
                <w:b w:val="0"/>
                <w:bCs w:val="0"/>
              </w:rPr>
              <w:t>Oil palm fruit</w:t>
            </w:r>
          </w:p>
        </w:tc>
        <w:tc>
          <w:tcPr>
            <w:tcW w:w="2432" w:type="dxa"/>
            <w:noWrap/>
            <w:hideMark/>
          </w:tcPr>
          <w:p w14:paraId="3E99EDB5" w14:textId="1483F175" w:rsidR="000A1286" w:rsidRPr="000A1286" w:rsidRDefault="000A1286" w:rsidP="00CF65D9">
            <w:pPr>
              <w:spacing w:after="160" w:line="278" w:lineRule="auto"/>
              <w:jc w:val="right"/>
              <w:cnfStyle w:val="000000100000" w:firstRow="0" w:lastRow="0" w:firstColumn="0" w:lastColumn="0" w:oddVBand="0" w:evenVBand="0" w:oddHBand="1" w:evenHBand="0" w:firstRowFirstColumn="0" w:firstRowLastColumn="0" w:lastRowFirstColumn="0" w:lastRowLastColumn="0"/>
            </w:pPr>
            <w:r w:rsidRPr="000A1286">
              <w:t>68</w:t>
            </w:r>
          </w:p>
        </w:tc>
      </w:tr>
      <w:tr w:rsidR="000A1286" w:rsidRPr="000A1286" w14:paraId="68572727" w14:textId="77777777" w:rsidTr="000A1286">
        <w:trPr>
          <w:trHeight w:val="299"/>
        </w:trPr>
        <w:tc>
          <w:tcPr>
            <w:cnfStyle w:val="001000000000" w:firstRow="0" w:lastRow="0" w:firstColumn="1" w:lastColumn="0" w:oddVBand="0" w:evenVBand="0" w:oddHBand="0" w:evenHBand="0" w:firstRowFirstColumn="0" w:firstRowLastColumn="0" w:lastRowFirstColumn="0" w:lastRowLastColumn="0"/>
            <w:tcW w:w="6642" w:type="dxa"/>
            <w:noWrap/>
            <w:hideMark/>
          </w:tcPr>
          <w:p w14:paraId="066777E7" w14:textId="77777777" w:rsidR="000A1286" w:rsidRPr="000A1286" w:rsidRDefault="000A1286" w:rsidP="000A1286">
            <w:pPr>
              <w:spacing w:after="160" w:line="278" w:lineRule="auto"/>
              <w:rPr>
                <w:b w:val="0"/>
                <w:bCs w:val="0"/>
              </w:rPr>
            </w:pPr>
            <w:r w:rsidRPr="000A1286">
              <w:rPr>
                <w:b w:val="0"/>
                <w:bCs w:val="0"/>
              </w:rPr>
              <w:t>Cucumbers and gherkins</w:t>
            </w:r>
          </w:p>
        </w:tc>
        <w:tc>
          <w:tcPr>
            <w:tcW w:w="2432" w:type="dxa"/>
            <w:noWrap/>
            <w:hideMark/>
          </w:tcPr>
          <w:p w14:paraId="3397F9CE" w14:textId="24D2D306" w:rsidR="000A1286" w:rsidRPr="000A1286" w:rsidRDefault="000A1286" w:rsidP="00CF65D9">
            <w:pPr>
              <w:spacing w:after="160" w:line="278" w:lineRule="auto"/>
              <w:jc w:val="right"/>
              <w:cnfStyle w:val="000000000000" w:firstRow="0" w:lastRow="0" w:firstColumn="0" w:lastColumn="0" w:oddVBand="0" w:evenVBand="0" w:oddHBand="0" w:evenHBand="0" w:firstRowFirstColumn="0" w:firstRowLastColumn="0" w:lastRowFirstColumn="0" w:lastRowLastColumn="0"/>
            </w:pPr>
            <w:r w:rsidRPr="000A1286">
              <w:t>67</w:t>
            </w:r>
          </w:p>
        </w:tc>
      </w:tr>
      <w:tr w:rsidR="000A1286" w:rsidRPr="000A1286" w14:paraId="665DC293" w14:textId="77777777" w:rsidTr="000A1286">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6642" w:type="dxa"/>
            <w:noWrap/>
            <w:hideMark/>
          </w:tcPr>
          <w:p w14:paraId="728602C5" w14:textId="77777777" w:rsidR="000A1286" w:rsidRPr="000A1286" w:rsidRDefault="000A1286" w:rsidP="000A1286">
            <w:pPr>
              <w:spacing w:after="160" w:line="278" w:lineRule="auto"/>
              <w:rPr>
                <w:b w:val="0"/>
                <w:bCs w:val="0"/>
              </w:rPr>
            </w:pPr>
            <w:r w:rsidRPr="000A1286">
              <w:rPr>
                <w:b w:val="0"/>
                <w:bCs w:val="0"/>
              </w:rPr>
              <w:t>Watermelons</w:t>
            </w:r>
          </w:p>
        </w:tc>
        <w:tc>
          <w:tcPr>
            <w:tcW w:w="2432" w:type="dxa"/>
            <w:noWrap/>
            <w:hideMark/>
          </w:tcPr>
          <w:p w14:paraId="1E38067E" w14:textId="46F64587" w:rsidR="000A1286" w:rsidRPr="000A1286" w:rsidRDefault="000A1286" w:rsidP="00CF65D9">
            <w:pPr>
              <w:spacing w:after="160" w:line="278" w:lineRule="auto"/>
              <w:jc w:val="right"/>
              <w:cnfStyle w:val="000000100000" w:firstRow="0" w:lastRow="0" w:firstColumn="0" w:lastColumn="0" w:oddVBand="0" w:evenVBand="0" w:oddHBand="1" w:evenHBand="0" w:firstRowFirstColumn="0" w:firstRowLastColumn="0" w:lastRowFirstColumn="0" w:lastRowLastColumn="0"/>
            </w:pPr>
            <w:r w:rsidRPr="000A1286">
              <w:t>55</w:t>
            </w:r>
          </w:p>
        </w:tc>
      </w:tr>
      <w:tr w:rsidR="000A1286" w:rsidRPr="000A1286" w14:paraId="38C7E3B4" w14:textId="77777777" w:rsidTr="000A1286">
        <w:trPr>
          <w:trHeight w:val="299"/>
        </w:trPr>
        <w:tc>
          <w:tcPr>
            <w:cnfStyle w:val="001000000000" w:firstRow="0" w:lastRow="0" w:firstColumn="1" w:lastColumn="0" w:oddVBand="0" w:evenVBand="0" w:oddHBand="0" w:evenHBand="0" w:firstRowFirstColumn="0" w:firstRowLastColumn="0" w:lastRowFirstColumn="0" w:lastRowLastColumn="0"/>
            <w:tcW w:w="6642" w:type="dxa"/>
            <w:noWrap/>
            <w:hideMark/>
          </w:tcPr>
          <w:p w14:paraId="35FE6116" w14:textId="77777777" w:rsidR="000A1286" w:rsidRPr="000A1286" w:rsidRDefault="000A1286" w:rsidP="000A1286">
            <w:pPr>
              <w:spacing w:after="160" w:line="278" w:lineRule="auto"/>
              <w:rPr>
                <w:b w:val="0"/>
                <w:bCs w:val="0"/>
              </w:rPr>
            </w:pPr>
            <w:r w:rsidRPr="000A1286">
              <w:rPr>
                <w:b w:val="0"/>
                <w:bCs w:val="0"/>
              </w:rPr>
              <w:t>Onions and shallots, dry (excluding dehydrated)</w:t>
            </w:r>
          </w:p>
        </w:tc>
        <w:tc>
          <w:tcPr>
            <w:tcW w:w="2432" w:type="dxa"/>
            <w:noWrap/>
            <w:hideMark/>
          </w:tcPr>
          <w:p w14:paraId="669D3A06" w14:textId="70D6164B" w:rsidR="000A1286" w:rsidRPr="000A1286" w:rsidRDefault="000A1286" w:rsidP="00CF65D9">
            <w:pPr>
              <w:spacing w:after="160" w:line="278" w:lineRule="auto"/>
              <w:jc w:val="right"/>
              <w:cnfStyle w:val="000000000000" w:firstRow="0" w:lastRow="0" w:firstColumn="0" w:lastColumn="0" w:oddVBand="0" w:evenVBand="0" w:oddHBand="0" w:evenHBand="0" w:firstRowFirstColumn="0" w:firstRowLastColumn="0" w:lastRowFirstColumn="0" w:lastRowLastColumn="0"/>
            </w:pPr>
            <w:r w:rsidRPr="000A1286">
              <w:t>48</w:t>
            </w:r>
          </w:p>
        </w:tc>
      </w:tr>
      <w:tr w:rsidR="000A1286" w:rsidRPr="000A1286" w14:paraId="385D52DD" w14:textId="77777777" w:rsidTr="000A1286">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6642" w:type="dxa"/>
            <w:noWrap/>
            <w:hideMark/>
          </w:tcPr>
          <w:p w14:paraId="67773CF7" w14:textId="77777777" w:rsidR="000A1286" w:rsidRPr="000A1286" w:rsidRDefault="000A1286" w:rsidP="000A1286">
            <w:pPr>
              <w:spacing w:after="160" w:line="278" w:lineRule="auto"/>
              <w:rPr>
                <w:b w:val="0"/>
                <w:bCs w:val="0"/>
              </w:rPr>
            </w:pPr>
            <w:r w:rsidRPr="000A1286">
              <w:rPr>
                <w:b w:val="0"/>
                <w:bCs w:val="0"/>
              </w:rPr>
              <w:t>Chillies and peppers, green (Capsicum spp. and Pimenta spp.)</w:t>
            </w:r>
          </w:p>
        </w:tc>
        <w:tc>
          <w:tcPr>
            <w:tcW w:w="2432" w:type="dxa"/>
            <w:noWrap/>
            <w:hideMark/>
          </w:tcPr>
          <w:p w14:paraId="6EA12D8C" w14:textId="60223BAC" w:rsidR="000A1286" w:rsidRPr="000A1286" w:rsidRDefault="000A1286" w:rsidP="00CF65D9">
            <w:pPr>
              <w:spacing w:after="160" w:line="278" w:lineRule="auto"/>
              <w:jc w:val="right"/>
              <w:cnfStyle w:val="000000100000" w:firstRow="0" w:lastRow="0" w:firstColumn="0" w:lastColumn="0" w:oddVBand="0" w:evenVBand="0" w:oddHBand="1" w:evenHBand="0" w:firstRowFirstColumn="0" w:firstRowLastColumn="0" w:lastRowFirstColumn="0" w:lastRowLastColumn="0"/>
            </w:pPr>
            <w:r w:rsidRPr="000A1286">
              <w:t>40</w:t>
            </w:r>
          </w:p>
        </w:tc>
      </w:tr>
      <w:tr w:rsidR="000A1286" w:rsidRPr="000A1286" w14:paraId="549CF9CD" w14:textId="77777777" w:rsidTr="000A1286">
        <w:trPr>
          <w:trHeight w:val="299"/>
        </w:trPr>
        <w:tc>
          <w:tcPr>
            <w:cnfStyle w:val="001000000000" w:firstRow="0" w:lastRow="0" w:firstColumn="1" w:lastColumn="0" w:oddVBand="0" w:evenVBand="0" w:oddHBand="0" w:evenHBand="0" w:firstRowFirstColumn="0" w:firstRowLastColumn="0" w:lastRowFirstColumn="0" w:lastRowLastColumn="0"/>
            <w:tcW w:w="6642" w:type="dxa"/>
            <w:noWrap/>
            <w:hideMark/>
          </w:tcPr>
          <w:p w14:paraId="6F40BDA0" w14:textId="77777777" w:rsidR="000A1286" w:rsidRPr="000A1286" w:rsidRDefault="000A1286" w:rsidP="000A1286">
            <w:pPr>
              <w:spacing w:after="160" w:line="278" w:lineRule="auto"/>
              <w:rPr>
                <w:b w:val="0"/>
                <w:bCs w:val="0"/>
              </w:rPr>
            </w:pPr>
            <w:r w:rsidRPr="000A1286">
              <w:rPr>
                <w:b w:val="0"/>
                <w:bCs w:val="0"/>
              </w:rPr>
              <w:t>Eggplants (aubergines)</w:t>
            </w:r>
          </w:p>
        </w:tc>
        <w:tc>
          <w:tcPr>
            <w:tcW w:w="2432" w:type="dxa"/>
            <w:noWrap/>
            <w:hideMark/>
          </w:tcPr>
          <w:p w14:paraId="1C5DC6B6" w14:textId="1C581C37" w:rsidR="000A1286" w:rsidRPr="000A1286" w:rsidRDefault="000A1286" w:rsidP="00CF65D9">
            <w:pPr>
              <w:spacing w:after="160" w:line="278" w:lineRule="auto"/>
              <w:jc w:val="right"/>
              <w:cnfStyle w:val="000000000000" w:firstRow="0" w:lastRow="0" w:firstColumn="0" w:lastColumn="0" w:oddVBand="0" w:evenVBand="0" w:oddHBand="0" w:evenHBand="0" w:firstRowFirstColumn="0" w:firstRowLastColumn="0" w:lastRowFirstColumn="0" w:lastRowLastColumn="0"/>
            </w:pPr>
            <w:r w:rsidRPr="000A1286">
              <w:t>31</w:t>
            </w:r>
          </w:p>
        </w:tc>
      </w:tr>
      <w:tr w:rsidR="000A1286" w:rsidRPr="000A1286" w14:paraId="1F47F876" w14:textId="77777777" w:rsidTr="000A1286">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6642" w:type="dxa"/>
            <w:noWrap/>
            <w:hideMark/>
          </w:tcPr>
          <w:p w14:paraId="25280477" w14:textId="77777777" w:rsidR="000A1286" w:rsidRPr="000A1286" w:rsidRDefault="000A1286" w:rsidP="000A1286">
            <w:pPr>
              <w:spacing w:after="160" w:line="278" w:lineRule="auto"/>
              <w:rPr>
                <w:b w:val="0"/>
                <w:bCs w:val="0"/>
              </w:rPr>
            </w:pPr>
            <w:r w:rsidRPr="000A1286">
              <w:rPr>
                <w:b w:val="0"/>
                <w:bCs w:val="0"/>
              </w:rPr>
              <w:t>Oranges</w:t>
            </w:r>
          </w:p>
        </w:tc>
        <w:tc>
          <w:tcPr>
            <w:tcW w:w="2432" w:type="dxa"/>
            <w:noWrap/>
            <w:hideMark/>
          </w:tcPr>
          <w:p w14:paraId="35E4A2D8" w14:textId="7B3F1E94" w:rsidR="000A1286" w:rsidRPr="000A1286" w:rsidRDefault="000A1286" w:rsidP="00CF65D9">
            <w:pPr>
              <w:spacing w:after="160" w:line="278" w:lineRule="auto"/>
              <w:jc w:val="right"/>
              <w:cnfStyle w:val="000000100000" w:firstRow="0" w:lastRow="0" w:firstColumn="0" w:lastColumn="0" w:oddVBand="0" w:evenVBand="0" w:oddHBand="1" w:evenHBand="0" w:firstRowFirstColumn="0" w:firstRowLastColumn="0" w:lastRowFirstColumn="0" w:lastRowLastColumn="0"/>
            </w:pPr>
            <w:r w:rsidRPr="000A1286">
              <w:t>29</w:t>
            </w:r>
          </w:p>
        </w:tc>
      </w:tr>
      <w:tr w:rsidR="000A1286" w:rsidRPr="000A1286" w14:paraId="1426CBE5" w14:textId="77777777" w:rsidTr="000A1286">
        <w:trPr>
          <w:trHeight w:val="299"/>
        </w:trPr>
        <w:tc>
          <w:tcPr>
            <w:cnfStyle w:val="001000000000" w:firstRow="0" w:lastRow="0" w:firstColumn="1" w:lastColumn="0" w:oddVBand="0" w:evenVBand="0" w:oddHBand="0" w:evenHBand="0" w:firstRowFirstColumn="0" w:firstRowLastColumn="0" w:lastRowFirstColumn="0" w:lastRowLastColumn="0"/>
            <w:tcW w:w="6642" w:type="dxa"/>
            <w:noWrap/>
            <w:hideMark/>
          </w:tcPr>
          <w:p w14:paraId="27137EFE" w14:textId="77777777" w:rsidR="000A1286" w:rsidRPr="000A1286" w:rsidRDefault="000A1286" w:rsidP="000A1286">
            <w:pPr>
              <w:spacing w:after="160" w:line="278" w:lineRule="auto"/>
              <w:rPr>
                <w:b w:val="0"/>
                <w:bCs w:val="0"/>
              </w:rPr>
            </w:pPr>
            <w:r w:rsidRPr="000A1286">
              <w:rPr>
                <w:b w:val="0"/>
                <w:bCs w:val="0"/>
              </w:rPr>
              <w:t>Tangerines, mandarins, clementines</w:t>
            </w:r>
          </w:p>
        </w:tc>
        <w:tc>
          <w:tcPr>
            <w:tcW w:w="2432" w:type="dxa"/>
            <w:noWrap/>
            <w:hideMark/>
          </w:tcPr>
          <w:p w14:paraId="1A283931" w14:textId="3F85013C" w:rsidR="000A1286" w:rsidRPr="000A1286" w:rsidRDefault="000A1286" w:rsidP="00CF65D9">
            <w:pPr>
              <w:spacing w:after="160" w:line="278" w:lineRule="auto"/>
              <w:jc w:val="right"/>
              <w:cnfStyle w:val="000000000000" w:firstRow="0" w:lastRow="0" w:firstColumn="0" w:lastColumn="0" w:oddVBand="0" w:evenVBand="0" w:oddHBand="0" w:evenHBand="0" w:firstRowFirstColumn="0" w:firstRowLastColumn="0" w:lastRowFirstColumn="0" w:lastRowLastColumn="0"/>
            </w:pPr>
            <w:r w:rsidRPr="000A1286">
              <w:t>26</w:t>
            </w:r>
          </w:p>
        </w:tc>
      </w:tr>
      <w:tr w:rsidR="000A1286" w:rsidRPr="000A1286" w14:paraId="03163FDC" w14:textId="77777777" w:rsidTr="000A1286">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6642" w:type="dxa"/>
            <w:noWrap/>
            <w:hideMark/>
          </w:tcPr>
          <w:p w14:paraId="2F68C16C" w14:textId="77777777" w:rsidR="000A1286" w:rsidRPr="000A1286" w:rsidRDefault="000A1286" w:rsidP="000A1286">
            <w:pPr>
              <w:spacing w:after="160" w:line="278" w:lineRule="auto"/>
              <w:rPr>
                <w:b w:val="0"/>
                <w:bCs w:val="0"/>
              </w:rPr>
            </w:pPr>
            <w:r w:rsidRPr="000A1286">
              <w:rPr>
                <w:b w:val="0"/>
                <w:bCs w:val="0"/>
              </w:rPr>
              <w:t>Strawberries</w:t>
            </w:r>
          </w:p>
        </w:tc>
        <w:tc>
          <w:tcPr>
            <w:tcW w:w="2432" w:type="dxa"/>
            <w:noWrap/>
            <w:hideMark/>
          </w:tcPr>
          <w:p w14:paraId="4EE0046A" w14:textId="6C8D432B" w:rsidR="000A1286" w:rsidRPr="000A1286" w:rsidRDefault="000A1286" w:rsidP="00CF65D9">
            <w:pPr>
              <w:spacing w:after="160" w:line="278" w:lineRule="auto"/>
              <w:jc w:val="right"/>
              <w:cnfStyle w:val="000000100000" w:firstRow="0" w:lastRow="0" w:firstColumn="0" w:lastColumn="0" w:oddVBand="0" w:evenVBand="0" w:oddHBand="1" w:evenHBand="0" w:firstRowFirstColumn="0" w:firstRowLastColumn="0" w:lastRowFirstColumn="0" w:lastRowLastColumn="0"/>
            </w:pPr>
            <w:r w:rsidRPr="000A1286">
              <w:t>26</w:t>
            </w:r>
          </w:p>
        </w:tc>
      </w:tr>
      <w:tr w:rsidR="000A1286" w:rsidRPr="000A1286" w14:paraId="0205D811" w14:textId="77777777" w:rsidTr="000A1286">
        <w:trPr>
          <w:trHeight w:val="299"/>
        </w:trPr>
        <w:tc>
          <w:tcPr>
            <w:cnfStyle w:val="001000000000" w:firstRow="0" w:lastRow="0" w:firstColumn="1" w:lastColumn="0" w:oddVBand="0" w:evenVBand="0" w:oddHBand="0" w:evenHBand="0" w:firstRowFirstColumn="0" w:firstRowLastColumn="0" w:lastRowFirstColumn="0" w:lastRowLastColumn="0"/>
            <w:tcW w:w="6642" w:type="dxa"/>
            <w:noWrap/>
            <w:hideMark/>
          </w:tcPr>
          <w:p w14:paraId="079C9D3D" w14:textId="77777777" w:rsidR="000A1286" w:rsidRPr="000A1286" w:rsidRDefault="000A1286" w:rsidP="000A1286">
            <w:pPr>
              <w:spacing w:after="160" w:line="278" w:lineRule="auto"/>
              <w:rPr>
                <w:b w:val="0"/>
                <w:bCs w:val="0"/>
              </w:rPr>
            </w:pPr>
            <w:r w:rsidRPr="000A1286">
              <w:rPr>
                <w:b w:val="0"/>
                <w:bCs w:val="0"/>
              </w:rPr>
              <w:t>Spinach</w:t>
            </w:r>
          </w:p>
        </w:tc>
        <w:tc>
          <w:tcPr>
            <w:tcW w:w="2432" w:type="dxa"/>
            <w:noWrap/>
            <w:hideMark/>
          </w:tcPr>
          <w:p w14:paraId="6B71A64D" w14:textId="0256C9CD" w:rsidR="000A1286" w:rsidRPr="000A1286" w:rsidRDefault="000A1286" w:rsidP="00CF65D9">
            <w:pPr>
              <w:spacing w:after="160" w:line="278" w:lineRule="auto"/>
              <w:jc w:val="right"/>
              <w:cnfStyle w:val="000000000000" w:firstRow="0" w:lastRow="0" w:firstColumn="0" w:lastColumn="0" w:oddVBand="0" w:evenVBand="0" w:oddHBand="0" w:evenHBand="0" w:firstRowFirstColumn="0" w:firstRowLastColumn="0" w:lastRowFirstColumn="0" w:lastRowLastColumn="0"/>
            </w:pPr>
            <w:r w:rsidRPr="000A1286">
              <w:t>22</w:t>
            </w:r>
          </w:p>
        </w:tc>
      </w:tr>
      <w:tr w:rsidR="000A1286" w:rsidRPr="000A1286" w14:paraId="305B43C8" w14:textId="77777777" w:rsidTr="000A1286">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6642" w:type="dxa"/>
            <w:noWrap/>
            <w:hideMark/>
          </w:tcPr>
          <w:p w14:paraId="353EB840" w14:textId="77777777" w:rsidR="000A1286" w:rsidRPr="000A1286" w:rsidRDefault="000A1286" w:rsidP="000A1286">
            <w:pPr>
              <w:spacing w:after="160" w:line="278" w:lineRule="auto"/>
              <w:rPr>
                <w:b w:val="0"/>
                <w:bCs w:val="0"/>
              </w:rPr>
            </w:pPr>
            <w:r w:rsidRPr="000A1286">
              <w:rPr>
                <w:b w:val="0"/>
                <w:bCs w:val="0"/>
              </w:rPr>
              <w:t>Pears</w:t>
            </w:r>
          </w:p>
        </w:tc>
        <w:tc>
          <w:tcPr>
            <w:tcW w:w="2432" w:type="dxa"/>
            <w:noWrap/>
            <w:hideMark/>
          </w:tcPr>
          <w:p w14:paraId="2C757020" w14:textId="568876A4" w:rsidR="000A1286" w:rsidRPr="000A1286" w:rsidRDefault="000A1286" w:rsidP="00CF65D9">
            <w:pPr>
              <w:spacing w:after="160" w:line="278" w:lineRule="auto"/>
              <w:jc w:val="right"/>
              <w:cnfStyle w:val="000000100000" w:firstRow="0" w:lastRow="0" w:firstColumn="0" w:lastColumn="0" w:oddVBand="0" w:evenVBand="0" w:oddHBand="1" w:evenHBand="0" w:firstRowFirstColumn="0" w:firstRowLastColumn="0" w:lastRowFirstColumn="0" w:lastRowLastColumn="0"/>
            </w:pPr>
            <w:r w:rsidRPr="000A1286">
              <w:t>20</w:t>
            </w:r>
          </w:p>
        </w:tc>
      </w:tr>
      <w:tr w:rsidR="000A1286" w:rsidRPr="000A1286" w14:paraId="50616AC4" w14:textId="77777777" w:rsidTr="000A1286">
        <w:trPr>
          <w:trHeight w:val="299"/>
        </w:trPr>
        <w:tc>
          <w:tcPr>
            <w:cnfStyle w:val="001000000000" w:firstRow="0" w:lastRow="0" w:firstColumn="1" w:lastColumn="0" w:oddVBand="0" w:evenVBand="0" w:oddHBand="0" w:evenHBand="0" w:firstRowFirstColumn="0" w:firstRowLastColumn="0" w:lastRowFirstColumn="0" w:lastRowLastColumn="0"/>
            <w:tcW w:w="6642" w:type="dxa"/>
            <w:noWrap/>
            <w:hideMark/>
          </w:tcPr>
          <w:p w14:paraId="3844266D" w14:textId="77777777" w:rsidR="000A1286" w:rsidRPr="000A1286" w:rsidRDefault="000A1286" w:rsidP="000A1286">
            <w:pPr>
              <w:spacing w:after="160" w:line="278" w:lineRule="auto"/>
              <w:rPr>
                <w:b w:val="0"/>
                <w:bCs w:val="0"/>
              </w:rPr>
            </w:pPr>
            <w:r w:rsidRPr="000A1286">
              <w:rPr>
                <w:b w:val="0"/>
                <w:bCs w:val="0"/>
              </w:rPr>
              <w:t>Cauliflowers and broccoli</w:t>
            </w:r>
          </w:p>
        </w:tc>
        <w:tc>
          <w:tcPr>
            <w:tcW w:w="2432" w:type="dxa"/>
            <w:noWrap/>
            <w:hideMark/>
          </w:tcPr>
          <w:p w14:paraId="1D75EF13" w14:textId="4C3C621F" w:rsidR="000A1286" w:rsidRPr="000A1286" w:rsidRDefault="000A1286" w:rsidP="00CF65D9">
            <w:pPr>
              <w:spacing w:after="160" w:line="278" w:lineRule="auto"/>
              <w:jc w:val="right"/>
              <w:cnfStyle w:val="000000000000" w:firstRow="0" w:lastRow="0" w:firstColumn="0" w:lastColumn="0" w:oddVBand="0" w:evenVBand="0" w:oddHBand="0" w:evenHBand="0" w:firstRowFirstColumn="0" w:firstRowLastColumn="0" w:lastRowFirstColumn="0" w:lastRowLastColumn="0"/>
            </w:pPr>
            <w:r w:rsidRPr="000A1286">
              <w:t>17</w:t>
            </w:r>
          </w:p>
        </w:tc>
      </w:tr>
      <w:tr w:rsidR="000A1286" w:rsidRPr="000A1286" w14:paraId="115313FB" w14:textId="77777777" w:rsidTr="000A1286">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6642" w:type="dxa"/>
            <w:noWrap/>
            <w:hideMark/>
          </w:tcPr>
          <w:p w14:paraId="4449CA41" w14:textId="77777777" w:rsidR="000A1286" w:rsidRPr="000A1286" w:rsidRDefault="000A1286" w:rsidP="000A1286">
            <w:pPr>
              <w:spacing w:after="160" w:line="278" w:lineRule="auto"/>
              <w:rPr>
                <w:b w:val="0"/>
                <w:bCs w:val="0"/>
              </w:rPr>
            </w:pPr>
            <w:r w:rsidRPr="000A1286">
              <w:rPr>
                <w:b w:val="0"/>
                <w:bCs w:val="0"/>
              </w:rPr>
              <w:t>Lettuce and chicory</w:t>
            </w:r>
          </w:p>
        </w:tc>
        <w:tc>
          <w:tcPr>
            <w:tcW w:w="2432" w:type="dxa"/>
            <w:noWrap/>
            <w:hideMark/>
          </w:tcPr>
          <w:p w14:paraId="18DA7F51" w14:textId="438D295C" w:rsidR="000A1286" w:rsidRPr="000A1286" w:rsidRDefault="000A1286" w:rsidP="00CF65D9">
            <w:pPr>
              <w:spacing w:after="160" w:line="278" w:lineRule="auto"/>
              <w:jc w:val="right"/>
              <w:cnfStyle w:val="000000100000" w:firstRow="0" w:lastRow="0" w:firstColumn="0" w:lastColumn="0" w:oddVBand="0" w:evenVBand="0" w:oddHBand="1" w:evenHBand="0" w:firstRowFirstColumn="0" w:firstRowLastColumn="0" w:lastRowFirstColumn="0" w:lastRowLastColumn="0"/>
            </w:pPr>
            <w:r w:rsidRPr="000A1286">
              <w:t>16</w:t>
            </w:r>
          </w:p>
        </w:tc>
      </w:tr>
      <w:tr w:rsidR="000A1286" w:rsidRPr="000A1286" w14:paraId="02A309B4" w14:textId="77777777" w:rsidTr="000A1286">
        <w:trPr>
          <w:trHeight w:val="299"/>
        </w:trPr>
        <w:tc>
          <w:tcPr>
            <w:cnfStyle w:val="001000000000" w:firstRow="0" w:lastRow="0" w:firstColumn="1" w:lastColumn="0" w:oddVBand="0" w:evenVBand="0" w:oddHBand="0" w:evenHBand="0" w:firstRowFirstColumn="0" w:firstRowLastColumn="0" w:lastRowFirstColumn="0" w:lastRowLastColumn="0"/>
            <w:tcW w:w="6642" w:type="dxa"/>
            <w:noWrap/>
            <w:hideMark/>
          </w:tcPr>
          <w:p w14:paraId="3B323796" w14:textId="77777777" w:rsidR="000A1286" w:rsidRPr="000A1286" w:rsidRDefault="000A1286" w:rsidP="000A1286">
            <w:pPr>
              <w:spacing w:after="160" w:line="278" w:lineRule="auto"/>
              <w:rPr>
                <w:b w:val="0"/>
                <w:bCs w:val="0"/>
              </w:rPr>
            </w:pPr>
            <w:r w:rsidRPr="000A1286">
              <w:rPr>
                <w:b w:val="0"/>
                <w:bCs w:val="0"/>
              </w:rPr>
              <w:t>Carrots and turnips</w:t>
            </w:r>
          </w:p>
        </w:tc>
        <w:tc>
          <w:tcPr>
            <w:tcW w:w="2432" w:type="dxa"/>
            <w:noWrap/>
            <w:hideMark/>
          </w:tcPr>
          <w:p w14:paraId="492A9BAD" w14:textId="07D9672D" w:rsidR="000A1286" w:rsidRPr="000A1286" w:rsidRDefault="000A1286" w:rsidP="00CF65D9">
            <w:pPr>
              <w:spacing w:after="160" w:line="278" w:lineRule="auto"/>
              <w:jc w:val="right"/>
              <w:cnfStyle w:val="000000000000" w:firstRow="0" w:lastRow="0" w:firstColumn="0" w:lastColumn="0" w:oddVBand="0" w:evenVBand="0" w:oddHBand="0" w:evenHBand="0" w:firstRowFirstColumn="0" w:firstRowLastColumn="0" w:lastRowFirstColumn="0" w:lastRowLastColumn="0"/>
            </w:pPr>
            <w:r w:rsidRPr="000A1286">
              <w:t>16</w:t>
            </w:r>
          </w:p>
        </w:tc>
      </w:tr>
      <w:tr w:rsidR="000A1286" w:rsidRPr="000A1286" w14:paraId="521EB0A5" w14:textId="77777777" w:rsidTr="000A1286">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6642" w:type="dxa"/>
            <w:noWrap/>
            <w:hideMark/>
          </w:tcPr>
          <w:p w14:paraId="43B7E74D" w14:textId="77777777" w:rsidR="000A1286" w:rsidRPr="000A1286" w:rsidRDefault="000A1286" w:rsidP="000A1286">
            <w:pPr>
              <w:spacing w:after="160" w:line="278" w:lineRule="auto"/>
              <w:rPr>
                <w:b w:val="0"/>
                <w:bCs w:val="0"/>
              </w:rPr>
            </w:pPr>
            <w:r w:rsidRPr="000A1286">
              <w:rPr>
                <w:b w:val="0"/>
                <w:bCs w:val="0"/>
              </w:rPr>
              <w:lastRenderedPageBreak/>
              <w:t>Cantaloupes and other melons</w:t>
            </w:r>
          </w:p>
        </w:tc>
        <w:tc>
          <w:tcPr>
            <w:tcW w:w="2432" w:type="dxa"/>
            <w:noWrap/>
            <w:hideMark/>
          </w:tcPr>
          <w:p w14:paraId="5CAC1E99" w14:textId="3A57DF5F" w:rsidR="000A1286" w:rsidRPr="000A1286" w:rsidRDefault="000A1286" w:rsidP="00CF65D9">
            <w:pPr>
              <w:spacing w:after="160" w:line="278" w:lineRule="auto"/>
              <w:jc w:val="right"/>
              <w:cnfStyle w:val="000000100000" w:firstRow="0" w:lastRow="0" w:firstColumn="0" w:lastColumn="0" w:oddVBand="0" w:evenVBand="0" w:oddHBand="1" w:evenHBand="0" w:firstRowFirstColumn="0" w:firstRowLastColumn="0" w:lastRowFirstColumn="0" w:lastRowLastColumn="0"/>
            </w:pPr>
            <w:r w:rsidRPr="000A1286">
              <w:t>15</w:t>
            </w:r>
          </w:p>
        </w:tc>
      </w:tr>
      <w:tr w:rsidR="000A1286" w:rsidRPr="000A1286" w14:paraId="1C4953B5" w14:textId="77777777" w:rsidTr="000A1286">
        <w:trPr>
          <w:trHeight w:val="299"/>
        </w:trPr>
        <w:tc>
          <w:tcPr>
            <w:cnfStyle w:val="001000000000" w:firstRow="0" w:lastRow="0" w:firstColumn="1" w:lastColumn="0" w:oddVBand="0" w:evenVBand="0" w:oddHBand="0" w:evenHBand="0" w:firstRowFirstColumn="0" w:firstRowLastColumn="0" w:lastRowFirstColumn="0" w:lastRowLastColumn="0"/>
            <w:tcW w:w="6642" w:type="dxa"/>
            <w:noWrap/>
            <w:hideMark/>
          </w:tcPr>
          <w:p w14:paraId="7E6B7FCE" w14:textId="77777777" w:rsidR="000A1286" w:rsidRPr="000A1286" w:rsidRDefault="000A1286" w:rsidP="000A1286">
            <w:pPr>
              <w:spacing w:after="160" w:line="278" w:lineRule="auto"/>
              <w:rPr>
                <w:b w:val="0"/>
                <w:bCs w:val="0"/>
              </w:rPr>
            </w:pPr>
            <w:r w:rsidRPr="000A1286">
              <w:rPr>
                <w:b w:val="0"/>
                <w:bCs w:val="0"/>
              </w:rPr>
              <w:t>Pineapples</w:t>
            </w:r>
          </w:p>
        </w:tc>
        <w:tc>
          <w:tcPr>
            <w:tcW w:w="2432" w:type="dxa"/>
            <w:noWrap/>
            <w:hideMark/>
          </w:tcPr>
          <w:p w14:paraId="5E2DC0C6" w14:textId="582117ED" w:rsidR="000A1286" w:rsidRPr="000A1286" w:rsidRDefault="000A1286" w:rsidP="00CF65D9">
            <w:pPr>
              <w:spacing w:after="160" w:line="278" w:lineRule="auto"/>
              <w:jc w:val="right"/>
              <w:cnfStyle w:val="000000000000" w:firstRow="0" w:lastRow="0" w:firstColumn="0" w:lastColumn="0" w:oddVBand="0" w:evenVBand="0" w:oddHBand="0" w:evenHBand="0" w:firstRowFirstColumn="0" w:firstRowLastColumn="0" w:lastRowFirstColumn="0" w:lastRowLastColumn="0"/>
            </w:pPr>
            <w:r w:rsidRPr="000A1286">
              <w:t>14</w:t>
            </w:r>
          </w:p>
        </w:tc>
      </w:tr>
      <w:tr w:rsidR="000A1286" w:rsidRPr="000A1286" w14:paraId="1735022A" w14:textId="77777777" w:rsidTr="000A1286">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6642" w:type="dxa"/>
            <w:noWrap/>
            <w:hideMark/>
          </w:tcPr>
          <w:p w14:paraId="441D102F" w14:textId="77777777" w:rsidR="000A1286" w:rsidRPr="000A1286" w:rsidRDefault="000A1286" w:rsidP="000A1286">
            <w:pPr>
              <w:spacing w:after="160" w:line="278" w:lineRule="auto"/>
              <w:rPr>
                <w:b w:val="0"/>
                <w:bCs w:val="0"/>
              </w:rPr>
            </w:pPr>
            <w:r w:rsidRPr="000A1286">
              <w:rPr>
                <w:b w:val="0"/>
                <w:bCs w:val="0"/>
              </w:rPr>
              <w:t xml:space="preserve">Pumpkins, </w:t>
            </w:r>
            <w:proofErr w:type="gramStart"/>
            <w:r w:rsidRPr="000A1286">
              <w:rPr>
                <w:b w:val="0"/>
                <w:bCs w:val="0"/>
              </w:rPr>
              <w:t>squash</w:t>
            </w:r>
            <w:proofErr w:type="gramEnd"/>
            <w:r w:rsidRPr="000A1286">
              <w:rPr>
                <w:b w:val="0"/>
                <w:bCs w:val="0"/>
              </w:rPr>
              <w:t xml:space="preserve"> and gourds</w:t>
            </w:r>
          </w:p>
        </w:tc>
        <w:tc>
          <w:tcPr>
            <w:tcW w:w="2432" w:type="dxa"/>
            <w:noWrap/>
            <w:hideMark/>
          </w:tcPr>
          <w:p w14:paraId="44EEC62A" w14:textId="089FC5D4" w:rsidR="000A1286" w:rsidRPr="000A1286" w:rsidRDefault="000A1286" w:rsidP="00CF65D9">
            <w:pPr>
              <w:spacing w:after="160" w:line="278" w:lineRule="auto"/>
              <w:jc w:val="right"/>
              <w:cnfStyle w:val="000000100000" w:firstRow="0" w:lastRow="0" w:firstColumn="0" w:lastColumn="0" w:oddVBand="0" w:evenVBand="0" w:oddHBand="1" w:evenHBand="0" w:firstRowFirstColumn="0" w:firstRowLastColumn="0" w:lastRowFirstColumn="0" w:lastRowLastColumn="0"/>
            </w:pPr>
            <w:r w:rsidRPr="000A1286">
              <w:t>10</w:t>
            </w:r>
          </w:p>
        </w:tc>
      </w:tr>
      <w:tr w:rsidR="000A1286" w:rsidRPr="000A1286" w14:paraId="5AF9D3B7" w14:textId="77777777" w:rsidTr="000A1286">
        <w:trPr>
          <w:trHeight w:val="299"/>
        </w:trPr>
        <w:tc>
          <w:tcPr>
            <w:cnfStyle w:val="001000000000" w:firstRow="0" w:lastRow="0" w:firstColumn="1" w:lastColumn="0" w:oddVBand="0" w:evenVBand="0" w:oddHBand="0" w:evenHBand="0" w:firstRowFirstColumn="0" w:firstRowLastColumn="0" w:lastRowFirstColumn="0" w:lastRowLastColumn="0"/>
            <w:tcW w:w="6642" w:type="dxa"/>
            <w:noWrap/>
            <w:hideMark/>
          </w:tcPr>
          <w:p w14:paraId="67A0D4FB" w14:textId="77777777" w:rsidR="000A1286" w:rsidRPr="000A1286" w:rsidRDefault="000A1286" w:rsidP="000A1286">
            <w:pPr>
              <w:spacing w:after="160" w:line="278" w:lineRule="auto"/>
              <w:rPr>
                <w:b w:val="0"/>
                <w:bCs w:val="0"/>
              </w:rPr>
            </w:pPr>
            <w:r w:rsidRPr="000A1286">
              <w:rPr>
                <w:b w:val="0"/>
                <w:bCs w:val="0"/>
              </w:rPr>
              <w:t>Kiwi fruit</w:t>
            </w:r>
          </w:p>
        </w:tc>
        <w:tc>
          <w:tcPr>
            <w:tcW w:w="2432" w:type="dxa"/>
            <w:noWrap/>
            <w:hideMark/>
          </w:tcPr>
          <w:p w14:paraId="415E5543" w14:textId="74750A9D" w:rsidR="000A1286" w:rsidRPr="000A1286" w:rsidRDefault="000A1286" w:rsidP="00CF65D9">
            <w:pPr>
              <w:spacing w:after="160" w:line="278" w:lineRule="auto"/>
              <w:jc w:val="right"/>
              <w:cnfStyle w:val="000000000000" w:firstRow="0" w:lastRow="0" w:firstColumn="0" w:lastColumn="0" w:oddVBand="0" w:evenVBand="0" w:oddHBand="0" w:evenHBand="0" w:firstRowFirstColumn="0" w:firstRowLastColumn="0" w:lastRowFirstColumn="0" w:lastRowLastColumn="0"/>
            </w:pPr>
            <w:r w:rsidRPr="000A1286">
              <w:t>5</w:t>
            </w:r>
          </w:p>
        </w:tc>
      </w:tr>
      <w:tr w:rsidR="000A1286" w:rsidRPr="000A1286" w14:paraId="773700D6" w14:textId="77777777" w:rsidTr="000A1286">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6642" w:type="dxa"/>
            <w:noWrap/>
            <w:hideMark/>
          </w:tcPr>
          <w:p w14:paraId="3D3BEE4B" w14:textId="77777777" w:rsidR="000A1286" w:rsidRPr="000A1286" w:rsidRDefault="000A1286" w:rsidP="000A1286">
            <w:pPr>
              <w:spacing w:after="160" w:line="278" w:lineRule="auto"/>
              <w:rPr>
                <w:b w:val="0"/>
                <w:bCs w:val="0"/>
              </w:rPr>
            </w:pPr>
            <w:r w:rsidRPr="000A1286">
              <w:rPr>
                <w:b w:val="0"/>
                <w:bCs w:val="0"/>
              </w:rPr>
              <w:t>Blueberries</w:t>
            </w:r>
          </w:p>
        </w:tc>
        <w:tc>
          <w:tcPr>
            <w:tcW w:w="2432" w:type="dxa"/>
            <w:noWrap/>
            <w:hideMark/>
          </w:tcPr>
          <w:p w14:paraId="6BD8CCD5" w14:textId="49251681" w:rsidR="000A1286" w:rsidRPr="000A1286" w:rsidRDefault="000A1286" w:rsidP="00CF65D9">
            <w:pPr>
              <w:spacing w:after="160" w:line="278" w:lineRule="auto"/>
              <w:jc w:val="right"/>
              <w:cnfStyle w:val="000000100000" w:firstRow="0" w:lastRow="0" w:firstColumn="0" w:lastColumn="0" w:oddVBand="0" w:evenVBand="0" w:oddHBand="1" w:evenHBand="0" w:firstRowFirstColumn="0" w:firstRowLastColumn="0" w:lastRowFirstColumn="0" w:lastRowLastColumn="0"/>
            </w:pPr>
            <w:r w:rsidRPr="000A1286">
              <w:t>3</w:t>
            </w:r>
          </w:p>
        </w:tc>
      </w:tr>
    </w:tbl>
    <w:p w14:paraId="4B8F0AD6" w14:textId="77777777" w:rsidR="000A1286" w:rsidRDefault="000A1286" w:rsidP="00355593">
      <w:pPr>
        <w:spacing w:after="160" w:line="278" w:lineRule="auto"/>
      </w:pPr>
    </w:p>
    <w:p w14:paraId="0AA54C2E" w14:textId="43E8188B" w:rsidR="000A1286" w:rsidRPr="003C7782" w:rsidRDefault="000A1286" w:rsidP="00355593">
      <w:pPr>
        <w:spacing w:after="160" w:line="278" w:lineRule="auto"/>
      </w:pPr>
      <w:r>
        <w:t>Tomatoes and blueberries sit at opposite ends of total farm-gate value, but both can be attractive for Polybee for different strategic reasons.</w:t>
      </w:r>
    </w:p>
    <w:p w14:paraId="22C3787C" w14:textId="1F76C00E" w:rsidR="00E4732C" w:rsidRDefault="000A1286" w:rsidP="000A1286">
      <w:pPr>
        <w:spacing w:after="160" w:line="278" w:lineRule="auto"/>
        <w:rPr>
          <w:rFonts w:cs="Arial"/>
          <w:szCs w:val="20"/>
        </w:rPr>
      </w:pPr>
      <w:r>
        <w:rPr>
          <w:rFonts w:cs="Arial"/>
          <w:szCs w:val="20"/>
        </w:rPr>
        <w:t>Tomatoes offer h</w:t>
      </w:r>
      <w:r w:rsidRPr="000A1286">
        <w:rPr>
          <w:rFonts w:cs="Arial"/>
          <w:szCs w:val="20"/>
        </w:rPr>
        <w:t>igh per-hectare value – With ~US 53,000 per hectare,</w:t>
      </w:r>
      <w:r>
        <w:rPr>
          <w:rFonts w:cs="Arial"/>
          <w:szCs w:val="20"/>
        </w:rPr>
        <w:t xml:space="preserve"> where</w:t>
      </w:r>
      <w:r w:rsidRPr="000A1286">
        <w:rPr>
          <w:rFonts w:cs="Arial"/>
          <w:szCs w:val="20"/>
        </w:rPr>
        <w:t xml:space="preserve"> a modest yield gain translates into significant extra revenue for growers.</w:t>
      </w:r>
      <w:r>
        <w:rPr>
          <w:rFonts w:cs="Arial"/>
          <w:szCs w:val="20"/>
        </w:rPr>
        <w:t xml:space="preserve"> It’s also a crop that offers p</w:t>
      </w:r>
      <w:r w:rsidRPr="000A1286">
        <w:rPr>
          <w:rFonts w:cs="Arial"/>
          <w:szCs w:val="20"/>
        </w:rPr>
        <w:t>roduction concentration – In the U.S</w:t>
      </w:r>
      <w:r>
        <w:rPr>
          <w:rFonts w:cs="Arial"/>
          <w:szCs w:val="20"/>
        </w:rPr>
        <w:t>,</w:t>
      </w:r>
      <w:r w:rsidRPr="000A1286">
        <w:rPr>
          <w:rFonts w:cs="Arial"/>
          <w:szCs w:val="20"/>
        </w:rPr>
        <w:t xml:space="preserve"> about 1.2 % of vegetable farms produce over half the nation’s output. This means Polybee can reach a large share of the market through a few major grower relationships.</w:t>
      </w:r>
    </w:p>
    <w:p w14:paraId="6F6A8548" w14:textId="0A4E5AFA" w:rsidR="000A1286" w:rsidRDefault="000A1286" w:rsidP="00E4732C">
      <w:pPr>
        <w:spacing w:after="160" w:line="278" w:lineRule="auto"/>
        <w:rPr>
          <w:rFonts w:cs="Arial"/>
          <w:szCs w:val="20"/>
        </w:rPr>
      </w:pPr>
      <w:r>
        <w:t>Unlike tomatoes, blueberries require insect pollination for optimal yield and fruit quality. Pollination shortfalls can cause major revenue loss, making Polybee’s service directly relevant to grower pain points. Even though the total market is small (US 3 b globally), the per-hectare value is around US 25,000, meaning Polybee’s service fee (US 1,000/ha) is a small percentage of revenue, yielding strong ROI.</w:t>
      </w:r>
    </w:p>
    <w:p w14:paraId="154A666D" w14:textId="7621E5CF" w:rsidR="00355593" w:rsidRPr="00E4732C" w:rsidRDefault="00355593" w:rsidP="00E4732C">
      <w:pPr>
        <w:spacing w:after="160" w:line="278" w:lineRule="auto"/>
        <w:rPr>
          <w:rFonts w:cs="Arial"/>
          <w:szCs w:val="20"/>
        </w:rPr>
      </w:pPr>
    </w:p>
    <w:p w14:paraId="0F95A1CB" w14:textId="28C3A58C" w:rsidR="0099048E" w:rsidRPr="00D62C4E" w:rsidRDefault="0099048E" w:rsidP="00D62C4E">
      <w:pPr>
        <w:pStyle w:val="ListParagraph"/>
        <w:numPr>
          <w:ilvl w:val="0"/>
          <w:numId w:val="50"/>
        </w:numPr>
        <w:rPr>
          <w:rFonts w:eastAsiaTheme="majorEastAsia" w:cs="Arial"/>
          <w:sz w:val="36"/>
          <w:szCs w:val="36"/>
          <w:lang w:val="en-US"/>
        </w:rPr>
      </w:pPr>
      <w:r>
        <w:br w:type="page"/>
      </w:r>
    </w:p>
    <w:p w14:paraId="0B3E4E9A" w14:textId="7EEAC507" w:rsidR="00BE38F0" w:rsidRPr="006B4DA3" w:rsidRDefault="00FB2574" w:rsidP="00BE38F0">
      <w:pPr>
        <w:pStyle w:val="Heading1"/>
      </w:pPr>
      <w:bookmarkStart w:id="357" w:name="_Toc242456373"/>
      <w:r w:rsidRPr="006B4DA3">
        <w:lastRenderedPageBreak/>
        <w:t>Technology Assessment</w:t>
      </w:r>
      <w:bookmarkEnd w:id="357"/>
    </w:p>
    <w:p w14:paraId="747E7A61" w14:textId="753B9E02" w:rsidR="003E790C" w:rsidRDefault="0099048E" w:rsidP="0099048E">
      <w:pPr>
        <w:pStyle w:val="Heading2"/>
      </w:pPr>
      <w:r w:rsidRPr="0099048E">
        <w:t xml:space="preserve">Pollination </w:t>
      </w:r>
      <w:r w:rsidR="003E790C" w:rsidRPr="0099048E">
        <w:t>Technology</w:t>
      </w:r>
    </w:p>
    <w:p w14:paraId="4BA97A8C" w14:textId="77777777" w:rsidR="00BE12A2" w:rsidRDefault="00BE12A2" w:rsidP="00BE12A2">
      <w:pPr>
        <w:rPr>
          <w:lang w:val="en-US"/>
        </w:rPr>
      </w:pPr>
    </w:p>
    <w:p w14:paraId="3DAEC769" w14:textId="77777777" w:rsidR="00BE12A2" w:rsidRDefault="00BE12A2" w:rsidP="00BE12A2">
      <w:pPr>
        <w:rPr>
          <w:szCs w:val="20"/>
        </w:rPr>
      </w:pPr>
      <w:r w:rsidRPr="00BE12A2">
        <w:rPr>
          <w:szCs w:val="20"/>
        </w:rPr>
        <w:t>Polybee’s pollination solution uses autonomous aerial drones to deliver targeted pollination in controlled environments such as greenhouses. The system replaces or supplements manual pollination and natural pollinators (e.g., bees, bumblebees), which are often impractical or unreliable in indoor settings. The technology combines drone mobility with precision imaging and automated flight paths to locate flowers and deliver pollen efficiently.</w:t>
      </w:r>
    </w:p>
    <w:p w14:paraId="6FD55399" w14:textId="77777777" w:rsidR="00BE12A2" w:rsidRPr="00BE12A2" w:rsidRDefault="00BE12A2" w:rsidP="00BE12A2">
      <w:pPr>
        <w:rPr>
          <w:szCs w:val="20"/>
        </w:rPr>
      </w:pPr>
    </w:p>
    <w:p w14:paraId="7524EDCB" w14:textId="77777777" w:rsidR="00BE12A2" w:rsidRDefault="00BE12A2" w:rsidP="00BE12A2">
      <w:pPr>
        <w:rPr>
          <w:szCs w:val="20"/>
        </w:rPr>
      </w:pPr>
      <w:r w:rsidRPr="00BE12A2">
        <w:rPr>
          <w:szCs w:val="20"/>
        </w:rPr>
        <w:t>The drones are designed to operate in confined greenhouse spaces without damaging plants. A core feature is the use of onboard vision systems to detect flowers at the correct stage for pollination, combined with a delivery mechanism that vibrates or applies pollen directly to the stigma to promote fertilisation.</w:t>
      </w:r>
    </w:p>
    <w:p w14:paraId="069B4FCD" w14:textId="77777777" w:rsidR="00BE12A2" w:rsidRPr="00BE12A2" w:rsidRDefault="00BE12A2" w:rsidP="00BE12A2">
      <w:pPr>
        <w:rPr>
          <w:szCs w:val="20"/>
        </w:rPr>
      </w:pPr>
    </w:p>
    <w:p w14:paraId="24C37F1B" w14:textId="77777777" w:rsidR="00BE12A2" w:rsidRDefault="00BE12A2" w:rsidP="00BE12A2">
      <w:pPr>
        <w:rPr>
          <w:szCs w:val="20"/>
        </w:rPr>
      </w:pPr>
      <w:r w:rsidRPr="00BE12A2">
        <w:rPr>
          <w:szCs w:val="20"/>
        </w:rPr>
        <w:t>This means that the system aims to increase fruit set consistency, improve yields, and reduce reliance on labour, which is increasingly scarce and costly in horticulture.</w:t>
      </w:r>
    </w:p>
    <w:p w14:paraId="7AF7AF2C" w14:textId="77777777" w:rsidR="00BE12A2" w:rsidRPr="00BE12A2" w:rsidRDefault="00BE12A2" w:rsidP="00BE12A2">
      <w:pPr>
        <w:rPr>
          <w:szCs w:val="20"/>
        </w:rPr>
      </w:pPr>
    </w:p>
    <w:p w14:paraId="08772E6E" w14:textId="104EB0EC" w:rsidR="002214BE" w:rsidRPr="002214BE" w:rsidRDefault="004C1C17" w:rsidP="002214BE">
      <w:pPr>
        <w:pStyle w:val="Heading3"/>
      </w:pPr>
      <w:r>
        <w:t>Polybee’s Pollination Technology (ACP)</w:t>
      </w:r>
    </w:p>
    <w:p w14:paraId="1BD22A8A" w14:textId="77777777" w:rsidR="002214BE" w:rsidRDefault="002214BE" w:rsidP="00BE12A2">
      <w:pPr>
        <w:rPr>
          <w:lang w:val="en-US"/>
        </w:rPr>
      </w:pPr>
    </w:p>
    <w:p w14:paraId="1D2172E8" w14:textId="231F7278" w:rsidR="00BE12A2" w:rsidRDefault="00BE12A2" w:rsidP="00BE12A2">
      <w:pPr>
        <w:rPr>
          <w:lang w:val="en-US"/>
        </w:rPr>
      </w:pPr>
      <w:r w:rsidRPr="00BE12A2">
        <w:rPr>
          <w:lang w:val="en-US"/>
        </w:rPr>
        <w:t>Polybee’s solution incorporates aerodynamically controlled pollination (ACP), a proprietary contactless mechanism for self-pollination, using off-the-shelf drones</w:t>
      </w:r>
      <w:r>
        <w:rPr>
          <w:lang w:val="en-US"/>
        </w:rPr>
        <w:t xml:space="preserve"> which can self-fly and self-charge relying on DJI drone infrastructure.</w:t>
      </w:r>
    </w:p>
    <w:p w14:paraId="7CC2B0FC" w14:textId="77777777" w:rsidR="002214BE" w:rsidRDefault="002214BE" w:rsidP="00BE12A2"/>
    <w:p w14:paraId="67F472CD" w14:textId="27E51B55" w:rsidR="002214BE" w:rsidRPr="002214BE" w:rsidRDefault="002214BE" w:rsidP="002214BE">
      <w:pPr>
        <w:rPr>
          <w:rFonts w:cs="Arial"/>
          <w:szCs w:val="20"/>
          <w14:ligatures w14:val="none"/>
        </w:rPr>
      </w:pPr>
      <w:r w:rsidRPr="002214BE">
        <w:t xml:space="preserve">The main benefit of </w:t>
      </w:r>
      <w:r w:rsidRPr="002214BE">
        <w:rPr>
          <w:rStyle w:val="Strong"/>
          <w:rFonts w:eastAsiaTheme="majorEastAsia"/>
          <w:b w:val="0"/>
          <w:bCs w:val="0"/>
        </w:rPr>
        <w:t>ACP</w:t>
      </w:r>
      <w:r w:rsidRPr="002214BE">
        <w:t xml:space="preserve"> is precision and uniformity</w:t>
      </w:r>
      <w:r>
        <w:t xml:space="preserve"> over crop cycles</w:t>
      </w:r>
      <w:r w:rsidRPr="002214BE">
        <w:t>, which directly improves yield quality and marketable output.</w:t>
      </w:r>
      <w:r>
        <w:t xml:space="preserve"> </w:t>
      </w:r>
      <w:r w:rsidRPr="002214BE">
        <w:t>Inconsistent pollination can lead to smaller, misshapen, or unevenly ripened fruit, which reduces grade and selling price. Aerodynamically controlled pollination delivers a consistent airflow or vibration pattern targeted at each flower cluster, ensuring pollen reaches receptive surfaces without damaging delicate petals or dislodging immature fruit.</w:t>
      </w:r>
      <w:r>
        <w:t xml:space="preserve"> </w:t>
      </w:r>
      <w:r w:rsidRPr="002214BE">
        <w:rPr>
          <w:rFonts w:cs="Arial"/>
          <w:szCs w:val="20"/>
          <w14:ligatures w14:val="none"/>
        </w:rPr>
        <w:t>This means that growers can achieve:</w:t>
      </w:r>
    </w:p>
    <w:p w14:paraId="7DD9C1C3" w14:textId="77777777" w:rsidR="002214BE" w:rsidRPr="002214BE" w:rsidRDefault="002214BE" w:rsidP="002214BE">
      <w:pPr>
        <w:numPr>
          <w:ilvl w:val="0"/>
          <w:numId w:val="55"/>
        </w:numPr>
        <w:spacing w:before="100" w:beforeAutospacing="1" w:after="100" w:afterAutospacing="1"/>
        <w:rPr>
          <w:rFonts w:cs="Arial"/>
          <w:szCs w:val="20"/>
          <w14:ligatures w14:val="none"/>
        </w:rPr>
      </w:pPr>
      <w:r w:rsidRPr="002214BE">
        <w:rPr>
          <w:rFonts w:cs="Arial"/>
          <w:szCs w:val="20"/>
          <w14:ligatures w14:val="none"/>
        </w:rPr>
        <w:t>Higher fruit set rates by reaching more flowers at the optimal stage.</w:t>
      </w:r>
    </w:p>
    <w:p w14:paraId="25EB6208" w14:textId="77777777" w:rsidR="002214BE" w:rsidRPr="002214BE" w:rsidRDefault="002214BE" w:rsidP="002214BE">
      <w:pPr>
        <w:numPr>
          <w:ilvl w:val="0"/>
          <w:numId w:val="55"/>
        </w:numPr>
        <w:spacing w:before="100" w:beforeAutospacing="1" w:after="100" w:afterAutospacing="1"/>
        <w:rPr>
          <w:rFonts w:cs="Arial"/>
          <w:szCs w:val="20"/>
          <w14:ligatures w14:val="none"/>
        </w:rPr>
      </w:pPr>
      <w:r w:rsidRPr="002214BE">
        <w:rPr>
          <w:rFonts w:cs="Arial"/>
          <w:szCs w:val="20"/>
          <w14:ligatures w14:val="none"/>
        </w:rPr>
        <w:t>Improved fruit uniformity through even fertilisation across the crop.</w:t>
      </w:r>
    </w:p>
    <w:p w14:paraId="521CA10D" w14:textId="77777777" w:rsidR="002214BE" w:rsidRPr="002214BE" w:rsidRDefault="002214BE" w:rsidP="002214BE">
      <w:pPr>
        <w:numPr>
          <w:ilvl w:val="0"/>
          <w:numId w:val="55"/>
        </w:numPr>
        <w:spacing w:before="100" w:beforeAutospacing="1" w:after="100" w:afterAutospacing="1"/>
        <w:rPr>
          <w:rFonts w:cs="Arial"/>
          <w:szCs w:val="20"/>
          <w14:ligatures w14:val="none"/>
        </w:rPr>
      </w:pPr>
      <w:r w:rsidRPr="002214BE">
        <w:rPr>
          <w:rFonts w:cs="Arial"/>
          <w:szCs w:val="20"/>
          <w14:ligatures w14:val="none"/>
        </w:rPr>
        <w:t>Reduced reliance on bees in greenhouses or regions with low pollinator populations.</w:t>
      </w:r>
    </w:p>
    <w:p w14:paraId="664D017C" w14:textId="24EF3623" w:rsidR="002214BE" w:rsidRDefault="002214BE" w:rsidP="00BE12A2">
      <w:pPr>
        <w:numPr>
          <w:ilvl w:val="0"/>
          <w:numId w:val="55"/>
        </w:numPr>
        <w:spacing w:before="100" w:beforeAutospacing="1" w:after="100" w:afterAutospacing="1"/>
        <w:rPr>
          <w:rFonts w:cs="Arial"/>
          <w:szCs w:val="20"/>
          <w14:ligatures w14:val="none"/>
        </w:rPr>
      </w:pPr>
      <w:r w:rsidRPr="002214BE">
        <w:rPr>
          <w:rFonts w:cs="Arial"/>
          <w:szCs w:val="20"/>
          <w14:ligatures w14:val="none"/>
        </w:rPr>
        <w:t>Lower labour costs compared with manual pollination, while operating at scale in large berry tunnels or indoor farms.</w:t>
      </w:r>
    </w:p>
    <w:p w14:paraId="0BF54B92" w14:textId="05C6B341" w:rsidR="002214BE" w:rsidRPr="002214BE" w:rsidRDefault="002214BE" w:rsidP="002214BE">
      <w:pPr>
        <w:pStyle w:val="Heading3"/>
        <w:rPr>
          <w:lang w:val="en-US"/>
        </w:rPr>
      </w:pPr>
      <w:r>
        <w:t>How</w:t>
      </w:r>
      <w:r w:rsidR="004C1C17">
        <w:t xml:space="preserve"> ACP</w:t>
      </w:r>
      <w:r>
        <w:t xml:space="preserve"> it Works</w:t>
      </w:r>
      <w:r w:rsidR="004C1C17">
        <w:t xml:space="preserve"> &amp; Effectiveness</w:t>
      </w:r>
    </w:p>
    <w:p w14:paraId="2A1377E3" w14:textId="77777777" w:rsidR="00BE12A2" w:rsidRDefault="00BE12A2" w:rsidP="00BE12A2">
      <w:pPr>
        <w:rPr>
          <w:lang w:val="en-US"/>
        </w:rPr>
      </w:pPr>
    </w:p>
    <w:p w14:paraId="4B4B309F" w14:textId="2B0D190E" w:rsidR="002214BE" w:rsidRDefault="00BE12A2" w:rsidP="00BE12A2">
      <w:pPr>
        <w:rPr>
          <w:lang w:val="en-US"/>
        </w:rPr>
      </w:pPr>
      <w:r w:rsidRPr="00BE12A2">
        <w:rPr>
          <w:lang w:val="en-US"/>
        </w:rPr>
        <w:t>As the drones fly over plants, the</w:t>
      </w:r>
      <w:r w:rsidR="002214BE">
        <w:rPr>
          <w:lang w:val="en-US"/>
        </w:rPr>
        <w:t xml:space="preserve"> airflow</w:t>
      </w:r>
      <w:r w:rsidRPr="00BE12A2">
        <w:rPr>
          <w:lang w:val="en-US"/>
        </w:rPr>
        <w:t xml:space="preserve"> downwash vibrates the flowers at suitable frequencies which releases pollen from the male parts, and it ends on the female parts within the same flower.</w:t>
      </w:r>
      <w:r w:rsidR="002214BE">
        <w:rPr>
          <w:lang w:val="en-US"/>
        </w:rPr>
        <w:t xml:space="preserve"> Polybee claims that airflow downwash has been derived from</w:t>
      </w:r>
      <w:r w:rsidRPr="00BE12A2">
        <w:rPr>
          <w:lang w:val="en-US"/>
        </w:rPr>
        <w:t xml:space="preserve"> an empirical formula, which is </w:t>
      </w:r>
      <w:r w:rsidR="002214BE">
        <w:rPr>
          <w:lang w:val="en-US"/>
        </w:rPr>
        <w:t>the company’s</w:t>
      </w:r>
      <w:r w:rsidRPr="00BE12A2">
        <w:rPr>
          <w:lang w:val="en-US"/>
        </w:rPr>
        <w:t xml:space="preserve"> </w:t>
      </w:r>
      <w:r w:rsidR="002214BE">
        <w:rPr>
          <w:lang w:val="en-US"/>
        </w:rPr>
        <w:t>intellectual property</w:t>
      </w:r>
      <w:r w:rsidRPr="00BE12A2">
        <w:rPr>
          <w:lang w:val="en-US"/>
        </w:rPr>
        <w:t xml:space="preserve">, that takes in drone form factor and propeller size, flower dimensions as the input, and computes flight plan as an output. </w:t>
      </w:r>
    </w:p>
    <w:p w14:paraId="0FB0D5D3" w14:textId="77777777" w:rsidR="004C1C17" w:rsidRDefault="004C1C17" w:rsidP="00BE12A2">
      <w:pPr>
        <w:rPr>
          <w:lang w:val="en-US"/>
        </w:rPr>
      </w:pPr>
    </w:p>
    <w:p w14:paraId="0B5D7E3F" w14:textId="1979813C" w:rsidR="004C1C17" w:rsidRDefault="004C1C17" w:rsidP="004C1C17">
      <w:pPr>
        <w:pStyle w:val="Heading3"/>
      </w:pPr>
      <w:r>
        <w:t>ACP Offers up to 3x Pollination Efficacy Compared to Natural Ventilation</w:t>
      </w:r>
    </w:p>
    <w:p w14:paraId="2F958757" w14:textId="77777777" w:rsidR="004C1C17" w:rsidRDefault="004C1C17" w:rsidP="00BE12A2"/>
    <w:p w14:paraId="09973350" w14:textId="231FA479" w:rsidR="00B10815" w:rsidRDefault="004C1C17" w:rsidP="00BE12A2">
      <w:pPr>
        <w:rPr>
          <w:lang w:val="en-US"/>
        </w:rPr>
      </w:pPr>
      <w:r>
        <w:lastRenderedPageBreak/>
        <w:t>Experimental results demonstrate that Polybee’s Aerodynamically Controlled Pollination (ACP) technology delivers a statistically significant improvement in pollination efficacy. In controlled trials on greenhouse strawberries, ACP achieved an average of 73% pollinated stigmas compared with 23% under natural ventilation. An ANOVA test returned a p-value of less than 0.0001, indicating an extremely low likelihood that these results occurred by chance. The trials were conducted on a large sample size, adding robustness to the findings. If current industry practices deliver pollination outcomes closer to the 23% baseline, ACP offers more than a threefold improvement, representing a strong and quantifiable competitive advantage.</w:t>
      </w:r>
    </w:p>
    <w:p w14:paraId="745F9251" w14:textId="77777777" w:rsidR="00B10815" w:rsidRDefault="00B10815" w:rsidP="00BE12A2">
      <w:pPr>
        <w:rPr>
          <w:lang w:val="en-US"/>
        </w:rPr>
      </w:pPr>
    </w:p>
    <w:p w14:paraId="6872F642" w14:textId="660F2377" w:rsidR="004C1C17" w:rsidRDefault="004C1C17" w:rsidP="004C1C17">
      <w:pPr>
        <w:pStyle w:val="Heading3"/>
        <w:rPr>
          <w:lang w:val="en-US"/>
        </w:rPr>
      </w:pPr>
      <w:r>
        <w:rPr>
          <w:lang w:val="en-US"/>
        </w:rPr>
        <w:t>Commentary on Difference with Arruga</w:t>
      </w:r>
    </w:p>
    <w:p w14:paraId="71EAEF8D" w14:textId="77777777" w:rsidR="004C1C17" w:rsidRDefault="004C1C17" w:rsidP="00BE12A2">
      <w:pPr>
        <w:rPr>
          <w:lang w:val="en-US"/>
        </w:rPr>
      </w:pPr>
    </w:p>
    <w:p w14:paraId="68BA0BEF" w14:textId="77777777" w:rsidR="004C1C17" w:rsidRPr="004C1C17" w:rsidRDefault="004C1C17" w:rsidP="004C1C17">
      <w:pPr>
        <w:rPr>
          <w:rFonts w:cs="Arial"/>
          <w:szCs w:val="20"/>
          <w:lang w:val="en-US"/>
        </w:rPr>
      </w:pPr>
      <w:r w:rsidRPr="004C1C17">
        <w:rPr>
          <w:rFonts w:cs="Arial"/>
          <w:szCs w:val="20"/>
        </w:rPr>
        <w:t>WIPO application number WO 2020/095290 A1 (Arugga) describes a ground-based plant treatment system comprising dedicated treatment channels for pollination.</w:t>
      </w:r>
      <w:r w:rsidRPr="004C1C17">
        <w:rPr>
          <w:rStyle w:val="FootnoteReference"/>
          <w:rFonts w:cs="Arial"/>
          <w:szCs w:val="20"/>
        </w:rPr>
        <w:footnoteReference w:id="28"/>
      </w:r>
      <w:r w:rsidRPr="004C1C17">
        <w:rPr>
          <w:rFonts w:cs="Arial"/>
          <w:szCs w:val="20"/>
        </w:rPr>
        <w:t xml:space="preserve"> The treatment channels are configured to induce vibrations at a specific frequency of 100 Hz or higher, on flowers or parts of plants either via contact or in a contactless method using pulsated air flow.</w:t>
      </w:r>
    </w:p>
    <w:p w14:paraId="445CED8A" w14:textId="40023C43" w:rsidR="004C1C17" w:rsidRPr="004C1C17" w:rsidRDefault="004C1C17" w:rsidP="004C1C17">
      <w:pPr>
        <w:spacing w:before="100" w:beforeAutospacing="1" w:after="100" w:afterAutospacing="1"/>
        <w:rPr>
          <w:rFonts w:cs="Arial"/>
          <w:szCs w:val="20"/>
          <w14:ligatures w14:val="none"/>
        </w:rPr>
      </w:pPr>
      <w:r w:rsidRPr="004C1C17">
        <w:rPr>
          <w:rFonts w:cs="Arial"/>
          <w:szCs w:val="20"/>
          <w:lang w:val="en-US"/>
        </w:rPr>
        <w:t xml:space="preserve">According to Polybee, </w:t>
      </w:r>
      <w:r w:rsidRPr="004C1C17">
        <w:rPr>
          <w:rFonts w:cs="Arial"/>
          <w:szCs w:val="20"/>
          <w14:ligatures w14:val="none"/>
        </w:rPr>
        <w:t xml:space="preserve">Arugga’s method may offer more controlled vibration transfer per flower, but at the cost of slower throughput and potential physical wear points. Polybee’s ACP on the other hand, </w:t>
      </w:r>
      <w:r w:rsidRPr="004C1C17">
        <w:rPr>
          <w:rFonts w:cs="Arial"/>
          <w:szCs w:val="20"/>
        </w:rPr>
        <w:t>uses a non-contact approach can be faster for scanning and treating many flowers, and avoids mechanical wear and contamination risks.</w:t>
      </w:r>
    </w:p>
    <w:p w14:paraId="3683967E" w14:textId="599F6F17" w:rsidR="0099048E" w:rsidRDefault="0099048E" w:rsidP="0099048E">
      <w:pPr>
        <w:pStyle w:val="Heading2"/>
      </w:pPr>
      <w:r>
        <w:t>Yield Forecasting Technology</w:t>
      </w:r>
    </w:p>
    <w:p w14:paraId="437B79E3" w14:textId="77777777" w:rsidR="004C1C17" w:rsidRDefault="004C1C17" w:rsidP="004C1C17">
      <w:pPr>
        <w:rPr>
          <w:lang w:val="en-US"/>
        </w:rPr>
      </w:pPr>
    </w:p>
    <w:p w14:paraId="3207ABDE" w14:textId="40E48392" w:rsidR="00E44AF7" w:rsidRDefault="00B150C1" w:rsidP="00E44AF7">
      <w:pPr>
        <w:rPr>
          <w:lang w:val="en-US"/>
        </w:rPr>
      </w:pPr>
      <w:r>
        <w:rPr>
          <w:lang w:val="en-US"/>
        </w:rPr>
        <w:t xml:space="preserve">Polybee has provides advanced yield forecasting technology to cater towards open-field and protected cropping systems (greenhouses). It uses AI image analysis to provide accurate 3D digital twin with centimetre level accuracy and near-real time predictions that optimise harvest planning and resource allocation (e.g water treatment). </w:t>
      </w:r>
    </w:p>
    <w:p w14:paraId="3C324AF3" w14:textId="77777777" w:rsidR="00B150C1" w:rsidRDefault="00B150C1" w:rsidP="00E44AF7">
      <w:pPr>
        <w:rPr>
          <w:lang w:val="en-US"/>
        </w:rPr>
      </w:pPr>
    </w:p>
    <w:p w14:paraId="65D122B5" w14:textId="49C4324C" w:rsidR="00B150C1" w:rsidRDefault="00B150C1" w:rsidP="00E44AF7">
      <w:pPr>
        <w:rPr>
          <w:lang w:val="en-US"/>
        </w:rPr>
      </w:pPr>
      <w:r w:rsidRPr="00B150C1">
        <w:rPr>
          <w:lang w:val="en-US"/>
        </w:rPr>
        <w:t>Data collection is conducted at regular intervals with drones to ensure consistent and reliable insights. The collected data is then processed and visualized on an interactive dashboard</w:t>
      </w:r>
      <w:r w:rsidR="00431CB7">
        <w:rPr>
          <w:lang w:val="en-US"/>
        </w:rPr>
        <w:t xml:space="preserve"> called Phenobee</w:t>
      </w:r>
      <w:r w:rsidRPr="00B150C1">
        <w:rPr>
          <w:lang w:val="en-US"/>
        </w:rPr>
        <w:t>, allowing users to track trends, monitor crop health, and analy</w:t>
      </w:r>
      <w:r w:rsidR="00431CB7">
        <w:rPr>
          <w:lang w:val="en-US"/>
        </w:rPr>
        <w:t>s</w:t>
      </w:r>
      <w:r w:rsidRPr="00B150C1">
        <w:rPr>
          <w:lang w:val="en-US"/>
        </w:rPr>
        <w:t xml:space="preserve">e yield forecasts over time. </w:t>
      </w:r>
    </w:p>
    <w:p w14:paraId="2022DF1B" w14:textId="77777777" w:rsidR="00431CB7" w:rsidRDefault="00431CB7" w:rsidP="00E44AF7">
      <w:pPr>
        <w:rPr>
          <w:lang w:val="en-US"/>
        </w:rPr>
      </w:pPr>
    </w:p>
    <w:p w14:paraId="5BE9E28A" w14:textId="17FDBB35" w:rsidR="004C1C17" w:rsidRDefault="00F30B02" w:rsidP="00E44AF7">
      <w:pPr>
        <w:pStyle w:val="Heading3"/>
        <w:rPr>
          <w:lang w:val="en-US"/>
        </w:rPr>
      </w:pPr>
      <w:r>
        <w:rPr>
          <w:lang w:val="en-US"/>
        </w:rPr>
        <w:t xml:space="preserve">Provided Yield Gains of 17-30% for Spinach with Boratto Farms </w:t>
      </w:r>
      <w:r w:rsidR="00935071">
        <w:rPr>
          <w:lang w:val="en-US"/>
        </w:rPr>
        <w:t xml:space="preserve">in </w:t>
      </w:r>
      <w:r>
        <w:rPr>
          <w:lang w:val="en-US"/>
        </w:rPr>
        <w:t>Australia</w:t>
      </w:r>
    </w:p>
    <w:p w14:paraId="2D5A4344" w14:textId="77777777" w:rsidR="000F36F2" w:rsidRPr="000F36F2" w:rsidRDefault="000F36F2" w:rsidP="000F36F2">
      <w:pPr>
        <w:spacing w:before="100" w:beforeAutospacing="1" w:after="100" w:afterAutospacing="1"/>
        <w:rPr>
          <w:rFonts w:cs="Arial"/>
          <w:szCs w:val="20"/>
          <w14:ligatures w14:val="none"/>
        </w:rPr>
      </w:pPr>
      <w:r w:rsidRPr="000F36F2">
        <w:rPr>
          <w:rFonts w:cs="Arial"/>
          <w:szCs w:val="20"/>
          <w14:ligatures w14:val="none"/>
        </w:rPr>
        <w:t>Polybee’s yield forecasting platform combines drone-based imaging, multispectral sensing, and proprietary AI models to deliver early, accurate, and actionable harvest projections for high-value horticulture crops. The system addresses three major profitability drivers for growers—yield, pricing, and cost—by enabling precise harvest timing, early stress detection, and improved market alignment.</w:t>
      </w:r>
    </w:p>
    <w:p w14:paraId="7AD34C7C" w14:textId="1AF4EEB2" w:rsidR="000F36F2" w:rsidRPr="000F36F2" w:rsidRDefault="000F36F2" w:rsidP="000F36F2">
      <w:pPr>
        <w:spacing w:before="100" w:beforeAutospacing="1" w:after="100" w:afterAutospacing="1"/>
        <w:rPr>
          <w:rFonts w:cs="Arial"/>
          <w:szCs w:val="20"/>
          <w14:ligatures w14:val="none"/>
        </w:rPr>
      </w:pPr>
      <w:r w:rsidRPr="000F36F2">
        <w:rPr>
          <w:rFonts w:cs="Arial"/>
          <w:szCs w:val="20"/>
          <w14:ligatures w14:val="none"/>
        </w:rPr>
        <w:t>The technology operates by collecting high-resolution plant imagery through autonomous drones, such as the DJI M3M multispectral platform</w:t>
      </w:r>
      <w:r>
        <w:rPr>
          <w:rStyle w:val="FootnoteReference"/>
          <w:rFonts w:cs="Arial"/>
          <w:szCs w:val="20"/>
          <w14:ligatures w14:val="none"/>
        </w:rPr>
        <w:footnoteReference w:id="29"/>
      </w:r>
      <w:r w:rsidRPr="000F36F2">
        <w:rPr>
          <w:rFonts w:cs="Arial"/>
          <w:szCs w:val="20"/>
          <w14:ligatures w14:val="none"/>
        </w:rPr>
        <w:t>, with typical collection frequencies of two to three times per week. Data is transferred to the cloud and processed within 12–24 hours. AI models measure key traits</w:t>
      </w:r>
      <w:r>
        <w:rPr>
          <w:rFonts w:cs="Arial"/>
          <w:szCs w:val="20"/>
          <w14:ligatures w14:val="none"/>
        </w:rPr>
        <w:t xml:space="preserve"> used by growers</w:t>
      </w:r>
      <w:r w:rsidRPr="000F36F2">
        <w:rPr>
          <w:rFonts w:cs="Arial"/>
          <w:szCs w:val="20"/>
          <w14:ligatures w14:val="none"/>
        </w:rPr>
        <w:t>—leaf size for spinach, head size for broccoli—sampling over 100,000 leaves per row or detecting head size with &lt;1 cm error.</w:t>
      </w:r>
      <w:r>
        <w:rPr>
          <w:rStyle w:val="FootnoteReference"/>
          <w:rFonts w:cs="Arial"/>
          <w:szCs w:val="20"/>
          <w14:ligatures w14:val="none"/>
        </w:rPr>
        <w:footnoteReference w:id="30"/>
      </w:r>
      <w:r w:rsidRPr="000F36F2">
        <w:rPr>
          <w:rFonts w:cs="Arial"/>
          <w:szCs w:val="20"/>
          <w14:ligatures w14:val="none"/>
        </w:rPr>
        <w:t xml:space="preserve"> This data is integrated with growing degree days (GDD) and micro-climate information to forecast growth rates and predict optimal harvest windows.</w:t>
      </w:r>
    </w:p>
    <w:p w14:paraId="172A2783" w14:textId="6431B330" w:rsidR="000F36F2" w:rsidRPr="000F36F2" w:rsidRDefault="000F36F2" w:rsidP="000F36F2">
      <w:pPr>
        <w:spacing w:before="100" w:beforeAutospacing="1" w:after="100" w:afterAutospacing="1"/>
        <w:rPr>
          <w:rFonts w:cs="Arial"/>
          <w:szCs w:val="20"/>
          <w14:ligatures w14:val="none"/>
        </w:rPr>
      </w:pPr>
      <w:r w:rsidRPr="000F36F2">
        <w:rPr>
          <w:rFonts w:cs="Arial"/>
          <w:szCs w:val="20"/>
          <w14:ligatures w14:val="none"/>
        </w:rPr>
        <w:lastRenderedPageBreak/>
        <w:t>In spinach trials with Boratto Farms in Australia, Polybee’s system improved yields by up to 20% when its recommendations were followed, detecting plant stress up to five days earlier than human scouts. Case studies demonstrated yield gains of 17–30% from harvesting on the advised dates.</w:t>
      </w:r>
      <w:r>
        <w:rPr>
          <w:rStyle w:val="FootnoteReference"/>
          <w:rFonts w:cs="Arial"/>
          <w:szCs w:val="20"/>
          <w14:ligatures w14:val="none"/>
        </w:rPr>
        <w:footnoteReference w:id="31"/>
      </w:r>
      <w:r w:rsidRPr="000F36F2">
        <w:rPr>
          <w:rFonts w:cs="Arial"/>
          <w:szCs w:val="20"/>
          <w14:ligatures w14:val="none"/>
        </w:rPr>
        <w:t xml:space="preserve"> For broccoli, the platform achieved &gt;95% accuracy in stand counts and accurate head size forecasts up to seven days in advance, enabling better in-spec recovery rates, reduced harvest passes, and optimised labour allocation.</w:t>
      </w:r>
    </w:p>
    <w:p w14:paraId="473A86CF" w14:textId="163A1AB4" w:rsidR="000F36F2" w:rsidRPr="000F36F2" w:rsidRDefault="000F36F2" w:rsidP="000F36F2">
      <w:pPr>
        <w:spacing w:before="100" w:beforeAutospacing="1" w:after="100" w:afterAutospacing="1"/>
        <w:rPr>
          <w:rFonts w:cs="Arial"/>
          <w:szCs w:val="20"/>
          <w14:ligatures w14:val="none"/>
        </w:rPr>
      </w:pPr>
      <w:r w:rsidRPr="000F36F2">
        <w:rPr>
          <w:rFonts w:cs="Arial"/>
          <w:szCs w:val="20"/>
          <w14:ligatures w14:val="none"/>
        </w:rPr>
        <w:t xml:space="preserve">Polybee’s web-based dashboard presents row-level forecasts, </w:t>
      </w:r>
      <w:r w:rsidR="006F63ED">
        <w:rPr>
          <w:rFonts w:cs="Arial"/>
          <w:szCs w:val="20"/>
          <w14:ligatures w14:val="none"/>
        </w:rPr>
        <w:t>normalised difference vegetation index,</w:t>
      </w:r>
      <w:r w:rsidRPr="000F36F2">
        <w:rPr>
          <w:rFonts w:cs="Arial"/>
          <w:szCs w:val="20"/>
          <w14:ligatures w14:val="none"/>
        </w:rPr>
        <w:t xml:space="preserve"> growth trends, heat maps, and harvest readiness insights. A “Harvest Optimiser” module uses historical and variety-specific growth data to recommend planting and harvesting schedules aligned with supply targets. Insights can be accessed via desktop, tablet, smartphone, or even on-site displays for at-a-glance decision support.</w:t>
      </w:r>
    </w:p>
    <w:p w14:paraId="30E7EF02" w14:textId="09718B2A" w:rsidR="00431CB7" w:rsidRPr="000F36F2" w:rsidRDefault="000F36F2" w:rsidP="000F36F2">
      <w:pPr>
        <w:spacing w:before="100" w:beforeAutospacing="1" w:after="100" w:afterAutospacing="1"/>
        <w:rPr>
          <w:rFonts w:cs="Arial"/>
          <w:szCs w:val="20"/>
          <w14:ligatures w14:val="none"/>
        </w:rPr>
      </w:pPr>
      <w:r w:rsidRPr="000F36F2">
        <w:rPr>
          <w:rFonts w:cs="Arial"/>
          <w:szCs w:val="20"/>
          <w14:ligatures w14:val="none"/>
        </w:rPr>
        <w:t xml:space="preserve">The value proposition centres on reducing subjective decision-making, preventing yield loss from premature or delayed harvesting, and enabling evidence-backed negotiations with buyers. The platform delivers measurable operational efficiencies, such as saving 4–5 hours per week in manual </w:t>
      </w:r>
      <w:proofErr w:type="gramStart"/>
      <w:r w:rsidRPr="000F36F2">
        <w:rPr>
          <w:rFonts w:cs="Arial"/>
          <w:szCs w:val="20"/>
          <w14:ligatures w14:val="none"/>
        </w:rPr>
        <w:t>scouting, and</w:t>
      </w:r>
      <w:proofErr w:type="gramEnd"/>
      <w:r w:rsidRPr="000F36F2">
        <w:rPr>
          <w:rFonts w:cs="Arial"/>
          <w:szCs w:val="20"/>
          <w14:ligatures w14:val="none"/>
        </w:rPr>
        <w:t xml:space="preserve"> strengthens supply chain confidence by reducing inconsistencies in volume and quality. This means that adoption can translate directly into higher revenues, lower costs, and reduced waste across large-scale horticultural operations.</w:t>
      </w:r>
    </w:p>
    <w:p w14:paraId="5381C15A" w14:textId="348A921B" w:rsidR="00BE12A2" w:rsidRDefault="000A1286" w:rsidP="00935071">
      <w:pPr>
        <w:pStyle w:val="Heading1"/>
      </w:pPr>
      <w:bookmarkStart w:id="358" w:name="_Toc242456374"/>
      <w:r>
        <w:t>IP Ownership</w:t>
      </w:r>
      <w:r w:rsidR="00935071">
        <w:t xml:space="preserve"> and Status</w:t>
      </w:r>
      <w:r w:rsidR="00BE12A2">
        <w:t xml:space="preserve"> Commentary</w:t>
      </w:r>
      <w:bookmarkEnd w:id="358"/>
    </w:p>
    <w:p w14:paraId="484AB66D" w14:textId="0F0EDADF" w:rsidR="001C5CDF" w:rsidRDefault="001C5CDF" w:rsidP="001C5CDF">
      <w:pPr>
        <w:pStyle w:val="Heading3"/>
      </w:pPr>
      <w:r>
        <w:t xml:space="preserve">ACP Patent </w:t>
      </w:r>
      <w:r w:rsidR="00164272">
        <w:t>Status</w:t>
      </w:r>
    </w:p>
    <w:p w14:paraId="7D3AF7AE" w14:textId="77777777" w:rsidR="00164272" w:rsidRDefault="00164272" w:rsidP="00164272">
      <w:pPr>
        <w:rPr>
          <w:lang w:val="en-US"/>
        </w:rPr>
      </w:pPr>
    </w:p>
    <w:p w14:paraId="08C18D6D" w14:textId="46097C69" w:rsidR="00164272" w:rsidRPr="00164272" w:rsidRDefault="00164272" w:rsidP="00164272">
      <w:pPr>
        <w:rPr>
          <w:lang w:val="en-US"/>
        </w:rPr>
      </w:pPr>
      <w:r>
        <w:rPr>
          <w:lang w:val="en-US"/>
        </w:rPr>
        <w:t xml:space="preserve">Polybee claims that its Aerodynamically Controlled Pollination (ACP) is </w:t>
      </w:r>
      <w:proofErr w:type="gramStart"/>
      <w:r>
        <w:rPr>
          <w:lang w:val="en-US"/>
        </w:rPr>
        <w:t>patent-pending</w:t>
      </w:r>
      <w:proofErr w:type="gramEnd"/>
      <w:r>
        <w:rPr>
          <w:lang w:val="en-US"/>
        </w:rPr>
        <w:t xml:space="preserve"> in strategic markets.</w:t>
      </w:r>
      <w:r>
        <w:rPr>
          <w:rStyle w:val="FootnoteReference"/>
          <w:lang w:val="en-US"/>
        </w:rPr>
        <w:footnoteReference w:id="32"/>
      </w:r>
      <w:r>
        <w:rPr>
          <w:lang w:val="en-US"/>
        </w:rPr>
        <w:t xml:space="preserve"> Upon review, </w:t>
      </w:r>
      <w:r w:rsidRPr="00164272">
        <w:rPr>
          <w:rFonts w:cs="Arial"/>
          <w:szCs w:val="20"/>
          <w14:ligatures w14:val="none"/>
        </w:rPr>
        <w:t>Polybee is actively pursuing protection in key markets (Japan, Canada, Europe, Australia) but has forfeited the U.S. market for its ACP invention. The loss of U.S. coverage removes patent exclusivity in one of the largest global agriculture technology markets.</w:t>
      </w:r>
    </w:p>
    <w:p w14:paraId="3C18E8FA" w14:textId="77777777" w:rsidR="001C5CDF" w:rsidRDefault="001C5CDF" w:rsidP="001C5CDF"/>
    <w:tbl>
      <w:tblPr>
        <w:tblW w:w="8937" w:type="dxa"/>
        <w:tblLook w:val="04A0" w:firstRow="1" w:lastRow="0" w:firstColumn="1" w:lastColumn="0" w:noHBand="0" w:noVBand="1"/>
      </w:tblPr>
      <w:tblGrid>
        <w:gridCol w:w="1456"/>
        <w:gridCol w:w="2076"/>
        <w:gridCol w:w="1182"/>
        <w:gridCol w:w="1288"/>
        <w:gridCol w:w="1288"/>
        <w:gridCol w:w="1647"/>
      </w:tblGrid>
      <w:tr w:rsidR="00164272" w:rsidRPr="00164272" w14:paraId="2553CF77" w14:textId="77777777" w:rsidTr="00164272">
        <w:trPr>
          <w:trHeight w:val="315"/>
        </w:trPr>
        <w:tc>
          <w:tcPr>
            <w:tcW w:w="1456" w:type="dxa"/>
            <w:tcBorders>
              <w:top w:val="nil"/>
              <w:left w:val="nil"/>
              <w:bottom w:val="nil"/>
              <w:right w:val="nil"/>
            </w:tcBorders>
            <w:shd w:val="clear" w:color="auto" w:fill="auto"/>
            <w:noWrap/>
            <w:vAlign w:val="bottom"/>
            <w:hideMark/>
          </w:tcPr>
          <w:p w14:paraId="76A16E14" w14:textId="77777777" w:rsidR="00164272" w:rsidRPr="00164272" w:rsidRDefault="00164272" w:rsidP="00164272">
            <w:pPr>
              <w:spacing w:before="60" w:after="60"/>
              <w:rPr>
                <w:rFonts w:cs="Arial"/>
                <w:b/>
                <w:bCs/>
                <w:szCs w:val="20"/>
                <w14:ligatures w14:val="none"/>
              </w:rPr>
            </w:pPr>
            <w:r w:rsidRPr="00164272">
              <w:rPr>
                <w:rFonts w:cs="Arial"/>
                <w:b/>
                <w:bCs/>
                <w:szCs w:val="20"/>
                <w14:ligatures w14:val="none"/>
              </w:rPr>
              <w:t>Jurisdiction</w:t>
            </w:r>
          </w:p>
        </w:tc>
        <w:tc>
          <w:tcPr>
            <w:tcW w:w="2076" w:type="dxa"/>
            <w:tcBorders>
              <w:top w:val="nil"/>
              <w:left w:val="nil"/>
              <w:bottom w:val="nil"/>
              <w:right w:val="nil"/>
            </w:tcBorders>
            <w:shd w:val="clear" w:color="auto" w:fill="auto"/>
            <w:noWrap/>
            <w:vAlign w:val="bottom"/>
            <w:hideMark/>
          </w:tcPr>
          <w:p w14:paraId="2A08F312" w14:textId="77777777" w:rsidR="00164272" w:rsidRPr="00164272" w:rsidRDefault="00164272" w:rsidP="00164272">
            <w:pPr>
              <w:spacing w:before="60" w:after="60"/>
              <w:rPr>
                <w:rFonts w:cs="Arial"/>
                <w:b/>
                <w:bCs/>
                <w:szCs w:val="20"/>
                <w14:ligatures w14:val="none"/>
              </w:rPr>
            </w:pPr>
            <w:r w:rsidRPr="00164272">
              <w:rPr>
                <w:rFonts w:cs="Arial"/>
                <w:b/>
                <w:bCs/>
                <w:szCs w:val="20"/>
                <w14:ligatures w14:val="none"/>
              </w:rPr>
              <w:t>ID</w:t>
            </w:r>
          </w:p>
        </w:tc>
        <w:tc>
          <w:tcPr>
            <w:tcW w:w="1182" w:type="dxa"/>
            <w:tcBorders>
              <w:top w:val="nil"/>
              <w:left w:val="nil"/>
              <w:bottom w:val="nil"/>
              <w:right w:val="nil"/>
            </w:tcBorders>
            <w:shd w:val="clear" w:color="auto" w:fill="auto"/>
            <w:noWrap/>
            <w:vAlign w:val="bottom"/>
            <w:hideMark/>
          </w:tcPr>
          <w:p w14:paraId="3461D27B" w14:textId="09D3E74D" w:rsidR="00164272" w:rsidRPr="00164272" w:rsidRDefault="00164272" w:rsidP="00164272">
            <w:pPr>
              <w:spacing w:before="60" w:after="60"/>
              <w:rPr>
                <w:rFonts w:cs="Arial"/>
                <w:b/>
                <w:bCs/>
                <w:szCs w:val="20"/>
                <w14:ligatures w14:val="none"/>
              </w:rPr>
            </w:pPr>
            <w:r w:rsidRPr="00164272">
              <w:rPr>
                <w:rFonts w:cs="Arial"/>
                <w:b/>
                <w:bCs/>
                <w:szCs w:val="20"/>
                <w14:ligatures w14:val="none"/>
              </w:rPr>
              <w:t>Assigned</w:t>
            </w:r>
          </w:p>
        </w:tc>
        <w:tc>
          <w:tcPr>
            <w:tcW w:w="1288" w:type="dxa"/>
            <w:tcBorders>
              <w:top w:val="nil"/>
              <w:left w:val="nil"/>
              <w:bottom w:val="nil"/>
              <w:right w:val="nil"/>
            </w:tcBorders>
            <w:shd w:val="clear" w:color="auto" w:fill="auto"/>
            <w:noWrap/>
            <w:vAlign w:val="bottom"/>
            <w:hideMark/>
          </w:tcPr>
          <w:p w14:paraId="27D48377" w14:textId="77777777" w:rsidR="00164272" w:rsidRPr="00164272" w:rsidRDefault="00164272" w:rsidP="00164272">
            <w:pPr>
              <w:spacing w:before="60" w:after="60"/>
              <w:rPr>
                <w:rFonts w:cs="Arial"/>
                <w:b/>
                <w:bCs/>
                <w:szCs w:val="20"/>
                <w14:ligatures w14:val="none"/>
              </w:rPr>
            </w:pPr>
            <w:r w:rsidRPr="00164272">
              <w:rPr>
                <w:rFonts w:cs="Arial"/>
                <w:b/>
                <w:bCs/>
                <w:szCs w:val="20"/>
                <w14:ligatures w14:val="none"/>
              </w:rPr>
              <w:t>Filed</w:t>
            </w:r>
          </w:p>
        </w:tc>
        <w:tc>
          <w:tcPr>
            <w:tcW w:w="1288" w:type="dxa"/>
            <w:tcBorders>
              <w:top w:val="nil"/>
              <w:left w:val="nil"/>
              <w:bottom w:val="nil"/>
              <w:right w:val="nil"/>
            </w:tcBorders>
            <w:shd w:val="clear" w:color="auto" w:fill="auto"/>
            <w:noWrap/>
            <w:vAlign w:val="bottom"/>
            <w:hideMark/>
          </w:tcPr>
          <w:p w14:paraId="1EC42A59" w14:textId="77777777" w:rsidR="00164272" w:rsidRPr="00164272" w:rsidRDefault="00164272" w:rsidP="00164272">
            <w:pPr>
              <w:spacing w:before="60" w:after="60"/>
              <w:rPr>
                <w:rFonts w:cs="Arial"/>
                <w:b/>
                <w:bCs/>
                <w:szCs w:val="20"/>
                <w14:ligatures w14:val="none"/>
              </w:rPr>
            </w:pPr>
            <w:r w:rsidRPr="00164272">
              <w:rPr>
                <w:rFonts w:cs="Arial"/>
                <w:b/>
                <w:bCs/>
                <w:szCs w:val="20"/>
                <w14:ligatures w14:val="none"/>
              </w:rPr>
              <w:t>Published</w:t>
            </w:r>
          </w:p>
        </w:tc>
        <w:tc>
          <w:tcPr>
            <w:tcW w:w="1647" w:type="dxa"/>
            <w:tcBorders>
              <w:top w:val="nil"/>
              <w:left w:val="nil"/>
              <w:bottom w:val="nil"/>
              <w:right w:val="nil"/>
            </w:tcBorders>
            <w:shd w:val="clear" w:color="auto" w:fill="auto"/>
            <w:noWrap/>
            <w:vAlign w:val="bottom"/>
            <w:hideMark/>
          </w:tcPr>
          <w:p w14:paraId="6699620F" w14:textId="77777777" w:rsidR="00164272" w:rsidRPr="00164272" w:rsidRDefault="00164272" w:rsidP="00164272">
            <w:pPr>
              <w:spacing w:before="60" w:after="60"/>
              <w:rPr>
                <w:rFonts w:cs="Arial"/>
                <w:b/>
                <w:bCs/>
                <w:szCs w:val="20"/>
                <w14:ligatures w14:val="none"/>
              </w:rPr>
            </w:pPr>
            <w:r w:rsidRPr="00164272">
              <w:rPr>
                <w:rFonts w:cs="Arial"/>
                <w:b/>
                <w:bCs/>
                <w:szCs w:val="20"/>
                <w14:ligatures w14:val="none"/>
              </w:rPr>
              <w:t>Status</w:t>
            </w:r>
          </w:p>
        </w:tc>
      </w:tr>
      <w:tr w:rsidR="00935071" w:rsidRPr="00164272" w14:paraId="7C27BF06" w14:textId="77777777" w:rsidTr="00164272">
        <w:trPr>
          <w:trHeight w:val="315"/>
        </w:trPr>
        <w:tc>
          <w:tcPr>
            <w:tcW w:w="1456" w:type="dxa"/>
            <w:tcBorders>
              <w:top w:val="nil"/>
              <w:left w:val="nil"/>
              <w:bottom w:val="nil"/>
              <w:right w:val="nil"/>
            </w:tcBorders>
            <w:shd w:val="clear" w:color="auto" w:fill="auto"/>
            <w:noWrap/>
            <w:vAlign w:val="bottom"/>
            <w:hideMark/>
          </w:tcPr>
          <w:p w14:paraId="1B4ABEEE" w14:textId="77777777" w:rsidR="00164272" w:rsidRPr="00164272" w:rsidRDefault="00164272" w:rsidP="00164272">
            <w:pPr>
              <w:spacing w:before="60" w:after="60"/>
              <w:rPr>
                <w:rFonts w:cs="Arial"/>
                <w:szCs w:val="20"/>
                <w14:ligatures w14:val="none"/>
              </w:rPr>
            </w:pPr>
            <w:r w:rsidRPr="00164272">
              <w:rPr>
                <w:rFonts w:cs="Arial"/>
                <w:szCs w:val="20"/>
                <w14:ligatures w14:val="none"/>
              </w:rPr>
              <w:t>Japan</w:t>
            </w:r>
          </w:p>
        </w:tc>
        <w:tc>
          <w:tcPr>
            <w:tcW w:w="2076" w:type="dxa"/>
            <w:tcBorders>
              <w:top w:val="nil"/>
              <w:left w:val="nil"/>
              <w:bottom w:val="nil"/>
              <w:right w:val="nil"/>
            </w:tcBorders>
            <w:shd w:val="clear" w:color="auto" w:fill="auto"/>
            <w:noWrap/>
            <w:vAlign w:val="bottom"/>
            <w:hideMark/>
          </w:tcPr>
          <w:p w14:paraId="1D8B7ADE" w14:textId="77777777" w:rsidR="00164272" w:rsidRPr="00164272" w:rsidRDefault="00164272" w:rsidP="00164272">
            <w:pPr>
              <w:spacing w:before="60" w:after="60"/>
              <w:rPr>
                <w:rFonts w:cs="Arial"/>
                <w:szCs w:val="20"/>
                <w14:ligatures w14:val="none"/>
              </w:rPr>
            </w:pPr>
            <w:r w:rsidRPr="00164272">
              <w:rPr>
                <w:rFonts w:cs="Arial"/>
                <w:szCs w:val="20"/>
                <w14:ligatures w14:val="none"/>
              </w:rPr>
              <w:t>JP2023554240A</w:t>
            </w:r>
          </w:p>
        </w:tc>
        <w:tc>
          <w:tcPr>
            <w:tcW w:w="1182" w:type="dxa"/>
            <w:tcBorders>
              <w:top w:val="nil"/>
              <w:left w:val="nil"/>
              <w:bottom w:val="nil"/>
              <w:right w:val="nil"/>
            </w:tcBorders>
            <w:shd w:val="clear" w:color="auto" w:fill="auto"/>
            <w:noWrap/>
            <w:vAlign w:val="bottom"/>
            <w:hideMark/>
          </w:tcPr>
          <w:p w14:paraId="0AF5584A" w14:textId="77777777" w:rsidR="00164272" w:rsidRPr="00164272" w:rsidRDefault="00164272" w:rsidP="00164272">
            <w:pPr>
              <w:spacing w:before="60" w:after="60"/>
              <w:rPr>
                <w:rFonts w:cs="Arial"/>
                <w:szCs w:val="20"/>
                <w14:ligatures w14:val="none"/>
              </w:rPr>
            </w:pPr>
            <w:r w:rsidRPr="00164272">
              <w:rPr>
                <w:rFonts w:cs="Arial"/>
                <w:szCs w:val="20"/>
                <w14:ligatures w14:val="none"/>
              </w:rPr>
              <w:t>Yes</w:t>
            </w:r>
          </w:p>
        </w:tc>
        <w:tc>
          <w:tcPr>
            <w:tcW w:w="1288" w:type="dxa"/>
            <w:tcBorders>
              <w:top w:val="nil"/>
              <w:left w:val="nil"/>
              <w:bottom w:val="nil"/>
              <w:right w:val="nil"/>
            </w:tcBorders>
            <w:shd w:val="clear" w:color="auto" w:fill="auto"/>
            <w:noWrap/>
            <w:vAlign w:val="bottom"/>
            <w:hideMark/>
          </w:tcPr>
          <w:p w14:paraId="0148C6DC" w14:textId="77777777" w:rsidR="00164272" w:rsidRPr="00164272" w:rsidRDefault="00164272" w:rsidP="00164272">
            <w:pPr>
              <w:spacing w:before="60" w:after="60"/>
              <w:jc w:val="right"/>
              <w:rPr>
                <w:rFonts w:cs="Arial"/>
                <w:szCs w:val="20"/>
                <w14:ligatures w14:val="none"/>
              </w:rPr>
            </w:pPr>
            <w:r w:rsidRPr="00164272">
              <w:rPr>
                <w:rFonts w:cs="Arial"/>
                <w:szCs w:val="20"/>
                <w14:ligatures w14:val="none"/>
              </w:rPr>
              <w:t>19/11/2021</w:t>
            </w:r>
          </w:p>
        </w:tc>
        <w:tc>
          <w:tcPr>
            <w:tcW w:w="1288" w:type="dxa"/>
            <w:tcBorders>
              <w:top w:val="nil"/>
              <w:left w:val="nil"/>
              <w:bottom w:val="nil"/>
              <w:right w:val="nil"/>
            </w:tcBorders>
            <w:shd w:val="clear" w:color="auto" w:fill="auto"/>
            <w:noWrap/>
            <w:vAlign w:val="bottom"/>
            <w:hideMark/>
          </w:tcPr>
          <w:p w14:paraId="60018D55" w14:textId="77777777" w:rsidR="00164272" w:rsidRPr="00164272" w:rsidRDefault="00164272" w:rsidP="00164272">
            <w:pPr>
              <w:spacing w:before="60" w:after="60"/>
              <w:jc w:val="right"/>
              <w:rPr>
                <w:rFonts w:cs="Arial"/>
                <w:szCs w:val="20"/>
                <w14:ligatures w14:val="none"/>
              </w:rPr>
            </w:pPr>
            <w:r w:rsidRPr="00164272">
              <w:rPr>
                <w:rFonts w:cs="Arial"/>
                <w:szCs w:val="20"/>
                <w14:ligatures w14:val="none"/>
              </w:rPr>
              <w:t>17/12/2023</w:t>
            </w:r>
          </w:p>
        </w:tc>
        <w:tc>
          <w:tcPr>
            <w:tcW w:w="1647" w:type="dxa"/>
            <w:tcBorders>
              <w:top w:val="nil"/>
              <w:left w:val="nil"/>
              <w:bottom w:val="nil"/>
              <w:right w:val="nil"/>
            </w:tcBorders>
            <w:shd w:val="clear" w:color="auto" w:fill="auto"/>
            <w:noWrap/>
            <w:vAlign w:val="bottom"/>
            <w:hideMark/>
          </w:tcPr>
          <w:p w14:paraId="3697E48D" w14:textId="77777777" w:rsidR="00164272" w:rsidRPr="00164272" w:rsidRDefault="00164272" w:rsidP="00164272">
            <w:pPr>
              <w:spacing w:before="60" w:after="60"/>
              <w:rPr>
                <w:rFonts w:cs="Arial"/>
                <w:szCs w:val="20"/>
                <w14:ligatures w14:val="none"/>
              </w:rPr>
            </w:pPr>
            <w:r w:rsidRPr="00164272">
              <w:rPr>
                <w:rFonts w:cs="Arial"/>
                <w:szCs w:val="20"/>
                <w14:ligatures w14:val="none"/>
              </w:rPr>
              <w:t>Pending</w:t>
            </w:r>
          </w:p>
        </w:tc>
      </w:tr>
      <w:tr w:rsidR="00935071" w:rsidRPr="00164272" w14:paraId="2AFF8C2D" w14:textId="77777777" w:rsidTr="00164272">
        <w:trPr>
          <w:trHeight w:val="315"/>
        </w:trPr>
        <w:tc>
          <w:tcPr>
            <w:tcW w:w="1456" w:type="dxa"/>
            <w:tcBorders>
              <w:top w:val="nil"/>
              <w:left w:val="nil"/>
              <w:bottom w:val="nil"/>
              <w:right w:val="nil"/>
            </w:tcBorders>
            <w:shd w:val="clear" w:color="auto" w:fill="auto"/>
            <w:noWrap/>
            <w:vAlign w:val="bottom"/>
            <w:hideMark/>
          </w:tcPr>
          <w:p w14:paraId="1BD8462A" w14:textId="77777777" w:rsidR="00164272" w:rsidRPr="00164272" w:rsidRDefault="00164272" w:rsidP="00164272">
            <w:pPr>
              <w:spacing w:before="60" w:after="60"/>
              <w:rPr>
                <w:rFonts w:cs="Arial"/>
                <w:szCs w:val="20"/>
                <w14:ligatures w14:val="none"/>
              </w:rPr>
            </w:pPr>
            <w:r w:rsidRPr="00164272">
              <w:rPr>
                <w:rFonts w:cs="Arial"/>
                <w:szCs w:val="20"/>
                <w14:ligatures w14:val="none"/>
              </w:rPr>
              <w:t>Canada</w:t>
            </w:r>
          </w:p>
        </w:tc>
        <w:tc>
          <w:tcPr>
            <w:tcW w:w="2076" w:type="dxa"/>
            <w:tcBorders>
              <w:top w:val="nil"/>
              <w:left w:val="nil"/>
              <w:bottom w:val="nil"/>
              <w:right w:val="nil"/>
            </w:tcBorders>
            <w:shd w:val="clear" w:color="auto" w:fill="auto"/>
            <w:noWrap/>
            <w:vAlign w:val="bottom"/>
            <w:hideMark/>
          </w:tcPr>
          <w:p w14:paraId="53086BD5" w14:textId="77777777" w:rsidR="00164272" w:rsidRPr="00164272" w:rsidRDefault="00164272" w:rsidP="00164272">
            <w:pPr>
              <w:spacing w:before="60" w:after="60"/>
              <w:rPr>
                <w:rFonts w:cs="Arial"/>
                <w:szCs w:val="20"/>
                <w14:ligatures w14:val="none"/>
              </w:rPr>
            </w:pPr>
            <w:r w:rsidRPr="00164272">
              <w:rPr>
                <w:rFonts w:cs="Arial"/>
                <w:szCs w:val="20"/>
                <w14:ligatures w14:val="none"/>
              </w:rPr>
              <w:t>CA3199668A1</w:t>
            </w:r>
          </w:p>
        </w:tc>
        <w:tc>
          <w:tcPr>
            <w:tcW w:w="1182" w:type="dxa"/>
            <w:tcBorders>
              <w:top w:val="nil"/>
              <w:left w:val="nil"/>
              <w:bottom w:val="nil"/>
              <w:right w:val="nil"/>
            </w:tcBorders>
            <w:shd w:val="clear" w:color="auto" w:fill="auto"/>
            <w:noWrap/>
            <w:vAlign w:val="bottom"/>
            <w:hideMark/>
          </w:tcPr>
          <w:p w14:paraId="051DBB86" w14:textId="77777777" w:rsidR="00164272" w:rsidRPr="00164272" w:rsidRDefault="00164272" w:rsidP="00164272">
            <w:pPr>
              <w:spacing w:before="60" w:after="60"/>
              <w:rPr>
                <w:rFonts w:cs="Arial"/>
                <w:szCs w:val="20"/>
                <w14:ligatures w14:val="none"/>
              </w:rPr>
            </w:pPr>
            <w:r w:rsidRPr="00164272">
              <w:rPr>
                <w:rFonts w:cs="Arial"/>
                <w:szCs w:val="20"/>
                <w14:ligatures w14:val="none"/>
              </w:rPr>
              <w:t>Yes</w:t>
            </w:r>
          </w:p>
        </w:tc>
        <w:tc>
          <w:tcPr>
            <w:tcW w:w="1288" w:type="dxa"/>
            <w:tcBorders>
              <w:top w:val="nil"/>
              <w:left w:val="nil"/>
              <w:bottom w:val="nil"/>
              <w:right w:val="nil"/>
            </w:tcBorders>
            <w:shd w:val="clear" w:color="auto" w:fill="auto"/>
            <w:noWrap/>
            <w:vAlign w:val="bottom"/>
            <w:hideMark/>
          </w:tcPr>
          <w:p w14:paraId="60AFC1CB" w14:textId="77777777" w:rsidR="00164272" w:rsidRPr="00164272" w:rsidRDefault="00164272" w:rsidP="00164272">
            <w:pPr>
              <w:spacing w:before="60" w:after="60"/>
              <w:jc w:val="right"/>
              <w:rPr>
                <w:rFonts w:cs="Arial"/>
                <w:szCs w:val="20"/>
                <w14:ligatures w14:val="none"/>
              </w:rPr>
            </w:pPr>
            <w:r w:rsidRPr="00164272">
              <w:rPr>
                <w:rFonts w:cs="Arial"/>
                <w:szCs w:val="20"/>
                <w14:ligatures w14:val="none"/>
              </w:rPr>
              <w:t>19/11/2021</w:t>
            </w:r>
          </w:p>
        </w:tc>
        <w:tc>
          <w:tcPr>
            <w:tcW w:w="1288" w:type="dxa"/>
            <w:tcBorders>
              <w:top w:val="nil"/>
              <w:left w:val="nil"/>
              <w:bottom w:val="nil"/>
              <w:right w:val="nil"/>
            </w:tcBorders>
            <w:shd w:val="clear" w:color="auto" w:fill="auto"/>
            <w:noWrap/>
            <w:vAlign w:val="bottom"/>
            <w:hideMark/>
          </w:tcPr>
          <w:p w14:paraId="51AA78D7" w14:textId="77777777" w:rsidR="00164272" w:rsidRPr="00164272" w:rsidRDefault="00164272" w:rsidP="00164272">
            <w:pPr>
              <w:spacing w:before="60" w:after="60"/>
              <w:jc w:val="right"/>
              <w:rPr>
                <w:rFonts w:cs="Arial"/>
                <w:szCs w:val="20"/>
                <w14:ligatures w14:val="none"/>
              </w:rPr>
            </w:pPr>
            <w:r w:rsidRPr="00164272">
              <w:rPr>
                <w:rFonts w:cs="Arial"/>
                <w:szCs w:val="20"/>
                <w14:ligatures w14:val="none"/>
              </w:rPr>
              <w:t>27/05/2022</w:t>
            </w:r>
          </w:p>
        </w:tc>
        <w:tc>
          <w:tcPr>
            <w:tcW w:w="1647" w:type="dxa"/>
            <w:tcBorders>
              <w:top w:val="nil"/>
              <w:left w:val="nil"/>
              <w:bottom w:val="nil"/>
              <w:right w:val="nil"/>
            </w:tcBorders>
            <w:shd w:val="clear" w:color="auto" w:fill="auto"/>
            <w:noWrap/>
            <w:vAlign w:val="bottom"/>
            <w:hideMark/>
          </w:tcPr>
          <w:p w14:paraId="13EA9FC2" w14:textId="77777777" w:rsidR="00164272" w:rsidRPr="00164272" w:rsidRDefault="00164272" w:rsidP="00164272">
            <w:pPr>
              <w:spacing w:before="60" w:after="60"/>
              <w:rPr>
                <w:rFonts w:cs="Arial"/>
                <w:szCs w:val="20"/>
                <w14:ligatures w14:val="none"/>
              </w:rPr>
            </w:pPr>
            <w:r w:rsidRPr="00164272">
              <w:rPr>
                <w:rFonts w:cs="Arial"/>
                <w:szCs w:val="20"/>
                <w14:ligatures w14:val="none"/>
              </w:rPr>
              <w:t>Pending</w:t>
            </w:r>
          </w:p>
        </w:tc>
      </w:tr>
      <w:tr w:rsidR="00935071" w:rsidRPr="00164272" w14:paraId="65CBC11D" w14:textId="77777777" w:rsidTr="00164272">
        <w:trPr>
          <w:trHeight w:val="315"/>
        </w:trPr>
        <w:tc>
          <w:tcPr>
            <w:tcW w:w="1456" w:type="dxa"/>
            <w:tcBorders>
              <w:top w:val="nil"/>
              <w:left w:val="nil"/>
              <w:bottom w:val="nil"/>
              <w:right w:val="nil"/>
            </w:tcBorders>
            <w:shd w:val="clear" w:color="auto" w:fill="auto"/>
            <w:noWrap/>
            <w:vAlign w:val="bottom"/>
            <w:hideMark/>
          </w:tcPr>
          <w:p w14:paraId="28B164C1" w14:textId="77777777" w:rsidR="00164272" w:rsidRPr="00164272" w:rsidRDefault="00164272" w:rsidP="00164272">
            <w:pPr>
              <w:spacing w:before="60" w:after="60"/>
              <w:rPr>
                <w:rFonts w:cs="Arial"/>
                <w:szCs w:val="20"/>
                <w14:ligatures w14:val="none"/>
              </w:rPr>
            </w:pPr>
            <w:r w:rsidRPr="00164272">
              <w:rPr>
                <w:rFonts w:cs="Arial"/>
                <w:szCs w:val="20"/>
                <w14:ligatures w14:val="none"/>
              </w:rPr>
              <w:t>WIPO (PCT)</w:t>
            </w:r>
          </w:p>
        </w:tc>
        <w:tc>
          <w:tcPr>
            <w:tcW w:w="2076" w:type="dxa"/>
            <w:tcBorders>
              <w:top w:val="nil"/>
              <w:left w:val="nil"/>
              <w:bottom w:val="nil"/>
              <w:right w:val="nil"/>
            </w:tcBorders>
            <w:shd w:val="clear" w:color="auto" w:fill="auto"/>
            <w:noWrap/>
            <w:vAlign w:val="bottom"/>
            <w:hideMark/>
          </w:tcPr>
          <w:p w14:paraId="387301C0" w14:textId="77777777" w:rsidR="00164272" w:rsidRPr="00164272" w:rsidRDefault="00164272" w:rsidP="00164272">
            <w:pPr>
              <w:spacing w:before="60" w:after="60"/>
              <w:rPr>
                <w:rFonts w:cs="Arial"/>
                <w:szCs w:val="20"/>
                <w14:ligatures w14:val="none"/>
              </w:rPr>
            </w:pPr>
            <w:r w:rsidRPr="00164272">
              <w:rPr>
                <w:rFonts w:cs="Arial"/>
                <w:szCs w:val="20"/>
                <w14:ligatures w14:val="none"/>
              </w:rPr>
              <w:t>WO2022108533A1</w:t>
            </w:r>
          </w:p>
        </w:tc>
        <w:tc>
          <w:tcPr>
            <w:tcW w:w="1182" w:type="dxa"/>
            <w:tcBorders>
              <w:top w:val="nil"/>
              <w:left w:val="nil"/>
              <w:bottom w:val="nil"/>
              <w:right w:val="nil"/>
            </w:tcBorders>
            <w:shd w:val="clear" w:color="auto" w:fill="auto"/>
            <w:noWrap/>
            <w:vAlign w:val="bottom"/>
            <w:hideMark/>
          </w:tcPr>
          <w:p w14:paraId="2F170116" w14:textId="77777777" w:rsidR="00164272" w:rsidRPr="00164272" w:rsidRDefault="00164272" w:rsidP="00164272">
            <w:pPr>
              <w:spacing w:before="60" w:after="60"/>
              <w:rPr>
                <w:rFonts w:cs="Arial"/>
                <w:szCs w:val="20"/>
                <w14:ligatures w14:val="none"/>
              </w:rPr>
            </w:pPr>
            <w:r w:rsidRPr="00164272">
              <w:rPr>
                <w:rFonts w:cs="Arial"/>
                <w:szCs w:val="20"/>
                <w14:ligatures w14:val="none"/>
              </w:rPr>
              <w:t>Yes</w:t>
            </w:r>
          </w:p>
        </w:tc>
        <w:tc>
          <w:tcPr>
            <w:tcW w:w="1288" w:type="dxa"/>
            <w:tcBorders>
              <w:top w:val="nil"/>
              <w:left w:val="nil"/>
              <w:bottom w:val="nil"/>
              <w:right w:val="nil"/>
            </w:tcBorders>
            <w:shd w:val="clear" w:color="auto" w:fill="auto"/>
            <w:noWrap/>
            <w:vAlign w:val="bottom"/>
            <w:hideMark/>
          </w:tcPr>
          <w:p w14:paraId="209176C5" w14:textId="77777777" w:rsidR="00164272" w:rsidRPr="00164272" w:rsidRDefault="00164272" w:rsidP="00164272">
            <w:pPr>
              <w:spacing w:before="60" w:after="60"/>
              <w:jc w:val="right"/>
              <w:rPr>
                <w:rFonts w:cs="Arial"/>
                <w:szCs w:val="20"/>
                <w14:ligatures w14:val="none"/>
              </w:rPr>
            </w:pPr>
            <w:r w:rsidRPr="00164272">
              <w:rPr>
                <w:rFonts w:cs="Arial"/>
                <w:szCs w:val="20"/>
                <w14:ligatures w14:val="none"/>
              </w:rPr>
              <w:t>19/11/2021</w:t>
            </w:r>
          </w:p>
        </w:tc>
        <w:tc>
          <w:tcPr>
            <w:tcW w:w="1288" w:type="dxa"/>
            <w:tcBorders>
              <w:top w:val="nil"/>
              <w:left w:val="nil"/>
              <w:bottom w:val="nil"/>
              <w:right w:val="nil"/>
            </w:tcBorders>
            <w:shd w:val="clear" w:color="auto" w:fill="auto"/>
            <w:noWrap/>
            <w:vAlign w:val="bottom"/>
            <w:hideMark/>
          </w:tcPr>
          <w:p w14:paraId="07862BE0" w14:textId="77777777" w:rsidR="00164272" w:rsidRPr="00164272" w:rsidRDefault="00164272" w:rsidP="00164272">
            <w:pPr>
              <w:spacing w:before="60" w:after="60"/>
              <w:jc w:val="right"/>
              <w:rPr>
                <w:rFonts w:cs="Arial"/>
                <w:szCs w:val="20"/>
                <w14:ligatures w14:val="none"/>
              </w:rPr>
            </w:pPr>
            <w:r w:rsidRPr="00164272">
              <w:rPr>
                <w:rFonts w:cs="Arial"/>
                <w:szCs w:val="20"/>
                <w14:ligatures w14:val="none"/>
              </w:rPr>
              <w:t>27/05/2022</w:t>
            </w:r>
          </w:p>
        </w:tc>
        <w:tc>
          <w:tcPr>
            <w:tcW w:w="1647" w:type="dxa"/>
            <w:tcBorders>
              <w:top w:val="nil"/>
              <w:left w:val="nil"/>
              <w:bottom w:val="nil"/>
              <w:right w:val="nil"/>
            </w:tcBorders>
            <w:shd w:val="clear" w:color="auto" w:fill="auto"/>
            <w:noWrap/>
            <w:vAlign w:val="bottom"/>
            <w:hideMark/>
          </w:tcPr>
          <w:p w14:paraId="414DEEB7" w14:textId="77777777" w:rsidR="00164272" w:rsidRPr="00164272" w:rsidRDefault="00164272" w:rsidP="00164272">
            <w:pPr>
              <w:spacing w:before="60" w:after="60"/>
              <w:rPr>
                <w:rFonts w:cs="Arial"/>
                <w:szCs w:val="20"/>
                <w14:ligatures w14:val="none"/>
              </w:rPr>
            </w:pPr>
            <w:r w:rsidRPr="00164272">
              <w:rPr>
                <w:rFonts w:cs="Arial"/>
                <w:szCs w:val="20"/>
                <w14:ligatures w14:val="none"/>
              </w:rPr>
              <w:t>Pending</w:t>
            </w:r>
          </w:p>
        </w:tc>
      </w:tr>
      <w:tr w:rsidR="00935071" w:rsidRPr="00164272" w14:paraId="21AF2937" w14:textId="77777777" w:rsidTr="00164272">
        <w:trPr>
          <w:trHeight w:val="315"/>
        </w:trPr>
        <w:tc>
          <w:tcPr>
            <w:tcW w:w="1456" w:type="dxa"/>
            <w:tcBorders>
              <w:top w:val="nil"/>
              <w:left w:val="nil"/>
              <w:bottom w:val="nil"/>
              <w:right w:val="nil"/>
            </w:tcBorders>
            <w:shd w:val="clear" w:color="auto" w:fill="auto"/>
            <w:noWrap/>
            <w:vAlign w:val="bottom"/>
            <w:hideMark/>
          </w:tcPr>
          <w:p w14:paraId="54BC5F2F" w14:textId="77777777" w:rsidR="00164272" w:rsidRPr="00164272" w:rsidRDefault="00164272" w:rsidP="00164272">
            <w:pPr>
              <w:spacing w:before="60" w:after="60"/>
              <w:rPr>
                <w:rFonts w:cs="Arial"/>
                <w:szCs w:val="20"/>
                <w14:ligatures w14:val="none"/>
              </w:rPr>
            </w:pPr>
            <w:r w:rsidRPr="00164272">
              <w:rPr>
                <w:rFonts w:cs="Arial"/>
                <w:szCs w:val="20"/>
                <w14:ligatures w14:val="none"/>
              </w:rPr>
              <w:t>Europe</w:t>
            </w:r>
          </w:p>
        </w:tc>
        <w:tc>
          <w:tcPr>
            <w:tcW w:w="2076" w:type="dxa"/>
            <w:tcBorders>
              <w:top w:val="nil"/>
              <w:left w:val="nil"/>
              <w:bottom w:val="nil"/>
              <w:right w:val="nil"/>
            </w:tcBorders>
            <w:shd w:val="clear" w:color="auto" w:fill="auto"/>
            <w:noWrap/>
            <w:vAlign w:val="bottom"/>
            <w:hideMark/>
          </w:tcPr>
          <w:p w14:paraId="599C6C42" w14:textId="77777777" w:rsidR="00164272" w:rsidRPr="00164272" w:rsidRDefault="00164272" w:rsidP="00164272">
            <w:pPr>
              <w:spacing w:before="60" w:after="60"/>
              <w:rPr>
                <w:rFonts w:cs="Arial"/>
                <w:szCs w:val="20"/>
                <w14:ligatures w14:val="none"/>
              </w:rPr>
            </w:pPr>
            <w:r w:rsidRPr="00164272">
              <w:rPr>
                <w:rFonts w:cs="Arial"/>
                <w:szCs w:val="20"/>
                <w14:ligatures w14:val="none"/>
              </w:rPr>
              <w:t>EP4247146A4</w:t>
            </w:r>
          </w:p>
        </w:tc>
        <w:tc>
          <w:tcPr>
            <w:tcW w:w="1182" w:type="dxa"/>
            <w:tcBorders>
              <w:top w:val="nil"/>
              <w:left w:val="nil"/>
              <w:bottom w:val="nil"/>
              <w:right w:val="nil"/>
            </w:tcBorders>
            <w:shd w:val="clear" w:color="auto" w:fill="auto"/>
            <w:noWrap/>
            <w:vAlign w:val="bottom"/>
            <w:hideMark/>
          </w:tcPr>
          <w:p w14:paraId="60F2062D" w14:textId="77777777" w:rsidR="00164272" w:rsidRPr="00164272" w:rsidRDefault="00164272" w:rsidP="00164272">
            <w:pPr>
              <w:spacing w:before="60" w:after="60"/>
              <w:rPr>
                <w:rFonts w:cs="Arial"/>
                <w:szCs w:val="20"/>
                <w14:ligatures w14:val="none"/>
              </w:rPr>
            </w:pPr>
            <w:r w:rsidRPr="00164272">
              <w:rPr>
                <w:rFonts w:cs="Arial"/>
                <w:szCs w:val="20"/>
                <w14:ligatures w14:val="none"/>
              </w:rPr>
              <w:t>Yes</w:t>
            </w:r>
          </w:p>
        </w:tc>
        <w:tc>
          <w:tcPr>
            <w:tcW w:w="1288" w:type="dxa"/>
            <w:tcBorders>
              <w:top w:val="nil"/>
              <w:left w:val="nil"/>
              <w:bottom w:val="nil"/>
              <w:right w:val="nil"/>
            </w:tcBorders>
            <w:shd w:val="clear" w:color="auto" w:fill="auto"/>
            <w:noWrap/>
            <w:vAlign w:val="bottom"/>
            <w:hideMark/>
          </w:tcPr>
          <w:p w14:paraId="3FE3E342" w14:textId="77777777" w:rsidR="00164272" w:rsidRPr="00164272" w:rsidRDefault="00164272" w:rsidP="00164272">
            <w:pPr>
              <w:spacing w:before="60" w:after="60"/>
              <w:jc w:val="right"/>
              <w:rPr>
                <w:rFonts w:cs="Arial"/>
                <w:szCs w:val="20"/>
                <w14:ligatures w14:val="none"/>
              </w:rPr>
            </w:pPr>
            <w:r w:rsidRPr="00164272">
              <w:rPr>
                <w:rFonts w:cs="Arial"/>
                <w:szCs w:val="20"/>
                <w14:ligatures w14:val="none"/>
              </w:rPr>
              <w:t>19/11/2021</w:t>
            </w:r>
          </w:p>
        </w:tc>
        <w:tc>
          <w:tcPr>
            <w:tcW w:w="1288" w:type="dxa"/>
            <w:tcBorders>
              <w:top w:val="nil"/>
              <w:left w:val="nil"/>
              <w:bottom w:val="nil"/>
              <w:right w:val="nil"/>
            </w:tcBorders>
            <w:shd w:val="clear" w:color="auto" w:fill="auto"/>
            <w:noWrap/>
            <w:vAlign w:val="bottom"/>
            <w:hideMark/>
          </w:tcPr>
          <w:p w14:paraId="24923EEF" w14:textId="77777777" w:rsidR="00164272" w:rsidRPr="00164272" w:rsidRDefault="00164272" w:rsidP="00164272">
            <w:pPr>
              <w:spacing w:before="60" w:after="60"/>
              <w:jc w:val="right"/>
              <w:rPr>
                <w:rFonts w:cs="Arial"/>
                <w:szCs w:val="20"/>
                <w14:ligatures w14:val="none"/>
              </w:rPr>
            </w:pPr>
            <w:r w:rsidRPr="00164272">
              <w:rPr>
                <w:rFonts w:cs="Arial"/>
                <w:szCs w:val="20"/>
                <w14:ligatures w14:val="none"/>
              </w:rPr>
              <w:t>13/11/2024</w:t>
            </w:r>
          </w:p>
        </w:tc>
        <w:tc>
          <w:tcPr>
            <w:tcW w:w="1647" w:type="dxa"/>
            <w:tcBorders>
              <w:top w:val="nil"/>
              <w:left w:val="nil"/>
              <w:bottom w:val="nil"/>
              <w:right w:val="nil"/>
            </w:tcBorders>
            <w:shd w:val="clear" w:color="auto" w:fill="auto"/>
            <w:noWrap/>
            <w:vAlign w:val="bottom"/>
            <w:hideMark/>
          </w:tcPr>
          <w:p w14:paraId="19851624" w14:textId="77777777" w:rsidR="00164272" w:rsidRPr="00164272" w:rsidRDefault="00164272" w:rsidP="00164272">
            <w:pPr>
              <w:spacing w:before="60" w:after="60"/>
              <w:rPr>
                <w:rFonts w:cs="Arial"/>
                <w:szCs w:val="20"/>
                <w14:ligatures w14:val="none"/>
              </w:rPr>
            </w:pPr>
            <w:r w:rsidRPr="00164272">
              <w:rPr>
                <w:rFonts w:cs="Arial"/>
                <w:szCs w:val="20"/>
                <w14:ligatures w14:val="none"/>
              </w:rPr>
              <w:t>Pending</w:t>
            </w:r>
          </w:p>
        </w:tc>
      </w:tr>
      <w:tr w:rsidR="00935071" w:rsidRPr="00164272" w14:paraId="2C84EADB" w14:textId="77777777" w:rsidTr="00164272">
        <w:trPr>
          <w:trHeight w:val="315"/>
        </w:trPr>
        <w:tc>
          <w:tcPr>
            <w:tcW w:w="1456" w:type="dxa"/>
            <w:tcBorders>
              <w:top w:val="nil"/>
              <w:left w:val="nil"/>
              <w:bottom w:val="nil"/>
              <w:right w:val="nil"/>
            </w:tcBorders>
            <w:shd w:val="clear" w:color="auto" w:fill="auto"/>
            <w:noWrap/>
            <w:vAlign w:val="bottom"/>
            <w:hideMark/>
          </w:tcPr>
          <w:p w14:paraId="57CCD70E" w14:textId="77777777" w:rsidR="00164272" w:rsidRPr="00164272" w:rsidRDefault="00164272" w:rsidP="00164272">
            <w:pPr>
              <w:spacing w:before="60" w:after="60"/>
              <w:rPr>
                <w:rFonts w:cs="Arial"/>
                <w:szCs w:val="20"/>
                <w14:ligatures w14:val="none"/>
              </w:rPr>
            </w:pPr>
            <w:r w:rsidRPr="00164272">
              <w:rPr>
                <w:rFonts w:cs="Arial"/>
                <w:szCs w:val="20"/>
                <w14:ligatures w14:val="none"/>
              </w:rPr>
              <w:t>Australia</w:t>
            </w:r>
          </w:p>
        </w:tc>
        <w:tc>
          <w:tcPr>
            <w:tcW w:w="2076" w:type="dxa"/>
            <w:tcBorders>
              <w:top w:val="nil"/>
              <w:left w:val="nil"/>
              <w:bottom w:val="nil"/>
              <w:right w:val="nil"/>
            </w:tcBorders>
            <w:shd w:val="clear" w:color="auto" w:fill="auto"/>
            <w:noWrap/>
            <w:vAlign w:val="bottom"/>
            <w:hideMark/>
          </w:tcPr>
          <w:p w14:paraId="68631724" w14:textId="77777777" w:rsidR="00164272" w:rsidRPr="00164272" w:rsidRDefault="00164272" w:rsidP="00164272">
            <w:pPr>
              <w:spacing w:before="60" w:after="60"/>
              <w:rPr>
                <w:rFonts w:cs="Arial"/>
                <w:szCs w:val="20"/>
                <w14:ligatures w14:val="none"/>
              </w:rPr>
            </w:pPr>
            <w:r w:rsidRPr="00164272">
              <w:rPr>
                <w:rFonts w:cs="Arial"/>
                <w:szCs w:val="20"/>
                <w14:ligatures w14:val="none"/>
              </w:rPr>
              <w:t>AU2024266942A1</w:t>
            </w:r>
          </w:p>
        </w:tc>
        <w:tc>
          <w:tcPr>
            <w:tcW w:w="1182" w:type="dxa"/>
            <w:tcBorders>
              <w:top w:val="nil"/>
              <w:left w:val="nil"/>
              <w:bottom w:val="nil"/>
              <w:right w:val="nil"/>
            </w:tcBorders>
            <w:shd w:val="clear" w:color="auto" w:fill="auto"/>
            <w:noWrap/>
            <w:vAlign w:val="bottom"/>
            <w:hideMark/>
          </w:tcPr>
          <w:p w14:paraId="3C7B9EDD" w14:textId="77777777" w:rsidR="00164272" w:rsidRPr="00164272" w:rsidRDefault="00164272" w:rsidP="00164272">
            <w:pPr>
              <w:spacing w:before="60" w:after="60"/>
              <w:rPr>
                <w:rFonts w:cs="Arial"/>
                <w:szCs w:val="20"/>
                <w14:ligatures w14:val="none"/>
              </w:rPr>
            </w:pPr>
            <w:r w:rsidRPr="00164272">
              <w:rPr>
                <w:rFonts w:cs="Arial"/>
                <w:szCs w:val="20"/>
                <w14:ligatures w14:val="none"/>
              </w:rPr>
              <w:t>Yes</w:t>
            </w:r>
          </w:p>
        </w:tc>
        <w:tc>
          <w:tcPr>
            <w:tcW w:w="1288" w:type="dxa"/>
            <w:tcBorders>
              <w:top w:val="nil"/>
              <w:left w:val="nil"/>
              <w:bottom w:val="nil"/>
              <w:right w:val="nil"/>
            </w:tcBorders>
            <w:shd w:val="clear" w:color="auto" w:fill="auto"/>
            <w:noWrap/>
            <w:vAlign w:val="bottom"/>
            <w:hideMark/>
          </w:tcPr>
          <w:p w14:paraId="6D8A5581" w14:textId="77777777" w:rsidR="00164272" w:rsidRPr="00164272" w:rsidRDefault="00164272" w:rsidP="00164272">
            <w:pPr>
              <w:spacing w:before="60" w:after="60"/>
              <w:jc w:val="right"/>
              <w:rPr>
                <w:rFonts w:cs="Arial"/>
                <w:szCs w:val="20"/>
                <w14:ligatures w14:val="none"/>
              </w:rPr>
            </w:pPr>
            <w:r w:rsidRPr="00164272">
              <w:rPr>
                <w:rFonts w:cs="Arial"/>
                <w:szCs w:val="20"/>
                <w14:ligatures w14:val="none"/>
              </w:rPr>
              <w:t>27/11/2024</w:t>
            </w:r>
          </w:p>
        </w:tc>
        <w:tc>
          <w:tcPr>
            <w:tcW w:w="1288" w:type="dxa"/>
            <w:tcBorders>
              <w:top w:val="nil"/>
              <w:left w:val="nil"/>
              <w:bottom w:val="nil"/>
              <w:right w:val="nil"/>
            </w:tcBorders>
            <w:shd w:val="clear" w:color="auto" w:fill="auto"/>
            <w:noWrap/>
            <w:vAlign w:val="bottom"/>
            <w:hideMark/>
          </w:tcPr>
          <w:p w14:paraId="6EFF322B" w14:textId="77777777" w:rsidR="00164272" w:rsidRPr="00164272" w:rsidRDefault="00164272" w:rsidP="00164272">
            <w:pPr>
              <w:spacing w:before="60" w:after="60"/>
              <w:jc w:val="right"/>
              <w:rPr>
                <w:rFonts w:cs="Arial"/>
                <w:szCs w:val="20"/>
                <w14:ligatures w14:val="none"/>
              </w:rPr>
            </w:pPr>
            <w:r w:rsidRPr="00164272">
              <w:rPr>
                <w:rFonts w:cs="Arial"/>
                <w:szCs w:val="20"/>
                <w14:ligatures w14:val="none"/>
              </w:rPr>
              <w:t>19/12/2024</w:t>
            </w:r>
          </w:p>
        </w:tc>
        <w:tc>
          <w:tcPr>
            <w:tcW w:w="1647" w:type="dxa"/>
            <w:tcBorders>
              <w:top w:val="nil"/>
              <w:left w:val="nil"/>
              <w:bottom w:val="nil"/>
              <w:right w:val="nil"/>
            </w:tcBorders>
            <w:shd w:val="clear" w:color="auto" w:fill="auto"/>
            <w:noWrap/>
            <w:vAlign w:val="bottom"/>
            <w:hideMark/>
          </w:tcPr>
          <w:p w14:paraId="4F3482A6" w14:textId="77777777" w:rsidR="00164272" w:rsidRPr="00164272" w:rsidRDefault="00164272" w:rsidP="00164272">
            <w:pPr>
              <w:spacing w:before="60" w:after="60"/>
              <w:rPr>
                <w:rFonts w:cs="Arial"/>
                <w:szCs w:val="20"/>
                <w14:ligatures w14:val="none"/>
              </w:rPr>
            </w:pPr>
            <w:r w:rsidRPr="00164272">
              <w:rPr>
                <w:rFonts w:cs="Arial"/>
                <w:szCs w:val="20"/>
                <w14:ligatures w14:val="none"/>
              </w:rPr>
              <w:t>Pending</w:t>
            </w:r>
          </w:p>
        </w:tc>
      </w:tr>
      <w:tr w:rsidR="00935071" w:rsidRPr="00164272" w14:paraId="7D28DF27" w14:textId="77777777" w:rsidTr="00164272">
        <w:trPr>
          <w:trHeight w:val="315"/>
        </w:trPr>
        <w:tc>
          <w:tcPr>
            <w:tcW w:w="1456" w:type="dxa"/>
            <w:tcBorders>
              <w:top w:val="nil"/>
              <w:left w:val="nil"/>
              <w:bottom w:val="nil"/>
              <w:right w:val="nil"/>
            </w:tcBorders>
            <w:shd w:val="clear" w:color="auto" w:fill="auto"/>
            <w:noWrap/>
            <w:vAlign w:val="bottom"/>
            <w:hideMark/>
          </w:tcPr>
          <w:p w14:paraId="02329127" w14:textId="5DFD4933" w:rsidR="00164272" w:rsidRPr="00164272" w:rsidRDefault="00164272" w:rsidP="00164272">
            <w:pPr>
              <w:spacing w:before="60" w:after="60"/>
              <w:rPr>
                <w:rFonts w:cs="Arial"/>
                <w:szCs w:val="20"/>
                <w14:ligatures w14:val="none"/>
              </w:rPr>
            </w:pPr>
            <w:r w:rsidRPr="00164272">
              <w:rPr>
                <w:rFonts w:cs="Arial"/>
                <w:szCs w:val="20"/>
                <w14:ligatures w14:val="none"/>
              </w:rPr>
              <w:t>U</w:t>
            </w:r>
            <w:r>
              <w:rPr>
                <w:rFonts w:cs="Arial"/>
                <w:szCs w:val="20"/>
                <w14:ligatures w14:val="none"/>
              </w:rPr>
              <w:t>S</w:t>
            </w:r>
          </w:p>
        </w:tc>
        <w:tc>
          <w:tcPr>
            <w:tcW w:w="2076" w:type="dxa"/>
            <w:tcBorders>
              <w:top w:val="nil"/>
              <w:left w:val="nil"/>
              <w:bottom w:val="nil"/>
              <w:right w:val="nil"/>
            </w:tcBorders>
            <w:shd w:val="clear" w:color="auto" w:fill="auto"/>
            <w:noWrap/>
            <w:vAlign w:val="bottom"/>
            <w:hideMark/>
          </w:tcPr>
          <w:p w14:paraId="68F7447B" w14:textId="77777777" w:rsidR="00164272" w:rsidRPr="00164272" w:rsidRDefault="00164272" w:rsidP="00164272">
            <w:pPr>
              <w:spacing w:before="60" w:after="60"/>
              <w:rPr>
                <w:rFonts w:cs="Arial"/>
                <w:szCs w:val="20"/>
                <w14:ligatures w14:val="none"/>
              </w:rPr>
            </w:pPr>
            <w:r w:rsidRPr="00164272">
              <w:rPr>
                <w:rFonts w:cs="Arial"/>
                <w:szCs w:val="20"/>
                <w14:ligatures w14:val="none"/>
              </w:rPr>
              <w:t>US20240090395A1</w:t>
            </w:r>
          </w:p>
        </w:tc>
        <w:tc>
          <w:tcPr>
            <w:tcW w:w="1182" w:type="dxa"/>
            <w:tcBorders>
              <w:top w:val="nil"/>
              <w:left w:val="nil"/>
              <w:bottom w:val="nil"/>
              <w:right w:val="nil"/>
            </w:tcBorders>
            <w:shd w:val="clear" w:color="auto" w:fill="auto"/>
            <w:noWrap/>
            <w:vAlign w:val="bottom"/>
            <w:hideMark/>
          </w:tcPr>
          <w:p w14:paraId="710B0F2E" w14:textId="77777777" w:rsidR="00164272" w:rsidRPr="00164272" w:rsidRDefault="00164272" w:rsidP="00164272">
            <w:pPr>
              <w:spacing w:before="60" w:after="60"/>
              <w:rPr>
                <w:rFonts w:cs="Arial"/>
                <w:szCs w:val="20"/>
                <w14:ligatures w14:val="none"/>
              </w:rPr>
            </w:pPr>
            <w:r w:rsidRPr="00164272">
              <w:rPr>
                <w:rFonts w:cs="Arial"/>
                <w:szCs w:val="20"/>
                <w14:ligatures w14:val="none"/>
              </w:rPr>
              <w:t>Yes</w:t>
            </w:r>
          </w:p>
        </w:tc>
        <w:tc>
          <w:tcPr>
            <w:tcW w:w="1288" w:type="dxa"/>
            <w:tcBorders>
              <w:top w:val="nil"/>
              <w:left w:val="nil"/>
              <w:bottom w:val="nil"/>
              <w:right w:val="nil"/>
            </w:tcBorders>
            <w:shd w:val="clear" w:color="auto" w:fill="auto"/>
            <w:noWrap/>
            <w:vAlign w:val="bottom"/>
            <w:hideMark/>
          </w:tcPr>
          <w:p w14:paraId="50524927" w14:textId="77777777" w:rsidR="00164272" w:rsidRPr="00164272" w:rsidRDefault="00164272" w:rsidP="00164272">
            <w:pPr>
              <w:spacing w:before="60" w:after="60"/>
              <w:jc w:val="right"/>
              <w:rPr>
                <w:rFonts w:cs="Arial"/>
                <w:szCs w:val="20"/>
                <w14:ligatures w14:val="none"/>
              </w:rPr>
            </w:pPr>
            <w:r w:rsidRPr="00164272">
              <w:rPr>
                <w:rFonts w:cs="Arial"/>
                <w:szCs w:val="20"/>
                <w14:ligatures w14:val="none"/>
              </w:rPr>
              <w:t>19/11/2021</w:t>
            </w:r>
          </w:p>
        </w:tc>
        <w:tc>
          <w:tcPr>
            <w:tcW w:w="1288" w:type="dxa"/>
            <w:tcBorders>
              <w:top w:val="nil"/>
              <w:left w:val="nil"/>
              <w:bottom w:val="nil"/>
              <w:right w:val="nil"/>
            </w:tcBorders>
            <w:shd w:val="clear" w:color="auto" w:fill="auto"/>
            <w:noWrap/>
            <w:vAlign w:val="bottom"/>
            <w:hideMark/>
          </w:tcPr>
          <w:p w14:paraId="7FCD374E" w14:textId="77777777" w:rsidR="00164272" w:rsidRPr="00164272" w:rsidRDefault="00164272" w:rsidP="00164272">
            <w:pPr>
              <w:spacing w:before="60" w:after="60"/>
              <w:jc w:val="right"/>
              <w:rPr>
                <w:rFonts w:cs="Arial"/>
                <w:szCs w:val="20"/>
                <w14:ligatures w14:val="none"/>
              </w:rPr>
            </w:pPr>
            <w:r w:rsidRPr="00164272">
              <w:rPr>
                <w:rFonts w:cs="Arial"/>
                <w:szCs w:val="20"/>
                <w14:ligatures w14:val="none"/>
              </w:rPr>
              <w:t>21/03/2024</w:t>
            </w:r>
          </w:p>
        </w:tc>
        <w:tc>
          <w:tcPr>
            <w:tcW w:w="1647" w:type="dxa"/>
            <w:tcBorders>
              <w:top w:val="nil"/>
              <w:left w:val="nil"/>
              <w:bottom w:val="nil"/>
              <w:right w:val="nil"/>
            </w:tcBorders>
            <w:shd w:val="clear" w:color="auto" w:fill="auto"/>
            <w:noWrap/>
            <w:vAlign w:val="bottom"/>
            <w:hideMark/>
          </w:tcPr>
          <w:p w14:paraId="7ECF98E1" w14:textId="77777777" w:rsidR="00164272" w:rsidRPr="00164272" w:rsidRDefault="00164272" w:rsidP="00164272">
            <w:pPr>
              <w:spacing w:before="60" w:after="60"/>
              <w:rPr>
                <w:rFonts w:cs="Arial"/>
                <w:szCs w:val="20"/>
                <w14:ligatures w14:val="none"/>
              </w:rPr>
            </w:pPr>
            <w:r w:rsidRPr="00164272">
              <w:rPr>
                <w:rFonts w:cs="Arial"/>
                <w:szCs w:val="20"/>
                <w14:ligatures w14:val="none"/>
              </w:rPr>
              <w:t>Abandoned</w:t>
            </w:r>
          </w:p>
        </w:tc>
      </w:tr>
    </w:tbl>
    <w:p w14:paraId="0EDEE2E0" w14:textId="77777777" w:rsidR="00164272" w:rsidRDefault="00164272" w:rsidP="001C5CDF"/>
    <w:p w14:paraId="1B9CC5AD" w14:textId="77777777" w:rsidR="001C5CDF" w:rsidRDefault="001C5CDF" w:rsidP="001C5CDF"/>
    <w:p w14:paraId="7BE6FB4B" w14:textId="278C9616" w:rsidR="00164272" w:rsidRPr="001C5CDF" w:rsidRDefault="00164272" w:rsidP="001C5CDF">
      <w:r>
        <w:t>Source: Google Patents</w:t>
      </w:r>
      <w:r>
        <w:rPr>
          <w:rStyle w:val="FootnoteReference"/>
        </w:rPr>
        <w:footnoteReference w:id="33"/>
      </w:r>
    </w:p>
    <w:p w14:paraId="15B7A08F" w14:textId="77777777" w:rsidR="001C5CDF" w:rsidRDefault="001C5CDF" w:rsidP="001C5CDF"/>
    <w:p w14:paraId="47298097" w14:textId="1E8D3774" w:rsidR="00431CB7" w:rsidRDefault="00431CB7" w:rsidP="001C5CDF">
      <w:r>
        <w:t xml:space="preserve">We questioned the company why the patent in the U.S was abandoned. Polybee advised that the reason for the change was because Polybee engaged U.S. patent firm Fenwick, recommended by advisor Jorge Heraud (founder of Blue River, acquired by John Deere), due to their strong agtech expertise. Following the first office action on the original Singapore-filed application, Fenwick advised </w:t>
      </w:r>
      <w:r>
        <w:lastRenderedPageBreak/>
        <w:t>abandoning it and filing a continuation application to refine claims and improve the likelihood of earlier grant. Fenwick’s relationship with the assigned patent examiner provides insight into preferred claim structures. The continuation maintains the original priority date while enabling claim enhancements.</w:t>
      </w:r>
    </w:p>
    <w:p w14:paraId="3C2B6822" w14:textId="77777777" w:rsidR="00431CB7" w:rsidRDefault="00431CB7" w:rsidP="001C5CDF"/>
    <w:p w14:paraId="3551DC0F" w14:textId="33BFAD9D" w:rsidR="00431CB7" w:rsidRDefault="00431CB7" w:rsidP="001C5CDF">
      <w:r>
        <w:t>Paspalis has cited the continuation application</w:t>
      </w:r>
      <w:r w:rsidR="00F30B02">
        <w:t>s submitted to the United States Patent and Trademark Office made on 16</w:t>
      </w:r>
      <w:r w:rsidR="00F30B02" w:rsidRPr="00F30B02">
        <w:rPr>
          <w:vertAlign w:val="superscript"/>
        </w:rPr>
        <w:t>th</w:t>
      </w:r>
      <w:r w:rsidR="00F30B02">
        <w:t xml:space="preserve"> of May 2025. </w:t>
      </w:r>
    </w:p>
    <w:p w14:paraId="33CDBAE3" w14:textId="7E3854CC" w:rsidR="000F36F2" w:rsidRDefault="00935071" w:rsidP="00935071">
      <w:pPr>
        <w:pStyle w:val="Heading3"/>
      </w:pPr>
      <w:r>
        <w:t>Yield Forecasting Protection</w:t>
      </w:r>
    </w:p>
    <w:p w14:paraId="423A510C" w14:textId="368F5A5E" w:rsidR="000F36F2" w:rsidRDefault="00935071" w:rsidP="001C5CDF">
      <w:r>
        <w:rPr>
          <w:lang w:val="en-US"/>
        </w:rPr>
        <w:br/>
        <w:t xml:space="preserve">Polybee further claims that it has filed patent for fruit tracking and yield forecasting algorithms. However, these have no been cited. It was advised by Polybee there is a method which is patent-worth but remains a trade secret for the time being. </w:t>
      </w:r>
    </w:p>
    <w:p w14:paraId="265EB240" w14:textId="77777777" w:rsidR="00431CB7" w:rsidRDefault="00431CB7" w:rsidP="001C5CDF"/>
    <w:p w14:paraId="070BD4E2" w14:textId="541DFEB6" w:rsidR="001C5CDF" w:rsidRPr="001C5CDF" w:rsidRDefault="001C5CDF" w:rsidP="001C5CDF">
      <w:pPr>
        <w:pStyle w:val="Heading3"/>
      </w:pPr>
      <w:r>
        <w:t>Data Ownership</w:t>
      </w:r>
      <w:r w:rsidR="00935071">
        <w:t xml:space="preserve"> and Potential for Monetisation</w:t>
      </w:r>
    </w:p>
    <w:p w14:paraId="39241E02" w14:textId="77777777" w:rsidR="00935071" w:rsidRDefault="00935071" w:rsidP="00164272"/>
    <w:p w14:paraId="17C58B61" w14:textId="116A34CA" w:rsidR="00935071" w:rsidRDefault="00935071" w:rsidP="00164272">
      <w:r>
        <w:t>Paspalis engaged Polybee to understand the data ownership model as a potential revenue stream.</w:t>
      </w:r>
    </w:p>
    <w:p w14:paraId="7290E4B6" w14:textId="77777777" w:rsidR="00935071" w:rsidRPr="00935071" w:rsidRDefault="00935071" w:rsidP="00935071">
      <w:pPr>
        <w:spacing w:before="100" w:beforeAutospacing="1" w:after="100" w:afterAutospacing="1"/>
        <w:rPr>
          <w:rFonts w:cs="Arial"/>
          <w:szCs w:val="20"/>
          <w14:ligatures w14:val="none"/>
        </w:rPr>
      </w:pPr>
      <w:r w:rsidRPr="00935071">
        <w:rPr>
          <w:rFonts w:cs="Arial"/>
          <w:szCs w:val="20"/>
          <w14:ligatures w14:val="none"/>
        </w:rPr>
        <w:t>Polybee’s data governance model distinguishes between raw farm data and the insights generated by its AI-driven analytics. Under current arrangements, raw data collected on-site via drones and sensors remains the property of the farmer. Polybee licenses the processed insights back to the farmer as part of its subscription service. These insights are subject to confidentiality agreements designed to protect the grower’s competitive advantage and proprietary farming intelligence.</w:t>
      </w:r>
    </w:p>
    <w:p w14:paraId="3BA31A52" w14:textId="77777777" w:rsidR="00935071" w:rsidRPr="00935071" w:rsidRDefault="00935071" w:rsidP="00935071">
      <w:pPr>
        <w:spacing w:before="100" w:beforeAutospacing="1" w:after="100" w:afterAutospacing="1"/>
        <w:rPr>
          <w:rFonts w:cs="Arial"/>
          <w:szCs w:val="20"/>
          <w14:ligatures w14:val="none"/>
        </w:rPr>
      </w:pPr>
      <w:r w:rsidRPr="00935071">
        <w:rPr>
          <w:rFonts w:cs="Arial"/>
          <w:szCs w:val="20"/>
          <w14:ligatures w14:val="none"/>
        </w:rPr>
        <w:t>Polybee is permitted to use farm data for internal product development and R&amp;D purposes, provided privacy and competitive positioning are maintained. This includes using anonymised datasets to:</w:t>
      </w:r>
    </w:p>
    <w:p w14:paraId="7B358D88" w14:textId="77777777" w:rsidR="00935071" w:rsidRPr="00935071" w:rsidRDefault="00935071" w:rsidP="00935071">
      <w:pPr>
        <w:numPr>
          <w:ilvl w:val="0"/>
          <w:numId w:val="57"/>
        </w:numPr>
        <w:spacing w:before="100" w:beforeAutospacing="1" w:after="100" w:afterAutospacing="1"/>
        <w:rPr>
          <w:rFonts w:cs="Arial"/>
          <w:szCs w:val="20"/>
          <w14:ligatures w14:val="none"/>
        </w:rPr>
      </w:pPr>
      <w:r w:rsidRPr="00935071">
        <w:rPr>
          <w:rFonts w:cs="Arial"/>
          <w:szCs w:val="20"/>
          <w14:ligatures w14:val="none"/>
        </w:rPr>
        <w:t>Train AI models across diverse crops and conditions.</w:t>
      </w:r>
    </w:p>
    <w:p w14:paraId="5083A120" w14:textId="77777777" w:rsidR="00935071" w:rsidRPr="00935071" w:rsidRDefault="00935071" w:rsidP="00935071">
      <w:pPr>
        <w:numPr>
          <w:ilvl w:val="0"/>
          <w:numId w:val="57"/>
        </w:numPr>
        <w:spacing w:before="100" w:beforeAutospacing="1" w:after="100" w:afterAutospacing="1"/>
        <w:rPr>
          <w:rFonts w:cs="Arial"/>
          <w:szCs w:val="20"/>
          <w14:ligatures w14:val="none"/>
        </w:rPr>
      </w:pPr>
      <w:r w:rsidRPr="00935071">
        <w:rPr>
          <w:rFonts w:cs="Arial"/>
          <w:szCs w:val="20"/>
          <w14:ligatures w14:val="none"/>
        </w:rPr>
        <w:t>Enhance algorithms for improved forecasting accuracy and expanded feature sets.</w:t>
      </w:r>
    </w:p>
    <w:p w14:paraId="64C9393E" w14:textId="77777777" w:rsidR="00935071" w:rsidRPr="00935071" w:rsidRDefault="00935071" w:rsidP="00935071">
      <w:pPr>
        <w:numPr>
          <w:ilvl w:val="0"/>
          <w:numId w:val="57"/>
        </w:numPr>
        <w:spacing w:before="100" w:beforeAutospacing="1" w:after="100" w:afterAutospacing="1"/>
        <w:rPr>
          <w:rFonts w:cs="Arial"/>
          <w:szCs w:val="20"/>
          <w14:ligatures w14:val="none"/>
        </w:rPr>
      </w:pPr>
      <w:r w:rsidRPr="00935071">
        <w:rPr>
          <w:rFonts w:cs="Arial"/>
          <w:szCs w:val="20"/>
          <w14:ligatures w14:val="none"/>
        </w:rPr>
        <w:t>Validate new product features across multiple geographic and climatic zones.</w:t>
      </w:r>
    </w:p>
    <w:p w14:paraId="23DC6797" w14:textId="61D1F868" w:rsidR="00044191" w:rsidRPr="00935071" w:rsidRDefault="00935071" w:rsidP="00935071">
      <w:pPr>
        <w:spacing w:before="100" w:beforeAutospacing="1" w:after="100" w:afterAutospacing="1"/>
        <w:rPr>
          <w:rFonts w:cs="Arial"/>
          <w:szCs w:val="20"/>
          <w14:ligatures w14:val="none"/>
        </w:rPr>
      </w:pPr>
      <w:r w:rsidRPr="00935071">
        <w:rPr>
          <w:rFonts w:cs="Arial"/>
          <w:szCs w:val="20"/>
          <w14:ligatures w14:val="none"/>
        </w:rPr>
        <w:t>At present, Polybee does not sell identifiable farm data to third parties. Potential monetisation avenues for anonymised, aggregated datasets could include industry benchmarking tools, supply chain optimisation services, and licensing to agronomic research bodies. These options would require careful balancing of farmer trust, regulatory compliance, and commercial opportunity</w:t>
      </w:r>
      <w:r>
        <w:rPr>
          <w:rFonts w:cs="Arial"/>
          <w:szCs w:val="20"/>
          <w14:ligatures w14:val="none"/>
        </w:rPr>
        <w:t xml:space="preserve"> and is being explored by the company.</w:t>
      </w:r>
      <w:r w:rsidR="00044191">
        <w:br w:type="page"/>
      </w:r>
    </w:p>
    <w:p w14:paraId="62A5A66F" w14:textId="28D76496" w:rsidR="00044191" w:rsidRDefault="00044191" w:rsidP="00044191">
      <w:pPr>
        <w:pStyle w:val="Heading1"/>
      </w:pPr>
      <w:bookmarkStart w:id="359" w:name="_Toc242456375"/>
      <w:r>
        <w:lastRenderedPageBreak/>
        <w:t>NT</w:t>
      </w:r>
      <w:r w:rsidR="00665E32">
        <w:t xml:space="preserve"> Economic</w:t>
      </w:r>
      <w:r>
        <w:t xml:space="preserve"> Benefit</w:t>
      </w:r>
      <w:bookmarkEnd w:id="359"/>
    </w:p>
    <w:p w14:paraId="58A6A46F" w14:textId="77777777" w:rsidR="007C38C7" w:rsidRDefault="007C38C7" w:rsidP="007C38C7">
      <w:pPr>
        <w:pStyle w:val="Heading2"/>
      </w:pPr>
      <w:r>
        <w:t>Mangoes in the NT</w:t>
      </w:r>
    </w:p>
    <w:p w14:paraId="6D7FBDF0" w14:textId="77777777" w:rsidR="007C38C7" w:rsidRDefault="007C38C7" w:rsidP="00044191"/>
    <w:p w14:paraId="41EE9A02" w14:textId="33A094DB" w:rsidR="00044191" w:rsidRDefault="008F12EB" w:rsidP="00044191">
      <w:pPr>
        <w:rPr>
          <w:lang w:val="en-US"/>
        </w:rPr>
      </w:pPr>
      <w:r>
        <w:t>The NT grows about half of Australia’s mangoes each year</w:t>
      </w:r>
      <w:r w:rsidR="00F46E48">
        <w:t xml:space="preserve"> and generates farm-gate values of over AUD 128</w:t>
      </w:r>
      <w:r w:rsidR="00C407C9">
        <w:t>m</w:t>
      </w:r>
      <w:r w:rsidR="00F46E48">
        <w:t xml:space="preserve"> to the NT. </w:t>
      </w:r>
      <w:r>
        <w:t>NT Farmers and ABC Rural both report ~52% of national volume, with NT also supplying the first fruit of the season. This means that even small gains in yield or pack-out move national supply and NT farm income</w:t>
      </w:r>
      <w:r w:rsidR="007C38C7">
        <w:t xml:space="preserve">. </w:t>
      </w:r>
    </w:p>
    <w:p w14:paraId="4F71B315" w14:textId="77777777" w:rsidR="008F12EB" w:rsidRDefault="008F12EB" w:rsidP="008F12EB"/>
    <w:p w14:paraId="2AC2829B" w14:textId="529C40E0" w:rsidR="008F12EB" w:rsidRDefault="008F12EB" w:rsidP="008F12EB">
      <w:r w:rsidRPr="008F12EB">
        <w:t>NT mango growers earn the highest prices in the first weeks of the national season because they face little competition. As soon as Queensland, WA, and later-season NT blocks enter the market, national supply rises quickly. This increase in supply pushes wholesale prices down, sometimes sharply, even if demand stays stable.</w:t>
      </w:r>
    </w:p>
    <w:p w14:paraId="2D660494" w14:textId="77777777" w:rsidR="008F12EB" w:rsidRPr="008F12EB" w:rsidRDefault="008F12EB" w:rsidP="008F12EB"/>
    <w:p w14:paraId="03192F22" w14:textId="77777777" w:rsidR="008F12EB" w:rsidRDefault="008F12EB" w:rsidP="008F12EB">
      <w:r w:rsidRPr="008F12EB">
        <w:t>Historical price data from Brisbane, Sydney, and Melbourne markets shows that early NT trays can sell at a significant premium (often double or more) compared to prices seen when the market is fully supplied. Once the “flood” from later regions arrives, NT growers still selling fruit experience lower returns, even if quality remains high.</w:t>
      </w:r>
    </w:p>
    <w:p w14:paraId="2813FA19" w14:textId="77777777" w:rsidR="007C38C7" w:rsidRDefault="007C38C7" w:rsidP="008F12EB"/>
    <w:p w14:paraId="20B8B78F" w14:textId="043123DA" w:rsidR="007C38C7" w:rsidRDefault="007C38C7" w:rsidP="007C38C7">
      <w:pPr>
        <w:pStyle w:val="Heading2"/>
      </w:pPr>
      <w:r>
        <w:t>Conversations with NT Plant Industries</w:t>
      </w:r>
    </w:p>
    <w:p w14:paraId="65EC9460" w14:textId="77777777" w:rsidR="007C38C7" w:rsidRDefault="007C38C7" w:rsidP="008F12EB"/>
    <w:p w14:paraId="0FDDC5B1" w14:textId="7DC8A2D8" w:rsidR="007C38C7" w:rsidRDefault="007C38C7" w:rsidP="007C38C7">
      <w:r>
        <w:rPr>
          <w:lang w:val="en-US"/>
        </w:rPr>
        <w:t xml:space="preserve">Polybee has held discussions with the Director of NT Plant Industries, Dr Mohammad Sohail. </w:t>
      </w:r>
      <w:r>
        <w:t>NT Plant Industries operates within the Northern Territory Department of Agriculture and Fisheries and serves as the Territory's primary research and development hub for plant-based industries encompassing horticulture, cropping, forestry, and pastures.</w:t>
      </w:r>
    </w:p>
    <w:p w14:paraId="7007F50C" w14:textId="77777777" w:rsidR="007C38C7" w:rsidRDefault="007C38C7" w:rsidP="007C38C7"/>
    <w:p w14:paraId="77CF8AAD" w14:textId="151C24F8" w:rsidR="007C38C7" w:rsidRDefault="007C38C7" w:rsidP="007C38C7">
      <w:pPr>
        <w:rPr>
          <w:lang w:val="en-US"/>
        </w:rPr>
      </w:pPr>
      <w:r>
        <w:t>Polybee and NT Plant Industries have resulted in pursuit of collaboration opportunities with Razor Rock Farms</w:t>
      </w:r>
      <w:r>
        <w:rPr>
          <w:rStyle w:val="FootnoteReference"/>
        </w:rPr>
        <w:footnoteReference w:id="34"/>
      </w:r>
      <w:r>
        <w:t xml:space="preserve"> and Fortuna Produce</w:t>
      </w:r>
      <w:r>
        <w:rPr>
          <w:rStyle w:val="FootnoteReference"/>
        </w:rPr>
        <w:footnoteReference w:id="35"/>
      </w:r>
      <w:r>
        <w:t>, both of which have validated their interest through recent site visits, as well as NT Plant Industries research facilities for agronomic support and industry liaison capabilities.</w:t>
      </w:r>
    </w:p>
    <w:p w14:paraId="68B024A4" w14:textId="2B0B6458" w:rsidR="007C38C7" w:rsidRPr="007C38C7" w:rsidRDefault="007C38C7" w:rsidP="007C38C7">
      <w:pPr>
        <w:spacing w:before="100" w:beforeAutospacing="1" w:after="100" w:afterAutospacing="1"/>
        <w:rPr>
          <w:rFonts w:cs="Arial"/>
          <w:szCs w:val="20"/>
          <w14:ligatures w14:val="none"/>
        </w:rPr>
      </w:pPr>
      <w:r>
        <w:rPr>
          <w:rFonts w:cs="Arial"/>
          <w:szCs w:val="20"/>
          <w14:ligatures w14:val="none"/>
        </w:rPr>
        <w:t>Polybee and NT Plant Industries have identified two problem statement for NT mangoes.</w:t>
      </w:r>
    </w:p>
    <w:p w14:paraId="487A9ECA" w14:textId="77777777" w:rsidR="007C38C7" w:rsidRPr="007C38C7" w:rsidRDefault="007C38C7" w:rsidP="007C38C7">
      <w:pPr>
        <w:numPr>
          <w:ilvl w:val="0"/>
          <w:numId w:val="58"/>
        </w:numPr>
        <w:spacing w:before="100" w:beforeAutospacing="1" w:after="100" w:afterAutospacing="1"/>
        <w:rPr>
          <w:rFonts w:cs="Arial"/>
          <w:szCs w:val="20"/>
          <w14:ligatures w14:val="none"/>
        </w:rPr>
      </w:pPr>
      <w:r w:rsidRPr="007C38C7">
        <w:rPr>
          <w:rFonts w:cs="Arial"/>
          <w:szCs w:val="20"/>
          <w14:ligatures w14:val="none"/>
        </w:rPr>
        <w:t>Size-spec premiums drive economics — Export markets want fourteen-fruit trays. Fruit outside that range suffers severe price penalties or becomes unsaleable.</w:t>
      </w:r>
    </w:p>
    <w:p w14:paraId="0E8EC32A" w14:textId="5F313531" w:rsidR="007C38C7" w:rsidRPr="007C38C7" w:rsidRDefault="007C38C7" w:rsidP="007C38C7">
      <w:pPr>
        <w:numPr>
          <w:ilvl w:val="0"/>
          <w:numId w:val="58"/>
        </w:numPr>
        <w:spacing w:before="100" w:beforeAutospacing="1" w:after="100" w:afterAutospacing="1"/>
        <w:rPr>
          <w:rFonts w:cs="Arial"/>
          <w:szCs w:val="20"/>
          <w14:ligatures w14:val="none"/>
        </w:rPr>
      </w:pPr>
      <w:r w:rsidRPr="007C38C7">
        <w:rPr>
          <w:rFonts w:cs="Arial"/>
          <w:szCs w:val="20"/>
          <w14:ligatures w14:val="none"/>
        </w:rPr>
        <w:t>Single-pass harvesting — Because mango cultivars in commercial NT orchards ripen synchronously, growers can’t pick only the optimally sized fruit and leave the rest to size up. They get one shot per block, so knowing the size distribution before harvest is critical.</w:t>
      </w:r>
    </w:p>
    <w:p w14:paraId="496CADC7" w14:textId="4EB1D76F" w:rsidR="007C38C7" w:rsidRPr="007C38C7" w:rsidRDefault="007C38C7" w:rsidP="007C38C7">
      <w:pPr>
        <w:spacing w:before="100" w:beforeAutospacing="1" w:after="100" w:afterAutospacing="1"/>
        <w:rPr>
          <w:rFonts w:cs="Arial"/>
          <w:szCs w:val="20"/>
          <w14:ligatures w14:val="none"/>
        </w:rPr>
      </w:pPr>
      <w:r w:rsidRPr="007C38C7">
        <w:rPr>
          <w:rFonts w:cs="Arial"/>
          <w:szCs w:val="20"/>
          <w14:ligatures w14:val="none"/>
        </w:rPr>
        <w:t>Polybee’s aims to resolve these issues by:</w:t>
      </w:r>
    </w:p>
    <w:p w14:paraId="695396AA" w14:textId="77777777" w:rsidR="007C38C7" w:rsidRPr="007C38C7" w:rsidRDefault="007C38C7" w:rsidP="007C38C7">
      <w:pPr>
        <w:numPr>
          <w:ilvl w:val="0"/>
          <w:numId w:val="59"/>
        </w:numPr>
        <w:spacing w:before="100" w:beforeAutospacing="1" w:after="100" w:afterAutospacing="1"/>
        <w:rPr>
          <w:rFonts w:cs="Arial"/>
          <w:szCs w:val="20"/>
          <w14:ligatures w14:val="none"/>
        </w:rPr>
      </w:pPr>
      <w:r w:rsidRPr="007C38C7">
        <w:rPr>
          <w:rFonts w:cs="Arial"/>
          <w:szCs w:val="20"/>
          <w14:ligatures w14:val="none"/>
        </w:rPr>
        <w:t>3D fruit tracking and point cloud reconstruction to measure fruit count and dimensions during growth.</w:t>
      </w:r>
    </w:p>
    <w:p w14:paraId="46C7DCC3" w14:textId="77777777" w:rsidR="007C38C7" w:rsidRPr="007C38C7" w:rsidRDefault="007C38C7" w:rsidP="007C38C7">
      <w:pPr>
        <w:numPr>
          <w:ilvl w:val="0"/>
          <w:numId w:val="59"/>
        </w:numPr>
        <w:spacing w:before="100" w:beforeAutospacing="1" w:after="100" w:afterAutospacing="1"/>
        <w:rPr>
          <w:rFonts w:cs="Arial"/>
          <w:szCs w:val="20"/>
          <w14:ligatures w14:val="none"/>
        </w:rPr>
      </w:pPr>
      <w:r w:rsidRPr="007C38C7">
        <w:rPr>
          <w:rFonts w:cs="Arial"/>
          <w:szCs w:val="20"/>
          <w14:ligatures w14:val="none"/>
        </w:rPr>
        <w:t>Allometric growth models for NT’s main cultivars to predict size at harvest.</w:t>
      </w:r>
    </w:p>
    <w:p w14:paraId="7C6CF8FB" w14:textId="77777777" w:rsidR="007C38C7" w:rsidRPr="007C38C7" w:rsidRDefault="007C38C7" w:rsidP="007C38C7">
      <w:pPr>
        <w:numPr>
          <w:ilvl w:val="0"/>
          <w:numId w:val="59"/>
        </w:numPr>
        <w:spacing w:before="100" w:beforeAutospacing="1" w:after="100" w:afterAutospacing="1"/>
        <w:rPr>
          <w:rFonts w:cs="Arial"/>
          <w:szCs w:val="20"/>
          <w14:ligatures w14:val="none"/>
        </w:rPr>
      </w:pPr>
      <w:r w:rsidRPr="007C38C7">
        <w:rPr>
          <w:rFonts w:cs="Arial"/>
          <w:szCs w:val="20"/>
          <w14:ligatures w14:val="none"/>
        </w:rPr>
        <w:t>Thermal imaging to model heat unit accumulation and link it to harvest readiness.</w:t>
      </w:r>
    </w:p>
    <w:p w14:paraId="71D0A858" w14:textId="77777777" w:rsidR="00F46E48" w:rsidRPr="007C38C7" w:rsidRDefault="00F46E48" w:rsidP="00F46E48">
      <w:pPr>
        <w:spacing w:before="100" w:beforeAutospacing="1" w:after="100" w:afterAutospacing="1"/>
        <w:rPr>
          <w:rFonts w:cs="Arial"/>
          <w:szCs w:val="20"/>
          <w14:ligatures w14:val="none"/>
        </w:rPr>
      </w:pPr>
      <w:bookmarkStart w:id="360" w:name="_Toc205038642"/>
      <w:r w:rsidRPr="007C38C7">
        <w:rPr>
          <w:rFonts w:cs="Arial"/>
          <w:szCs w:val="20"/>
          <w14:ligatures w14:val="none"/>
        </w:rPr>
        <w:lastRenderedPageBreak/>
        <w:t>This means that Polybee can</w:t>
      </w:r>
      <w:r>
        <w:rPr>
          <w:rFonts w:cs="Arial"/>
          <w:szCs w:val="20"/>
          <w14:ligatures w14:val="none"/>
        </w:rPr>
        <w:t xml:space="preserve"> potentially</w:t>
      </w:r>
      <w:r w:rsidRPr="007C38C7">
        <w:rPr>
          <w:rFonts w:cs="Arial"/>
          <w:szCs w:val="20"/>
          <w14:ligatures w14:val="none"/>
        </w:rPr>
        <w:t xml:space="preserve"> give NT growers two commercial advantages:</w:t>
      </w:r>
    </w:p>
    <w:p w14:paraId="658B82F3" w14:textId="77777777" w:rsidR="00F46E48" w:rsidRDefault="00F46E48" w:rsidP="00F46E48">
      <w:pPr>
        <w:numPr>
          <w:ilvl w:val="0"/>
          <w:numId w:val="60"/>
        </w:numPr>
        <w:spacing w:before="100" w:beforeAutospacing="1" w:after="100" w:afterAutospacing="1"/>
        <w:rPr>
          <w:rFonts w:cs="Arial"/>
          <w:szCs w:val="20"/>
          <w14:ligatures w14:val="none"/>
        </w:rPr>
      </w:pPr>
      <w:r w:rsidRPr="007C38C7">
        <w:rPr>
          <w:rFonts w:cs="Arial"/>
          <w:szCs w:val="20"/>
          <w14:ligatures w14:val="none"/>
        </w:rPr>
        <w:t>Maximise export-grade proportion — Harvest at the point when the highest share of fruit meets the fourteen-fruit spec.</w:t>
      </w:r>
    </w:p>
    <w:p w14:paraId="4DE553E7" w14:textId="06D2F19B" w:rsidR="00F46E48" w:rsidRPr="00F46E48" w:rsidRDefault="00F46E48" w:rsidP="00F46E48">
      <w:pPr>
        <w:numPr>
          <w:ilvl w:val="0"/>
          <w:numId w:val="60"/>
        </w:numPr>
        <w:spacing w:before="100" w:beforeAutospacing="1" w:after="100" w:afterAutospacing="1"/>
        <w:rPr>
          <w:rFonts w:cs="Arial"/>
          <w:szCs w:val="20"/>
          <w14:ligatures w14:val="none"/>
        </w:rPr>
      </w:pPr>
      <w:r w:rsidRPr="00F46E48">
        <w:rPr>
          <w:szCs w:val="20"/>
          <w14:ligatures w14:val="none"/>
        </w:rPr>
        <w:t xml:space="preserve">Hit market windows — Align harvest maturity with premium export pricing before other growing regions flood supply and drive prices </w:t>
      </w:r>
      <w:proofErr w:type="gramStart"/>
      <w:r w:rsidRPr="00F46E48">
        <w:rPr>
          <w:szCs w:val="20"/>
          <w14:ligatures w14:val="none"/>
        </w:rPr>
        <w:t>down</w:t>
      </w:r>
      <w:proofErr w:type="gramEnd"/>
    </w:p>
    <w:p w14:paraId="0F566FA2" w14:textId="6D46BD9E" w:rsidR="00E20681" w:rsidRDefault="00E20681" w:rsidP="00E20681">
      <w:pPr>
        <w:pStyle w:val="Heading2"/>
      </w:pPr>
      <w:r>
        <w:t>Potential Economic Benefit in the NT</w:t>
      </w:r>
    </w:p>
    <w:p w14:paraId="79428F8E" w14:textId="77777777" w:rsidR="00E20681" w:rsidRDefault="00E20681" w:rsidP="00E20681">
      <w:pPr>
        <w:rPr>
          <w:lang w:val="en-US"/>
        </w:rPr>
      </w:pPr>
    </w:p>
    <w:p w14:paraId="1923D77C" w14:textId="61991655" w:rsidR="00E20681" w:rsidRPr="00E20681" w:rsidRDefault="00E20681" w:rsidP="00E20681">
      <w:pPr>
        <w:rPr>
          <w:rFonts w:cs="Arial"/>
          <w:szCs w:val="20"/>
          <w:lang w:val="en-US"/>
        </w:rPr>
      </w:pPr>
      <w:r w:rsidRPr="00E20681">
        <w:rPr>
          <w:rFonts w:cs="Arial"/>
          <w:szCs w:val="20"/>
          <w:lang w:val="en-US"/>
        </w:rPr>
        <w:t xml:space="preserve">To better understand the potential for Polybee in the NT Mango Market </w:t>
      </w:r>
      <w:r w:rsidRPr="00E20681">
        <w:rPr>
          <w:rFonts w:cs="Arial"/>
          <w:szCs w:val="20"/>
          <w14:ligatures w14:val="none"/>
        </w:rPr>
        <w:t xml:space="preserve">we modelled the potential annual revenue uplift from deploying Polybee’s pollination and yield forecasting technology in the Northern Territory’s mango industries. The model uses NT </w:t>
      </w:r>
      <w:proofErr w:type="gramStart"/>
      <w:r w:rsidRPr="00E20681">
        <w:rPr>
          <w:rFonts w:cs="Arial"/>
          <w:szCs w:val="20"/>
          <w14:ligatures w14:val="none"/>
        </w:rPr>
        <w:t>Farmers’</w:t>
      </w:r>
      <w:proofErr w:type="gramEnd"/>
      <w:r w:rsidRPr="00E20681">
        <w:rPr>
          <w:rFonts w:cs="Arial"/>
          <w:szCs w:val="20"/>
          <w14:ligatures w14:val="none"/>
        </w:rPr>
        <w:t xml:space="preserve"> reported 2023 farm-gate values — approximately AUD 128</w:t>
      </w:r>
      <w:r w:rsidR="00C407C9">
        <w:rPr>
          <w:rFonts w:cs="Arial"/>
          <w:szCs w:val="20"/>
          <w14:ligatures w14:val="none"/>
        </w:rPr>
        <w:t xml:space="preserve">m </w:t>
      </w:r>
      <w:r w:rsidRPr="00E20681">
        <w:rPr>
          <w:rFonts w:cs="Arial"/>
          <w:szCs w:val="20"/>
          <w14:ligatures w14:val="none"/>
        </w:rPr>
        <w:t>for mangoes as the baseline.</w:t>
      </w:r>
    </w:p>
    <w:p w14:paraId="1EE86CA0" w14:textId="77777777" w:rsidR="00E20681" w:rsidRDefault="00E20681" w:rsidP="00E20681">
      <w:pPr>
        <w:spacing w:before="100" w:beforeAutospacing="1" w:after="100" w:afterAutospacing="1"/>
        <w:rPr>
          <w:rFonts w:cs="Arial"/>
          <w:szCs w:val="20"/>
          <w14:ligatures w14:val="none"/>
        </w:rPr>
      </w:pPr>
      <w:r w:rsidRPr="00E20681">
        <w:rPr>
          <w:rFonts w:cs="Arial"/>
          <w:szCs w:val="20"/>
          <w14:ligatures w14:val="none"/>
        </w:rPr>
        <w:t>Incremental value was calculated as:</w:t>
      </w:r>
    </w:p>
    <w:p w14:paraId="0F0E5C7C" w14:textId="158EB5FD" w:rsidR="00E20681" w:rsidRPr="00E20681" w:rsidRDefault="00E20681" w:rsidP="00E20681">
      <w:pPr>
        <w:spacing w:before="100" w:beforeAutospacing="1" w:after="100" w:afterAutospacing="1"/>
        <w:rPr>
          <w:rFonts w:cs="Arial"/>
          <w:szCs w:val="20"/>
          <w14:ligatures w14:val="none"/>
        </w:rPr>
      </w:pPr>
      <w:r w:rsidRPr="00E20681">
        <w:rPr>
          <w:rFonts w:cs="Arial"/>
          <w:szCs w:val="20"/>
          <w14:ligatures w14:val="none"/>
        </w:rPr>
        <w:br/>
      </w:r>
      <w:r w:rsidRPr="00E20681">
        <w:rPr>
          <w:rFonts w:cs="Arial"/>
          <w:b/>
          <w:bCs/>
          <w:szCs w:val="20"/>
          <w14:ligatures w14:val="none"/>
        </w:rPr>
        <w:t>Farm-gate value × percentage improvement in Class-1 pack-out × adoption rate</w:t>
      </w:r>
      <w:r w:rsidRPr="00E20681">
        <w:rPr>
          <w:rFonts w:cs="Arial"/>
          <w:szCs w:val="20"/>
          <w14:ligatures w14:val="none"/>
        </w:rPr>
        <w:t>.</w:t>
      </w:r>
    </w:p>
    <w:p w14:paraId="34FEA982" w14:textId="77777777" w:rsidR="00E20681" w:rsidRPr="00E20681" w:rsidRDefault="00E20681" w:rsidP="00E20681">
      <w:pPr>
        <w:spacing w:before="100" w:beforeAutospacing="1" w:after="100" w:afterAutospacing="1"/>
        <w:rPr>
          <w:rFonts w:cs="Arial"/>
          <w:szCs w:val="20"/>
          <w14:ligatures w14:val="none"/>
        </w:rPr>
      </w:pPr>
      <w:r w:rsidRPr="00E20681">
        <w:rPr>
          <w:rFonts w:cs="Arial"/>
          <w:szCs w:val="20"/>
          <w14:ligatures w14:val="none"/>
        </w:rPr>
        <w:t>We applied improvement scenarios of 3%, 5%, and 7% to reflect modest but realistic gains from improved pollination, fruit sizing, and harvest timing. Adoption rates were modelled at 25%, 50%, 75%, and 100% of NT production.</w:t>
      </w:r>
    </w:p>
    <w:p w14:paraId="1DBBE427" w14:textId="77777777" w:rsidR="00E20681" w:rsidRPr="00E20681" w:rsidRDefault="00E20681" w:rsidP="00E20681">
      <w:pPr>
        <w:rPr>
          <w:lang w:val="en-US"/>
        </w:rPr>
      </w:pPr>
    </w:p>
    <w:p w14:paraId="02054FE1" w14:textId="77777777" w:rsidR="00E20681" w:rsidRPr="007C38C7" w:rsidRDefault="00E20681" w:rsidP="00E20681">
      <w:pPr>
        <w:rPr>
          <w:lang w:val="en-US"/>
        </w:rPr>
      </w:pPr>
    </w:p>
    <w:tbl>
      <w:tblPr>
        <w:tblW w:w="8995" w:type="dxa"/>
        <w:tblLook w:val="04A0" w:firstRow="1" w:lastRow="0" w:firstColumn="1" w:lastColumn="0" w:noHBand="0" w:noVBand="1"/>
      </w:tblPr>
      <w:tblGrid>
        <w:gridCol w:w="1701"/>
        <w:gridCol w:w="1271"/>
        <w:gridCol w:w="745"/>
        <w:gridCol w:w="1003"/>
        <w:gridCol w:w="1003"/>
        <w:gridCol w:w="1003"/>
        <w:gridCol w:w="1003"/>
        <w:gridCol w:w="1266"/>
      </w:tblGrid>
      <w:tr w:rsidR="00E20681" w:rsidRPr="007C38C7" w14:paraId="02144F1F" w14:textId="77777777" w:rsidTr="00E20681">
        <w:trPr>
          <w:trHeight w:val="266"/>
        </w:trPr>
        <w:tc>
          <w:tcPr>
            <w:tcW w:w="1701" w:type="dxa"/>
            <w:tcBorders>
              <w:top w:val="nil"/>
              <w:left w:val="nil"/>
              <w:bottom w:val="nil"/>
              <w:right w:val="nil"/>
            </w:tcBorders>
            <w:shd w:val="clear" w:color="auto" w:fill="auto"/>
            <w:noWrap/>
            <w:vAlign w:val="bottom"/>
            <w:hideMark/>
          </w:tcPr>
          <w:p w14:paraId="20D61CCB" w14:textId="77777777" w:rsidR="00E20681" w:rsidRPr="007C38C7" w:rsidRDefault="00E20681" w:rsidP="00A911D1">
            <w:pPr>
              <w:rPr>
                <w:rFonts w:ascii="Times New Roman" w:hAnsi="Times New Roman"/>
                <w:sz w:val="24"/>
                <w14:ligatures w14:val="none"/>
              </w:rPr>
            </w:pPr>
          </w:p>
        </w:tc>
        <w:tc>
          <w:tcPr>
            <w:tcW w:w="1271" w:type="dxa"/>
            <w:tcBorders>
              <w:top w:val="nil"/>
              <w:left w:val="nil"/>
              <w:bottom w:val="nil"/>
              <w:right w:val="nil"/>
            </w:tcBorders>
            <w:shd w:val="clear" w:color="auto" w:fill="auto"/>
            <w:noWrap/>
            <w:vAlign w:val="bottom"/>
            <w:hideMark/>
          </w:tcPr>
          <w:p w14:paraId="511B581C" w14:textId="77777777" w:rsidR="00E20681" w:rsidRPr="007C38C7" w:rsidRDefault="00E20681" w:rsidP="00A911D1">
            <w:pPr>
              <w:rPr>
                <w:rFonts w:ascii="Times New Roman" w:hAnsi="Times New Roman"/>
                <w:szCs w:val="20"/>
                <w14:ligatures w14:val="none"/>
              </w:rPr>
            </w:pPr>
          </w:p>
        </w:tc>
        <w:tc>
          <w:tcPr>
            <w:tcW w:w="6023" w:type="dxa"/>
            <w:gridSpan w:val="6"/>
            <w:tcBorders>
              <w:top w:val="nil"/>
              <w:left w:val="nil"/>
              <w:bottom w:val="nil"/>
              <w:right w:val="nil"/>
            </w:tcBorders>
            <w:shd w:val="clear" w:color="auto" w:fill="auto"/>
            <w:noWrap/>
            <w:vAlign w:val="bottom"/>
            <w:hideMark/>
          </w:tcPr>
          <w:p w14:paraId="21101C24" w14:textId="77777777" w:rsidR="00E20681" w:rsidRPr="007C38C7" w:rsidRDefault="00E20681" w:rsidP="00A911D1">
            <w:pPr>
              <w:jc w:val="center"/>
              <w:rPr>
                <w:rFonts w:cs="Arial"/>
                <w:b/>
                <w:bCs/>
                <w:color w:val="000000"/>
                <w:szCs w:val="20"/>
                <w14:ligatures w14:val="none"/>
              </w:rPr>
            </w:pPr>
            <w:r w:rsidRPr="007C38C7">
              <w:rPr>
                <w:rFonts w:cs="Arial"/>
                <w:b/>
                <w:bCs/>
                <w:color w:val="000000"/>
                <w:szCs w:val="20"/>
                <w14:ligatures w14:val="none"/>
              </w:rPr>
              <w:t>NT Adoption Rate of Polybee by NT Mango Growers</w:t>
            </w:r>
          </w:p>
        </w:tc>
      </w:tr>
      <w:tr w:rsidR="00E20681" w:rsidRPr="007C38C7" w14:paraId="7D8A965A" w14:textId="77777777" w:rsidTr="00E20681">
        <w:trPr>
          <w:trHeight w:val="266"/>
        </w:trPr>
        <w:tc>
          <w:tcPr>
            <w:tcW w:w="1701" w:type="dxa"/>
            <w:tcBorders>
              <w:top w:val="nil"/>
              <w:left w:val="nil"/>
              <w:bottom w:val="nil"/>
              <w:right w:val="nil"/>
            </w:tcBorders>
            <w:shd w:val="clear" w:color="auto" w:fill="auto"/>
            <w:noWrap/>
            <w:vAlign w:val="bottom"/>
            <w:hideMark/>
          </w:tcPr>
          <w:p w14:paraId="602C1B05" w14:textId="77777777" w:rsidR="00E20681" w:rsidRPr="007C38C7" w:rsidRDefault="00E20681" w:rsidP="00A911D1">
            <w:pPr>
              <w:jc w:val="center"/>
              <w:rPr>
                <w:rFonts w:cs="Arial"/>
                <w:b/>
                <w:bCs/>
                <w:color w:val="000000"/>
                <w:szCs w:val="20"/>
                <w14:ligatures w14:val="none"/>
              </w:rPr>
            </w:pPr>
          </w:p>
        </w:tc>
        <w:tc>
          <w:tcPr>
            <w:tcW w:w="1271" w:type="dxa"/>
            <w:tcBorders>
              <w:top w:val="nil"/>
              <w:left w:val="nil"/>
              <w:bottom w:val="nil"/>
              <w:right w:val="nil"/>
            </w:tcBorders>
            <w:shd w:val="clear" w:color="auto" w:fill="auto"/>
            <w:noWrap/>
            <w:vAlign w:val="bottom"/>
            <w:hideMark/>
          </w:tcPr>
          <w:p w14:paraId="171588F4" w14:textId="77777777" w:rsidR="00E20681" w:rsidRPr="007C38C7" w:rsidRDefault="00E20681" w:rsidP="00A911D1">
            <w:pPr>
              <w:rPr>
                <w:rFonts w:ascii="Times New Roman" w:hAnsi="Times New Roman"/>
                <w:szCs w:val="20"/>
                <w14:ligatures w14:val="none"/>
              </w:rPr>
            </w:pPr>
          </w:p>
        </w:tc>
        <w:tc>
          <w:tcPr>
            <w:tcW w:w="745" w:type="dxa"/>
            <w:tcBorders>
              <w:top w:val="nil"/>
              <w:left w:val="nil"/>
              <w:bottom w:val="nil"/>
              <w:right w:val="nil"/>
            </w:tcBorders>
            <w:shd w:val="clear" w:color="auto" w:fill="auto"/>
            <w:noWrap/>
            <w:vAlign w:val="bottom"/>
            <w:hideMark/>
          </w:tcPr>
          <w:p w14:paraId="3033C5F8" w14:textId="77777777" w:rsidR="00E20681" w:rsidRPr="007C38C7" w:rsidRDefault="00E20681" w:rsidP="00A911D1">
            <w:pPr>
              <w:rPr>
                <w:rFonts w:ascii="Times New Roman" w:hAnsi="Times New Roman"/>
                <w:szCs w:val="20"/>
                <w14:ligatures w14:val="none"/>
              </w:rPr>
            </w:pPr>
          </w:p>
        </w:tc>
        <w:tc>
          <w:tcPr>
            <w:tcW w:w="1003" w:type="dxa"/>
            <w:tcBorders>
              <w:top w:val="nil"/>
              <w:left w:val="nil"/>
              <w:bottom w:val="nil"/>
              <w:right w:val="nil"/>
            </w:tcBorders>
            <w:shd w:val="clear" w:color="auto" w:fill="auto"/>
            <w:noWrap/>
            <w:vAlign w:val="bottom"/>
            <w:hideMark/>
          </w:tcPr>
          <w:p w14:paraId="4D3E7FF4" w14:textId="77777777" w:rsidR="00E20681" w:rsidRPr="007C38C7" w:rsidRDefault="00E20681" w:rsidP="00A911D1">
            <w:pPr>
              <w:rPr>
                <w:rFonts w:ascii="Times New Roman" w:hAnsi="Times New Roman"/>
                <w:szCs w:val="20"/>
                <w14:ligatures w14:val="none"/>
              </w:rPr>
            </w:pPr>
          </w:p>
        </w:tc>
        <w:tc>
          <w:tcPr>
            <w:tcW w:w="1003" w:type="dxa"/>
            <w:tcBorders>
              <w:top w:val="nil"/>
              <w:left w:val="nil"/>
              <w:bottom w:val="nil"/>
              <w:right w:val="nil"/>
            </w:tcBorders>
            <w:shd w:val="clear" w:color="auto" w:fill="auto"/>
            <w:noWrap/>
            <w:vAlign w:val="bottom"/>
            <w:hideMark/>
          </w:tcPr>
          <w:p w14:paraId="71BF8AB4" w14:textId="77777777" w:rsidR="00E20681" w:rsidRPr="007C38C7" w:rsidRDefault="00E20681" w:rsidP="00A911D1">
            <w:pPr>
              <w:rPr>
                <w:rFonts w:ascii="Times New Roman" w:hAnsi="Times New Roman"/>
                <w:szCs w:val="20"/>
                <w14:ligatures w14:val="none"/>
              </w:rPr>
            </w:pPr>
          </w:p>
        </w:tc>
        <w:tc>
          <w:tcPr>
            <w:tcW w:w="1003" w:type="dxa"/>
            <w:tcBorders>
              <w:top w:val="nil"/>
              <w:left w:val="nil"/>
              <w:bottom w:val="nil"/>
              <w:right w:val="nil"/>
            </w:tcBorders>
            <w:shd w:val="clear" w:color="auto" w:fill="auto"/>
            <w:noWrap/>
            <w:vAlign w:val="bottom"/>
            <w:hideMark/>
          </w:tcPr>
          <w:p w14:paraId="5C391E24" w14:textId="77777777" w:rsidR="00E20681" w:rsidRPr="007C38C7" w:rsidRDefault="00E20681" w:rsidP="00A911D1">
            <w:pPr>
              <w:rPr>
                <w:rFonts w:ascii="Times New Roman" w:hAnsi="Times New Roman"/>
                <w:szCs w:val="20"/>
                <w14:ligatures w14:val="none"/>
              </w:rPr>
            </w:pPr>
          </w:p>
        </w:tc>
        <w:tc>
          <w:tcPr>
            <w:tcW w:w="1003" w:type="dxa"/>
            <w:tcBorders>
              <w:top w:val="nil"/>
              <w:left w:val="nil"/>
              <w:bottom w:val="nil"/>
              <w:right w:val="nil"/>
            </w:tcBorders>
            <w:shd w:val="clear" w:color="auto" w:fill="auto"/>
            <w:noWrap/>
            <w:vAlign w:val="bottom"/>
            <w:hideMark/>
          </w:tcPr>
          <w:p w14:paraId="16462392" w14:textId="77777777" w:rsidR="00E20681" w:rsidRPr="007C38C7" w:rsidRDefault="00E20681" w:rsidP="00A911D1">
            <w:pPr>
              <w:rPr>
                <w:rFonts w:ascii="Times New Roman" w:hAnsi="Times New Roman"/>
                <w:szCs w:val="20"/>
                <w14:ligatures w14:val="none"/>
              </w:rPr>
            </w:pPr>
          </w:p>
        </w:tc>
        <w:tc>
          <w:tcPr>
            <w:tcW w:w="1266" w:type="dxa"/>
            <w:tcBorders>
              <w:top w:val="nil"/>
              <w:left w:val="nil"/>
              <w:bottom w:val="nil"/>
              <w:right w:val="nil"/>
            </w:tcBorders>
            <w:shd w:val="clear" w:color="auto" w:fill="auto"/>
            <w:noWrap/>
            <w:vAlign w:val="bottom"/>
            <w:hideMark/>
          </w:tcPr>
          <w:p w14:paraId="1BCF5F60" w14:textId="77777777" w:rsidR="00E20681" w:rsidRPr="007C38C7" w:rsidRDefault="00E20681" w:rsidP="00A911D1">
            <w:pPr>
              <w:rPr>
                <w:rFonts w:ascii="Times New Roman" w:hAnsi="Times New Roman"/>
                <w:szCs w:val="20"/>
                <w14:ligatures w14:val="none"/>
              </w:rPr>
            </w:pPr>
          </w:p>
        </w:tc>
      </w:tr>
      <w:tr w:rsidR="00E20681" w:rsidRPr="007C38C7" w14:paraId="65FE0C73" w14:textId="77777777" w:rsidTr="00E20681">
        <w:trPr>
          <w:trHeight w:val="266"/>
        </w:trPr>
        <w:tc>
          <w:tcPr>
            <w:tcW w:w="1701" w:type="dxa"/>
            <w:tcBorders>
              <w:top w:val="nil"/>
              <w:left w:val="nil"/>
              <w:bottom w:val="nil"/>
              <w:right w:val="nil"/>
            </w:tcBorders>
            <w:shd w:val="clear" w:color="auto" w:fill="auto"/>
            <w:noWrap/>
            <w:vAlign w:val="bottom"/>
            <w:hideMark/>
          </w:tcPr>
          <w:p w14:paraId="48B6E88A" w14:textId="77777777" w:rsidR="00E20681" w:rsidRPr="007C38C7" w:rsidRDefault="00E20681" w:rsidP="00A911D1">
            <w:pPr>
              <w:rPr>
                <w:rFonts w:ascii="Times New Roman" w:hAnsi="Times New Roman"/>
                <w:szCs w:val="20"/>
                <w14:ligatures w14:val="none"/>
              </w:rPr>
            </w:pPr>
          </w:p>
        </w:tc>
        <w:tc>
          <w:tcPr>
            <w:tcW w:w="1271" w:type="dxa"/>
            <w:tcBorders>
              <w:top w:val="nil"/>
              <w:left w:val="nil"/>
              <w:bottom w:val="single" w:sz="4" w:space="0" w:color="auto"/>
              <w:right w:val="single" w:sz="4" w:space="0" w:color="auto"/>
            </w:tcBorders>
            <w:shd w:val="clear" w:color="auto" w:fill="auto"/>
            <w:noWrap/>
            <w:vAlign w:val="bottom"/>
            <w:hideMark/>
          </w:tcPr>
          <w:p w14:paraId="2C03DB10" w14:textId="77777777" w:rsidR="00E20681" w:rsidRPr="007C38C7" w:rsidRDefault="00E20681" w:rsidP="00A911D1">
            <w:pPr>
              <w:jc w:val="right"/>
              <w:rPr>
                <w:rFonts w:cs="Arial"/>
                <w:color w:val="FFFFFF"/>
                <w:szCs w:val="20"/>
                <w14:ligatures w14:val="none"/>
              </w:rPr>
            </w:pPr>
            <w:r w:rsidRPr="007C38C7">
              <w:rPr>
                <w:rFonts w:cs="Arial"/>
                <w:color w:val="FFFFFF"/>
                <w:szCs w:val="20"/>
                <w14:ligatures w14:val="none"/>
              </w:rPr>
              <w:t>0.13</w:t>
            </w:r>
          </w:p>
        </w:tc>
        <w:tc>
          <w:tcPr>
            <w:tcW w:w="745" w:type="dxa"/>
            <w:tcBorders>
              <w:top w:val="nil"/>
              <w:left w:val="nil"/>
              <w:bottom w:val="single" w:sz="4" w:space="0" w:color="auto"/>
              <w:right w:val="nil"/>
            </w:tcBorders>
            <w:shd w:val="clear" w:color="auto" w:fill="auto"/>
            <w:noWrap/>
            <w:vAlign w:val="bottom"/>
            <w:hideMark/>
          </w:tcPr>
          <w:p w14:paraId="2AF7C1FE" w14:textId="77777777" w:rsidR="00E20681" w:rsidRPr="007C38C7" w:rsidRDefault="00E20681" w:rsidP="00A911D1">
            <w:pPr>
              <w:jc w:val="right"/>
              <w:rPr>
                <w:rFonts w:cs="Arial"/>
                <w:color w:val="000000"/>
                <w:szCs w:val="20"/>
                <w14:ligatures w14:val="none"/>
              </w:rPr>
            </w:pPr>
            <w:r w:rsidRPr="007C38C7">
              <w:rPr>
                <w:rFonts w:cs="Arial"/>
                <w:color w:val="000000"/>
                <w:szCs w:val="20"/>
                <w14:ligatures w14:val="none"/>
              </w:rPr>
              <w:t>5%</w:t>
            </w:r>
          </w:p>
        </w:tc>
        <w:tc>
          <w:tcPr>
            <w:tcW w:w="1003" w:type="dxa"/>
            <w:tcBorders>
              <w:top w:val="nil"/>
              <w:left w:val="nil"/>
              <w:bottom w:val="single" w:sz="4" w:space="0" w:color="auto"/>
              <w:right w:val="nil"/>
            </w:tcBorders>
            <w:shd w:val="clear" w:color="auto" w:fill="auto"/>
            <w:noWrap/>
            <w:vAlign w:val="bottom"/>
            <w:hideMark/>
          </w:tcPr>
          <w:p w14:paraId="7DD9E431" w14:textId="77777777" w:rsidR="00E20681" w:rsidRPr="007C38C7" w:rsidRDefault="00E20681" w:rsidP="00A911D1">
            <w:pPr>
              <w:jc w:val="right"/>
              <w:rPr>
                <w:rFonts w:cs="Arial"/>
                <w:color w:val="000000"/>
                <w:szCs w:val="20"/>
                <w14:ligatures w14:val="none"/>
              </w:rPr>
            </w:pPr>
            <w:r w:rsidRPr="007C38C7">
              <w:rPr>
                <w:rFonts w:cs="Arial"/>
                <w:color w:val="000000"/>
                <w:szCs w:val="20"/>
                <w14:ligatures w14:val="none"/>
              </w:rPr>
              <w:t>10%</w:t>
            </w:r>
          </w:p>
        </w:tc>
        <w:tc>
          <w:tcPr>
            <w:tcW w:w="1003" w:type="dxa"/>
            <w:tcBorders>
              <w:top w:val="nil"/>
              <w:left w:val="nil"/>
              <w:bottom w:val="single" w:sz="4" w:space="0" w:color="auto"/>
              <w:right w:val="nil"/>
            </w:tcBorders>
            <w:shd w:val="clear" w:color="auto" w:fill="auto"/>
            <w:noWrap/>
            <w:vAlign w:val="bottom"/>
            <w:hideMark/>
          </w:tcPr>
          <w:p w14:paraId="2B143179" w14:textId="77777777" w:rsidR="00E20681" w:rsidRPr="007C38C7" w:rsidRDefault="00E20681" w:rsidP="00A911D1">
            <w:pPr>
              <w:jc w:val="right"/>
              <w:rPr>
                <w:rFonts w:cs="Arial"/>
                <w:color w:val="000000"/>
                <w:szCs w:val="20"/>
                <w14:ligatures w14:val="none"/>
              </w:rPr>
            </w:pPr>
            <w:r w:rsidRPr="007C38C7">
              <w:rPr>
                <w:rFonts w:cs="Arial"/>
                <w:color w:val="000000"/>
                <w:szCs w:val="20"/>
                <w14:ligatures w14:val="none"/>
              </w:rPr>
              <w:t>25%</w:t>
            </w:r>
          </w:p>
        </w:tc>
        <w:tc>
          <w:tcPr>
            <w:tcW w:w="1003" w:type="dxa"/>
            <w:tcBorders>
              <w:top w:val="nil"/>
              <w:left w:val="nil"/>
              <w:bottom w:val="single" w:sz="4" w:space="0" w:color="auto"/>
              <w:right w:val="nil"/>
            </w:tcBorders>
            <w:shd w:val="clear" w:color="auto" w:fill="auto"/>
            <w:noWrap/>
            <w:vAlign w:val="bottom"/>
            <w:hideMark/>
          </w:tcPr>
          <w:p w14:paraId="40BACA98" w14:textId="77777777" w:rsidR="00E20681" w:rsidRPr="007C38C7" w:rsidRDefault="00E20681" w:rsidP="00A911D1">
            <w:pPr>
              <w:jc w:val="right"/>
              <w:rPr>
                <w:rFonts w:cs="Arial"/>
                <w:color w:val="000000"/>
                <w:szCs w:val="20"/>
                <w14:ligatures w14:val="none"/>
              </w:rPr>
            </w:pPr>
            <w:r w:rsidRPr="007C38C7">
              <w:rPr>
                <w:rFonts w:cs="Arial"/>
                <w:color w:val="000000"/>
                <w:szCs w:val="20"/>
                <w14:ligatures w14:val="none"/>
              </w:rPr>
              <w:t>50%</w:t>
            </w:r>
          </w:p>
        </w:tc>
        <w:tc>
          <w:tcPr>
            <w:tcW w:w="1003" w:type="dxa"/>
            <w:tcBorders>
              <w:top w:val="nil"/>
              <w:left w:val="nil"/>
              <w:bottom w:val="single" w:sz="4" w:space="0" w:color="auto"/>
              <w:right w:val="nil"/>
            </w:tcBorders>
            <w:shd w:val="clear" w:color="auto" w:fill="auto"/>
            <w:noWrap/>
            <w:vAlign w:val="bottom"/>
            <w:hideMark/>
          </w:tcPr>
          <w:p w14:paraId="58FB08AD" w14:textId="77777777" w:rsidR="00E20681" w:rsidRPr="007C38C7" w:rsidRDefault="00E20681" w:rsidP="00A911D1">
            <w:pPr>
              <w:jc w:val="right"/>
              <w:rPr>
                <w:rFonts w:cs="Arial"/>
                <w:color w:val="000000"/>
                <w:szCs w:val="20"/>
                <w14:ligatures w14:val="none"/>
              </w:rPr>
            </w:pPr>
            <w:r w:rsidRPr="007C38C7">
              <w:rPr>
                <w:rFonts w:cs="Arial"/>
                <w:color w:val="000000"/>
                <w:szCs w:val="20"/>
                <w14:ligatures w14:val="none"/>
              </w:rPr>
              <w:t>75%</w:t>
            </w:r>
          </w:p>
        </w:tc>
        <w:tc>
          <w:tcPr>
            <w:tcW w:w="1266" w:type="dxa"/>
            <w:tcBorders>
              <w:top w:val="nil"/>
              <w:left w:val="nil"/>
              <w:bottom w:val="single" w:sz="4" w:space="0" w:color="auto"/>
              <w:right w:val="nil"/>
            </w:tcBorders>
            <w:shd w:val="clear" w:color="auto" w:fill="auto"/>
            <w:noWrap/>
            <w:vAlign w:val="bottom"/>
            <w:hideMark/>
          </w:tcPr>
          <w:p w14:paraId="3188BE6C" w14:textId="77777777" w:rsidR="00E20681" w:rsidRPr="007C38C7" w:rsidRDefault="00E20681" w:rsidP="00A911D1">
            <w:pPr>
              <w:jc w:val="right"/>
              <w:rPr>
                <w:rFonts w:cs="Arial"/>
                <w:color w:val="000000"/>
                <w:szCs w:val="20"/>
                <w14:ligatures w14:val="none"/>
              </w:rPr>
            </w:pPr>
            <w:r w:rsidRPr="007C38C7">
              <w:rPr>
                <w:rFonts w:cs="Arial"/>
                <w:color w:val="000000"/>
                <w:szCs w:val="20"/>
                <w14:ligatures w14:val="none"/>
              </w:rPr>
              <w:t>100%</w:t>
            </w:r>
          </w:p>
        </w:tc>
      </w:tr>
      <w:tr w:rsidR="00E20681" w:rsidRPr="007C38C7" w14:paraId="1C230451" w14:textId="77777777" w:rsidTr="00E20681">
        <w:trPr>
          <w:trHeight w:val="266"/>
        </w:trPr>
        <w:tc>
          <w:tcPr>
            <w:tcW w:w="1701" w:type="dxa"/>
            <w:tcBorders>
              <w:top w:val="nil"/>
              <w:left w:val="nil"/>
              <w:bottom w:val="nil"/>
              <w:right w:val="nil"/>
            </w:tcBorders>
            <w:shd w:val="clear" w:color="auto" w:fill="auto"/>
            <w:noWrap/>
            <w:vAlign w:val="bottom"/>
            <w:hideMark/>
          </w:tcPr>
          <w:p w14:paraId="5E308219" w14:textId="77777777" w:rsidR="00E20681" w:rsidRPr="007C38C7" w:rsidRDefault="00E20681" w:rsidP="00A911D1">
            <w:pPr>
              <w:jc w:val="right"/>
              <w:rPr>
                <w:rFonts w:cs="Arial"/>
                <w:color w:val="000000"/>
                <w:szCs w:val="20"/>
                <w14:ligatures w14:val="none"/>
              </w:rPr>
            </w:pPr>
          </w:p>
        </w:tc>
        <w:tc>
          <w:tcPr>
            <w:tcW w:w="1271" w:type="dxa"/>
            <w:tcBorders>
              <w:top w:val="nil"/>
              <w:left w:val="nil"/>
              <w:bottom w:val="nil"/>
              <w:right w:val="single" w:sz="4" w:space="0" w:color="auto"/>
            </w:tcBorders>
            <w:shd w:val="clear" w:color="auto" w:fill="auto"/>
            <w:noWrap/>
            <w:vAlign w:val="bottom"/>
            <w:hideMark/>
          </w:tcPr>
          <w:p w14:paraId="05FBEF9F" w14:textId="77777777" w:rsidR="00E20681" w:rsidRPr="007C38C7" w:rsidRDefault="00E20681" w:rsidP="00A911D1">
            <w:pPr>
              <w:jc w:val="right"/>
              <w:rPr>
                <w:rFonts w:cs="Arial"/>
                <w:color w:val="000000"/>
                <w:szCs w:val="20"/>
                <w14:ligatures w14:val="none"/>
              </w:rPr>
            </w:pPr>
            <w:r w:rsidRPr="007C38C7">
              <w:rPr>
                <w:rFonts w:cs="Arial"/>
                <w:color w:val="000000"/>
                <w:szCs w:val="20"/>
                <w14:ligatures w14:val="none"/>
              </w:rPr>
              <w:t>1%</w:t>
            </w:r>
          </w:p>
        </w:tc>
        <w:tc>
          <w:tcPr>
            <w:tcW w:w="745" w:type="dxa"/>
            <w:tcBorders>
              <w:top w:val="nil"/>
              <w:left w:val="nil"/>
              <w:bottom w:val="nil"/>
              <w:right w:val="nil"/>
            </w:tcBorders>
            <w:shd w:val="clear" w:color="auto" w:fill="auto"/>
            <w:noWrap/>
            <w:vAlign w:val="bottom"/>
            <w:hideMark/>
          </w:tcPr>
          <w:p w14:paraId="2D2467E0" w14:textId="77777777" w:rsidR="00E20681" w:rsidRPr="007C38C7" w:rsidRDefault="00E20681" w:rsidP="00A911D1">
            <w:pPr>
              <w:jc w:val="right"/>
              <w:rPr>
                <w:rFonts w:cs="Arial"/>
                <w:color w:val="000000"/>
                <w:szCs w:val="20"/>
                <w14:ligatures w14:val="none"/>
              </w:rPr>
            </w:pPr>
            <w:r w:rsidRPr="007C38C7">
              <w:rPr>
                <w:rFonts w:cs="Arial"/>
                <w:color w:val="000000"/>
                <w:szCs w:val="20"/>
                <w14:ligatures w14:val="none"/>
              </w:rPr>
              <w:t>0.1</w:t>
            </w:r>
          </w:p>
        </w:tc>
        <w:tc>
          <w:tcPr>
            <w:tcW w:w="1003" w:type="dxa"/>
            <w:tcBorders>
              <w:top w:val="nil"/>
              <w:left w:val="nil"/>
              <w:bottom w:val="nil"/>
              <w:right w:val="nil"/>
            </w:tcBorders>
            <w:shd w:val="clear" w:color="auto" w:fill="auto"/>
            <w:noWrap/>
            <w:vAlign w:val="bottom"/>
            <w:hideMark/>
          </w:tcPr>
          <w:p w14:paraId="68B1D04B" w14:textId="77777777" w:rsidR="00E20681" w:rsidRPr="007C38C7" w:rsidRDefault="00E20681" w:rsidP="00A911D1">
            <w:pPr>
              <w:jc w:val="right"/>
              <w:rPr>
                <w:rFonts w:cs="Arial"/>
                <w:color w:val="000000"/>
                <w:szCs w:val="20"/>
                <w14:ligatures w14:val="none"/>
              </w:rPr>
            </w:pPr>
            <w:r w:rsidRPr="007C38C7">
              <w:rPr>
                <w:rFonts w:cs="Arial"/>
                <w:color w:val="000000"/>
                <w:szCs w:val="20"/>
                <w14:ligatures w14:val="none"/>
              </w:rPr>
              <w:t>0.1</w:t>
            </w:r>
          </w:p>
        </w:tc>
        <w:tc>
          <w:tcPr>
            <w:tcW w:w="1003" w:type="dxa"/>
            <w:tcBorders>
              <w:top w:val="nil"/>
              <w:left w:val="nil"/>
              <w:bottom w:val="nil"/>
              <w:right w:val="nil"/>
            </w:tcBorders>
            <w:shd w:val="clear" w:color="auto" w:fill="auto"/>
            <w:noWrap/>
            <w:vAlign w:val="bottom"/>
            <w:hideMark/>
          </w:tcPr>
          <w:p w14:paraId="0890B7DF" w14:textId="77777777" w:rsidR="00E20681" w:rsidRPr="007C38C7" w:rsidRDefault="00E20681" w:rsidP="00A911D1">
            <w:pPr>
              <w:jc w:val="right"/>
              <w:rPr>
                <w:rFonts w:cs="Arial"/>
                <w:color w:val="000000"/>
                <w:szCs w:val="20"/>
                <w14:ligatures w14:val="none"/>
              </w:rPr>
            </w:pPr>
            <w:r w:rsidRPr="007C38C7">
              <w:rPr>
                <w:rFonts w:cs="Arial"/>
                <w:color w:val="000000"/>
                <w:szCs w:val="20"/>
                <w14:ligatures w14:val="none"/>
              </w:rPr>
              <w:t>0.3</w:t>
            </w:r>
          </w:p>
        </w:tc>
        <w:tc>
          <w:tcPr>
            <w:tcW w:w="1003" w:type="dxa"/>
            <w:tcBorders>
              <w:top w:val="nil"/>
              <w:left w:val="nil"/>
              <w:bottom w:val="nil"/>
              <w:right w:val="nil"/>
            </w:tcBorders>
            <w:shd w:val="clear" w:color="auto" w:fill="auto"/>
            <w:noWrap/>
            <w:vAlign w:val="bottom"/>
            <w:hideMark/>
          </w:tcPr>
          <w:p w14:paraId="32EAABB2" w14:textId="77777777" w:rsidR="00E20681" w:rsidRPr="007C38C7" w:rsidRDefault="00E20681" w:rsidP="00A911D1">
            <w:pPr>
              <w:jc w:val="right"/>
              <w:rPr>
                <w:rFonts w:cs="Arial"/>
                <w:color w:val="000000"/>
                <w:szCs w:val="20"/>
                <w14:ligatures w14:val="none"/>
              </w:rPr>
            </w:pPr>
            <w:r w:rsidRPr="007C38C7">
              <w:rPr>
                <w:rFonts w:cs="Arial"/>
                <w:color w:val="000000"/>
                <w:szCs w:val="20"/>
                <w14:ligatures w14:val="none"/>
              </w:rPr>
              <w:t>0.6</w:t>
            </w:r>
          </w:p>
        </w:tc>
        <w:tc>
          <w:tcPr>
            <w:tcW w:w="1003" w:type="dxa"/>
            <w:tcBorders>
              <w:top w:val="nil"/>
              <w:left w:val="nil"/>
              <w:bottom w:val="nil"/>
              <w:right w:val="nil"/>
            </w:tcBorders>
            <w:shd w:val="clear" w:color="auto" w:fill="auto"/>
            <w:noWrap/>
            <w:vAlign w:val="bottom"/>
            <w:hideMark/>
          </w:tcPr>
          <w:p w14:paraId="6FC9A2A7" w14:textId="77777777" w:rsidR="00E20681" w:rsidRPr="007C38C7" w:rsidRDefault="00E20681" w:rsidP="00A911D1">
            <w:pPr>
              <w:jc w:val="right"/>
              <w:rPr>
                <w:rFonts w:cs="Arial"/>
                <w:color w:val="000000"/>
                <w:szCs w:val="20"/>
                <w14:ligatures w14:val="none"/>
              </w:rPr>
            </w:pPr>
            <w:r w:rsidRPr="007C38C7">
              <w:rPr>
                <w:rFonts w:cs="Arial"/>
                <w:color w:val="000000"/>
                <w:szCs w:val="20"/>
                <w14:ligatures w14:val="none"/>
              </w:rPr>
              <w:t>1.0</w:t>
            </w:r>
          </w:p>
        </w:tc>
        <w:tc>
          <w:tcPr>
            <w:tcW w:w="1266" w:type="dxa"/>
            <w:tcBorders>
              <w:top w:val="nil"/>
              <w:left w:val="nil"/>
              <w:bottom w:val="nil"/>
              <w:right w:val="nil"/>
            </w:tcBorders>
            <w:shd w:val="clear" w:color="auto" w:fill="auto"/>
            <w:noWrap/>
            <w:vAlign w:val="bottom"/>
            <w:hideMark/>
          </w:tcPr>
          <w:p w14:paraId="2571DC74" w14:textId="77777777" w:rsidR="00E20681" w:rsidRPr="007C38C7" w:rsidRDefault="00E20681" w:rsidP="00A911D1">
            <w:pPr>
              <w:jc w:val="right"/>
              <w:rPr>
                <w:rFonts w:cs="Arial"/>
                <w:color w:val="000000"/>
                <w:szCs w:val="20"/>
                <w14:ligatures w14:val="none"/>
              </w:rPr>
            </w:pPr>
            <w:r w:rsidRPr="007C38C7">
              <w:rPr>
                <w:rFonts w:cs="Arial"/>
                <w:color w:val="000000"/>
                <w:szCs w:val="20"/>
                <w14:ligatures w14:val="none"/>
              </w:rPr>
              <w:t>1.3</w:t>
            </w:r>
          </w:p>
        </w:tc>
      </w:tr>
      <w:tr w:rsidR="00E20681" w:rsidRPr="007C38C7" w14:paraId="3F4BD783" w14:textId="77777777" w:rsidTr="00E20681">
        <w:trPr>
          <w:trHeight w:val="266"/>
        </w:trPr>
        <w:tc>
          <w:tcPr>
            <w:tcW w:w="1701" w:type="dxa"/>
            <w:tcBorders>
              <w:top w:val="nil"/>
              <w:left w:val="nil"/>
              <w:bottom w:val="nil"/>
              <w:right w:val="nil"/>
            </w:tcBorders>
            <w:shd w:val="clear" w:color="auto" w:fill="auto"/>
            <w:noWrap/>
            <w:vAlign w:val="bottom"/>
            <w:hideMark/>
          </w:tcPr>
          <w:p w14:paraId="0669576B" w14:textId="77777777" w:rsidR="00E20681" w:rsidRPr="007C38C7" w:rsidRDefault="00E20681" w:rsidP="00A911D1">
            <w:pPr>
              <w:rPr>
                <w:rFonts w:cs="Arial"/>
                <w:b/>
                <w:bCs/>
                <w:color w:val="000000"/>
                <w:szCs w:val="20"/>
                <w14:ligatures w14:val="none"/>
              </w:rPr>
            </w:pPr>
            <w:r w:rsidRPr="007C38C7">
              <w:rPr>
                <w:rFonts w:cs="Arial"/>
                <w:b/>
                <w:bCs/>
                <w:color w:val="000000"/>
                <w:szCs w:val="20"/>
                <w14:ligatures w14:val="none"/>
              </w:rPr>
              <w:t xml:space="preserve">Yield </w:t>
            </w:r>
          </w:p>
        </w:tc>
        <w:tc>
          <w:tcPr>
            <w:tcW w:w="1271" w:type="dxa"/>
            <w:tcBorders>
              <w:top w:val="nil"/>
              <w:left w:val="nil"/>
              <w:bottom w:val="nil"/>
              <w:right w:val="single" w:sz="4" w:space="0" w:color="auto"/>
            </w:tcBorders>
            <w:shd w:val="clear" w:color="auto" w:fill="auto"/>
            <w:noWrap/>
            <w:vAlign w:val="bottom"/>
            <w:hideMark/>
          </w:tcPr>
          <w:p w14:paraId="124B5BFF" w14:textId="77777777" w:rsidR="00E20681" w:rsidRPr="007C38C7" w:rsidRDefault="00E20681" w:rsidP="00A911D1">
            <w:pPr>
              <w:jc w:val="right"/>
              <w:rPr>
                <w:rFonts w:cs="Arial"/>
                <w:color w:val="000000"/>
                <w:szCs w:val="20"/>
                <w14:ligatures w14:val="none"/>
              </w:rPr>
            </w:pPr>
            <w:r w:rsidRPr="007C38C7">
              <w:rPr>
                <w:rFonts w:cs="Arial"/>
                <w:color w:val="000000"/>
                <w:szCs w:val="20"/>
                <w14:ligatures w14:val="none"/>
              </w:rPr>
              <w:t>2%</w:t>
            </w:r>
          </w:p>
        </w:tc>
        <w:tc>
          <w:tcPr>
            <w:tcW w:w="745" w:type="dxa"/>
            <w:tcBorders>
              <w:top w:val="nil"/>
              <w:left w:val="nil"/>
              <w:bottom w:val="nil"/>
              <w:right w:val="nil"/>
            </w:tcBorders>
            <w:shd w:val="clear" w:color="auto" w:fill="auto"/>
            <w:noWrap/>
            <w:vAlign w:val="bottom"/>
            <w:hideMark/>
          </w:tcPr>
          <w:p w14:paraId="7014FAFC" w14:textId="77777777" w:rsidR="00E20681" w:rsidRPr="007C38C7" w:rsidRDefault="00E20681" w:rsidP="00A911D1">
            <w:pPr>
              <w:jc w:val="right"/>
              <w:rPr>
                <w:rFonts w:cs="Arial"/>
                <w:color w:val="000000"/>
                <w:szCs w:val="20"/>
                <w14:ligatures w14:val="none"/>
              </w:rPr>
            </w:pPr>
            <w:r w:rsidRPr="007C38C7">
              <w:rPr>
                <w:rFonts w:cs="Arial"/>
                <w:color w:val="000000"/>
                <w:szCs w:val="20"/>
                <w14:ligatures w14:val="none"/>
              </w:rPr>
              <w:t>0.1</w:t>
            </w:r>
          </w:p>
        </w:tc>
        <w:tc>
          <w:tcPr>
            <w:tcW w:w="1003" w:type="dxa"/>
            <w:tcBorders>
              <w:top w:val="nil"/>
              <w:left w:val="nil"/>
              <w:bottom w:val="nil"/>
              <w:right w:val="nil"/>
            </w:tcBorders>
            <w:shd w:val="clear" w:color="auto" w:fill="auto"/>
            <w:noWrap/>
            <w:vAlign w:val="bottom"/>
            <w:hideMark/>
          </w:tcPr>
          <w:p w14:paraId="6FED7BF9" w14:textId="77777777" w:rsidR="00E20681" w:rsidRPr="007C38C7" w:rsidRDefault="00E20681" w:rsidP="00A911D1">
            <w:pPr>
              <w:jc w:val="right"/>
              <w:rPr>
                <w:rFonts w:cs="Arial"/>
                <w:color w:val="000000"/>
                <w:szCs w:val="20"/>
                <w14:ligatures w14:val="none"/>
              </w:rPr>
            </w:pPr>
            <w:r w:rsidRPr="007C38C7">
              <w:rPr>
                <w:rFonts w:cs="Arial"/>
                <w:color w:val="000000"/>
                <w:szCs w:val="20"/>
                <w14:ligatures w14:val="none"/>
              </w:rPr>
              <w:t>0.3</w:t>
            </w:r>
          </w:p>
        </w:tc>
        <w:tc>
          <w:tcPr>
            <w:tcW w:w="1003" w:type="dxa"/>
            <w:tcBorders>
              <w:top w:val="nil"/>
              <w:left w:val="nil"/>
              <w:bottom w:val="nil"/>
              <w:right w:val="nil"/>
            </w:tcBorders>
            <w:shd w:val="clear" w:color="auto" w:fill="auto"/>
            <w:noWrap/>
            <w:vAlign w:val="bottom"/>
            <w:hideMark/>
          </w:tcPr>
          <w:p w14:paraId="04B9E4FD" w14:textId="77777777" w:rsidR="00E20681" w:rsidRPr="007C38C7" w:rsidRDefault="00E20681" w:rsidP="00A911D1">
            <w:pPr>
              <w:jc w:val="right"/>
              <w:rPr>
                <w:rFonts w:cs="Arial"/>
                <w:color w:val="000000"/>
                <w:szCs w:val="20"/>
                <w14:ligatures w14:val="none"/>
              </w:rPr>
            </w:pPr>
            <w:r w:rsidRPr="007C38C7">
              <w:rPr>
                <w:rFonts w:cs="Arial"/>
                <w:color w:val="000000"/>
                <w:szCs w:val="20"/>
                <w14:ligatures w14:val="none"/>
              </w:rPr>
              <w:t>0.6</w:t>
            </w:r>
          </w:p>
        </w:tc>
        <w:tc>
          <w:tcPr>
            <w:tcW w:w="1003" w:type="dxa"/>
            <w:tcBorders>
              <w:top w:val="nil"/>
              <w:left w:val="nil"/>
              <w:bottom w:val="nil"/>
              <w:right w:val="nil"/>
            </w:tcBorders>
            <w:shd w:val="clear" w:color="auto" w:fill="auto"/>
            <w:noWrap/>
            <w:vAlign w:val="bottom"/>
            <w:hideMark/>
          </w:tcPr>
          <w:p w14:paraId="6A92762E" w14:textId="77777777" w:rsidR="00E20681" w:rsidRPr="007C38C7" w:rsidRDefault="00E20681" w:rsidP="00A911D1">
            <w:pPr>
              <w:jc w:val="right"/>
              <w:rPr>
                <w:rFonts w:cs="Arial"/>
                <w:color w:val="000000"/>
                <w:szCs w:val="20"/>
                <w14:ligatures w14:val="none"/>
              </w:rPr>
            </w:pPr>
            <w:r w:rsidRPr="007C38C7">
              <w:rPr>
                <w:rFonts w:cs="Arial"/>
                <w:color w:val="000000"/>
                <w:szCs w:val="20"/>
                <w14:ligatures w14:val="none"/>
              </w:rPr>
              <w:t>1.3</w:t>
            </w:r>
          </w:p>
        </w:tc>
        <w:tc>
          <w:tcPr>
            <w:tcW w:w="1003" w:type="dxa"/>
            <w:tcBorders>
              <w:top w:val="nil"/>
              <w:left w:val="nil"/>
              <w:bottom w:val="nil"/>
              <w:right w:val="nil"/>
            </w:tcBorders>
            <w:shd w:val="clear" w:color="auto" w:fill="auto"/>
            <w:noWrap/>
            <w:vAlign w:val="bottom"/>
            <w:hideMark/>
          </w:tcPr>
          <w:p w14:paraId="0FCCAC5D" w14:textId="77777777" w:rsidR="00E20681" w:rsidRPr="007C38C7" w:rsidRDefault="00E20681" w:rsidP="00A911D1">
            <w:pPr>
              <w:jc w:val="right"/>
              <w:rPr>
                <w:rFonts w:cs="Arial"/>
                <w:color w:val="000000"/>
                <w:szCs w:val="20"/>
                <w14:ligatures w14:val="none"/>
              </w:rPr>
            </w:pPr>
            <w:r w:rsidRPr="007C38C7">
              <w:rPr>
                <w:rFonts w:cs="Arial"/>
                <w:color w:val="000000"/>
                <w:szCs w:val="20"/>
                <w14:ligatures w14:val="none"/>
              </w:rPr>
              <w:t>1.9</w:t>
            </w:r>
          </w:p>
        </w:tc>
        <w:tc>
          <w:tcPr>
            <w:tcW w:w="1266" w:type="dxa"/>
            <w:tcBorders>
              <w:top w:val="nil"/>
              <w:left w:val="nil"/>
              <w:bottom w:val="nil"/>
              <w:right w:val="nil"/>
            </w:tcBorders>
            <w:shd w:val="clear" w:color="auto" w:fill="auto"/>
            <w:noWrap/>
            <w:vAlign w:val="bottom"/>
            <w:hideMark/>
          </w:tcPr>
          <w:p w14:paraId="39FD239C" w14:textId="77777777" w:rsidR="00E20681" w:rsidRPr="007C38C7" w:rsidRDefault="00E20681" w:rsidP="00A911D1">
            <w:pPr>
              <w:jc w:val="right"/>
              <w:rPr>
                <w:rFonts w:cs="Arial"/>
                <w:color w:val="000000"/>
                <w:szCs w:val="20"/>
                <w14:ligatures w14:val="none"/>
              </w:rPr>
            </w:pPr>
            <w:r w:rsidRPr="007C38C7">
              <w:rPr>
                <w:rFonts w:cs="Arial"/>
                <w:color w:val="000000"/>
                <w:szCs w:val="20"/>
                <w14:ligatures w14:val="none"/>
              </w:rPr>
              <w:t>2.6</w:t>
            </w:r>
          </w:p>
        </w:tc>
      </w:tr>
      <w:tr w:rsidR="00E20681" w:rsidRPr="007C38C7" w14:paraId="408BE0AC" w14:textId="77777777" w:rsidTr="00E20681">
        <w:trPr>
          <w:trHeight w:val="266"/>
        </w:trPr>
        <w:tc>
          <w:tcPr>
            <w:tcW w:w="1701" w:type="dxa"/>
            <w:tcBorders>
              <w:top w:val="nil"/>
              <w:left w:val="nil"/>
              <w:bottom w:val="nil"/>
              <w:right w:val="nil"/>
            </w:tcBorders>
            <w:shd w:val="clear" w:color="auto" w:fill="auto"/>
            <w:noWrap/>
            <w:vAlign w:val="bottom"/>
            <w:hideMark/>
          </w:tcPr>
          <w:p w14:paraId="5B978D23" w14:textId="77777777" w:rsidR="00E20681" w:rsidRPr="007C38C7" w:rsidRDefault="00E20681" w:rsidP="00A911D1">
            <w:pPr>
              <w:rPr>
                <w:rFonts w:cs="Arial"/>
                <w:b/>
                <w:bCs/>
                <w:color w:val="000000"/>
                <w:szCs w:val="20"/>
                <w14:ligatures w14:val="none"/>
              </w:rPr>
            </w:pPr>
            <w:r w:rsidRPr="007C38C7">
              <w:rPr>
                <w:rFonts w:cs="Arial"/>
                <w:b/>
                <w:bCs/>
                <w:color w:val="000000"/>
                <w:szCs w:val="20"/>
                <w14:ligatures w14:val="none"/>
              </w:rPr>
              <w:t>Improvement</w:t>
            </w:r>
          </w:p>
        </w:tc>
        <w:tc>
          <w:tcPr>
            <w:tcW w:w="1271" w:type="dxa"/>
            <w:tcBorders>
              <w:top w:val="nil"/>
              <w:left w:val="nil"/>
              <w:bottom w:val="nil"/>
              <w:right w:val="single" w:sz="4" w:space="0" w:color="auto"/>
            </w:tcBorders>
            <w:shd w:val="clear" w:color="auto" w:fill="auto"/>
            <w:noWrap/>
            <w:vAlign w:val="bottom"/>
            <w:hideMark/>
          </w:tcPr>
          <w:p w14:paraId="600E5BAB" w14:textId="77777777" w:rsidR="00E20681" w:rsidRPr="007C38C7" w:rsidRDefault="00E20681" w:rsidP="00A911D1">
            <w:pPr>
              <w:jc w:val="right"/>
              <w:rPr>
                <w:rFonts w:cs="Arial"/>
                <w:color w:val="000000"/>
                <w:szCs w:val="20"/>
                <w14:ligatures w14:val="none"/>
              </w:rPr>
            </w:pPr>
            <w:r w:rsidRPr="007C38C7">
              <w:rPr>
                <w:rFonts w:cs="Arial"/>
                <w:color w:val="000000"/>
                <w:szCs w:val="20"/>
                <w14:ligatures w14:val="none"/>
              </w:rPr>
              <w:t>3%</w:t>
            </w:r>
          </w:p>
        </w:tc>
        <w:tc>
          <w:tcPr>
            <w:tcW w:w="745" w:type="dxa"/>
            <w:tcBorders>
              <w:top w:val="nil"/>
              <w:left w:val="nil"/>
              <w:bottom w:val="nil"/>
              <w:right w:val="nil"/>
            </w:tcBorders>
            <w:shd w:val="clear" w:color="auto" w:fill="auto"/>
            <w:noWrap/>
            <w:vAlign w:val="bottom"/>
            <w:hideMark/>
          </w:tcPr>
          <w:p w14:paraId="21DF94CD" w14:textId="77777777" w:rsidR="00E20681" w:rsidRPr="007C38C7" w:rsidRDefault="00E20681" w:rsidP="00A911D1">
            <w:pPr>
              <w:jc w:val="right"/>
              <w:rPr>
                <w:rFonts w:cs="Arial"/>
                <w:color w:val="000000"/>
                <w:szCs w:val="20"/>
                <w14:ligatures w14:val="none"/>
              </w:rPr>
            </w:pPr>
            <w:r w:rsidRPr="007C38C7">
              <w:rPr>
                <w:rFonts w:cs="Arial"/>
                <w:color w:val="000000"/>
                <w:szCs w:val="20"/>
                <w14:ligatures w14:val="none"/>
              </w:rPr>
              <w:t>0.2</w:t>
            </w:r>
          </w:p>
        </w:tc>
        <w:tc>
          <w:tcPr>
            <w:tcW w:w="1003" w:type="dxa"/>
            <w:tcBorders>
              <w:top w:val="nil"/>
              <w:left w:val="nil"/>
              <w:bottom w:val="nil"/>
              <w:right w:val="nil"/>
            </w:tcBorders>
            <w:shd w:val="clear" w:color="auto" w:fill="auto"/>
            <w:noWrap/>
            <w:vAlign w:val="bottom"/>
            <w:hideMark/>
          </w:tcPr>
          <w:p w14:paraId="195C429C" w14:textId="77777777" w:rsidR="00E20681" w:rsidRPr="007C38C7" w:rsidRDefault="00E20681" w:rsidP="00A911D1">
            <w:pPr>
              <w:jc w:val="right"/>
              <w:rPr>
                <w:rFonts w:cs="Arial"/>
                <w:color w:val="000000"/>
                <w:szCs w:val="20"/>
                <w14:ligatures w14:val="none"/>
              </w:rPr>
            </w:pPr>
            <w:r w:rsidRPr="007C38C7">
              <w:rPr>
                <w:rFonts w:cs="Arial"/>
                <w:color w:val="000000"/>
                <w:szCs w:val="20"/>
                <w14:ligatures w14:val="none"/>
              </w:rPr>
              <w:t>0.4</w:t>
            </w:r>
          </w:p>
        </w:tc>
        <w:tc>
          <w:tcPr>
            <w:tcW w:w="1003" w:type="dxa"/>
            <w:tcBorders>
              <w:top w:val="nil"/>
              <w:left w:val="nil"/>
              <w:bottom w:val="nil"/>
              <w:right w:val="nil"/>
            </w:tcBorders>
            <w:shd w:val="clear" w:color="auto" w:fill="auto"/>
            <w:noWrap/>
            <w:vAlign w:val="bottom"/>
            <w:hideMark/>
          </w:tcPr>
          <w:p w14:paraId="03740EC0" w14:textId="77777777" w:rsidR="00E20681" w:rsidRPr="007C38C7" w:rsidRDefault="00E20681" w:rsidP="00A911D1">
            <w:pPr>
              <w:jc w:val="right"/>
              <w:rPr>
                <w:rFonts w:cs="Arial"/>
                <w:color w:val="000000"/>
                <w:szCs w:val="20"/>
                <w14:ligatures w14:val="none"/>
              </w:rPr>
            </w:pPr>
            <w:r w:rsidRPr="007C38C7">
              <w:rPr>
                <w:rFonts w:cs="Arial"/>
                <w:color w:val="000000"/>
                <w:szCs w:val="20"/>
                <w14:ligatures w14:val="none"/>
              </w:rPr>
              <w:t>1.0</w:t>
            </w:r>
          </w:p>
        </w:tc>
        <w:tc>
          <w:tcPr>
            <w:tcW w:w="1003" w:type="dxa"/>
            <w:tcBorders>
              <w:top w:val="nil"/>
              <w:left w:val="nil"/>
              <w:bottom w:val="nil"/>
              <w:right w:val="nil"/>
            </w:tcBorders>
            <w:shd w:val="clear" w:color="auto" w:fill="auto"/>
            <w:noWrap/>
            <w:vAlign w:val="bottom"/>
            <w:hideMark/>
          </w:tcPr>
          <w:p w14:paraId="16669872" w14:textId="77777777" w:rsidR="00E20681" w:rsidRPr="007C38C7" w:rsidRDefault="00E20681" w:rsidP="00A911D1">
            <w:pPr>
              <w:jc w:val="right"/>
              <w:rPr>
                <w:rFonts w:cs="Arial"/>
                <w:color w:val="000000"/>
                <w:szCs w:val="20"/>
                <w14:ligatures w14:val="none"/>
              </w:rPr>
            </w:pPr>
            <w:r w:rsidRPr="007C38C7">
              <w:rPr>
                <w:rFonts w:cs="Arial"/>
                <w:color w:val="000000"/>
                <w:szCs w:val="20"/>
                <w14:ligatures w14:val="none"/>
              </w:rPr>
              <w:t>1.9</w:t>
            </w:r>
          </w:p>
        </w:tc>
        <w:tc>
          <w:tcPr>
            <w:tcW w:w="1003" w:type="dxa"/>
            <w:tcBorders>
              <w:top w:val="nil"/>
              <w:left w:val="nil"/>
              <w:bottom w:val="nil"/>
              <w:right w:val="nil"/>
            </w:tcBorders>
            <w:shd w:val="clear" w:color="auto" w:fill="auto"/>
            <w:noWrap/>
            <w:vAlign w:val="bottom"/>
            <w:hideMark/>
          </w:tcPr>
          <w:p w14:paraId="78F305D5" w14:textId="77777777" w:rsidR="00E20681" w:rsidRPr="007C38C7" w:rsidRDefault="00E20681" w:rsidP="00A911D1">
            <w:pPr>
              <w:jc w:val="right"/>
              <w:rPr>
                <w:rFonts w:cs="Arial"/>
                <w:color w:val="000000"/>
                <w:szCs w:val="20"/>
                <w14:ligatures w14:val="none"/>
              </w:rPr>
            </w:pPr>
            <w:r w:rsidRPr="007C38C7">
              <w:rPr>
                <w:rFonts w:cs="Arial"/>
                <w:color w:val="000000"/>
                <w:szCs w:val="20"/>
                <w14:ligatures w14:val="none"/>
              </w:rPr>
              <w:t>2.9</w:t>
            </w:r>
          </w:p>
        </w:tc>
        <w:tc>
          <w:tcPr>
            <w:tcW w:w="1266" w:type="dxa"/>
            <w:tcBorders>
              <w:top w:val="nil"/>
              <w:left w:val="nil"/>
              <w:bottom w:val="nil"/>
              <w:right w:val="nil"/>
            </w:tcBorders>
            <w:shd w:val="clear" w:color="auto" w:fill="auto"/>
            <w:noWrap/>
            <w:vAlign w:val="bottom"/>
            <w:hideMark/>
          </w:tcPr>
          <w:p w14:paraId="1E33B3F8" w14:textId="77777777" w:rsidR="00E20681" w:rsidRPr="007C38C7" w:rsidRDefault="00E20681" w:rsidP="00A911D1">
            <w:pPr>
              <w:jc w:val="right"/>
              <w:rPr>
                <w:rFonts w:cs="Arial"/>
                <w:color w:val="000000"/>
                <w:szCs w:val="20"/>
                <w14:ligatures w14:val="none"/>
              </w:rPr>
            </w:pPr>
            <w:r w:rsidRPr="007C38C7">
              <w:rPr>
                <w:rFonts w:cs="Arial"/>
                <w:color w:val="000000"/>
                <w:szCs w:val="20"/>
                <w14:ligatures w14:val="none"/>
              </w:rPr>
              <w:t>3.8</w:t>
            </w:r>
          </w:p>
        </w:tc>
      </w:tr>
      <w:tr w:rsidR="00E20681" w:rsidRPr="007C38C7" w14:paraId="41E4EE9D" w14:textId="77777777" w:rsidTr="00E20681">
        <w:trPr>
          <w:trHeight w:val="266"/>
        </w:trPr>
        <w:tc>
          <w:tcPr>
            <w:tcW w:w="1701" w:type="dxa"/>
            <w:tcBorders>
              <w:top w:val="nil"/>
              <w:left w:val="nil"/>
              <w:bottom w:val="nil"/>
              <w:right w:val="nil"/>
            </w:tcBorders>
            <w:shd w:val="clear" w:color="auto" w:fill="auto"/>
            <w:noWrap/>
            <w:vAlign w:val="bottom"/>
            <w:hideMark/>
          </w:tcPr>
          <w:p w14:paraId="51370D6F" w14:textId="77777777" w:rsidR="00E20681" w:rsidRPr="007C38C7" w:rsidRDefault="00E20681" w:rsidP="00A911D1">
            <w:pPr>
              <w:jc w:val="right"/>
              <w:rPr>
                <w:rFonts w:cs="Arial"/>
                <w:color w:val="000000"/>
                <w:szCs w:val="20"/>
                <w14:ligatures w14:val="none"/>
              </w:rPr>
            </w:pPr>
          </w:p>
        </w:tc>
        <w:tc>
          <w:tcPr>
            <w:tcW w:w="1271" w:type="dxa"/>
            <w:tcBorders>
              <w:top w:val="nil"/>
              <w:left w:val="nil"/>
              <w:bottom w:val="nil"/>
              <w:right w:val="single" w:sz="4" w:space="0" w:color="auto"/>
            </w:tcBorders>
            <w:shd w:val="clear" w:color="auto" w:fill="auto"/>
            <w:noWrap/>
            <w:vAlign w:val="bottom"/>
            <w:hideMark/>
          </w:tcPr>
          <w:p w14:paraId="480B4B31" w14:textId="77777777" w:rsidR="00E20681" w:rsidRPr="007C38C7" w:rsidRDefault="00E20681" w:rsidP="00A911D1">
            <w:pPr>
              <w:jc w:val="right"/>
              <w:rPr>
                <w:rFonts w:cs="Arial"/>
                <w:color w:val="000000"/>
                <w:szCs w:val="20"/>
                <w14:ligatures w14:val="none"/>
              </w:rPr>
            </w:pPr>
            <w:r w:rsidRPr="007C38C7">
              <w:rPr>
                <w:rFonts w:cs="Arial"/>
                <w:color w:val="000000"/>
                <w:szCs w:val="20"/>
                <w14:ligatures w14:val="none"/>
              </w:rPr>
              <w:t>4%</w:t>
            </w:r>
          </w:p>
        </w:tc>
        <w:tc>
          <w:tcPr>
            <w:tcW w:w="745" w:type="dxa"/>
            <w:tcBorders>
              <w:top w:val="nil"/>
              <w:left w:val="nil"/>
              <w:bottom w:val="nil"/>
              <w:right w:val="nil"/>
            </w:tcBorders>
            <w:shd w:val="clear" w:color="auto" w:fill="auto"/>
            <w:noWrap/>
            <w:vAlign w:val="bottom"/>
            <w:hideMark/>
          </w:tcPr>
          <w:p w14:paraId="745077E8" w14:textId="77777777" w:rsidR="00E20681" w:rsidRPr="007C38C7" w:rsidRDefault="00E20681" w:rsidP="00A911D1">
            <w:pPr>
              <w:jc w:val="right"/>
              <w:rPr>
                <w:rFonts w:cs="Arial"/>
                <w:color w:val="000000"/>
                <w:szCs w:val="20"/>
                <w14:ligatures w14:val="none"/>
              </w:rPr>
            </w:pPr>
            <w:r w:rsidRPr="007C38C7">
              <w:rPr>
                <w:rFonts w:cs="Arial"/>
                <w:color w:val="000000"/>
                <w:szCs w:val="20"/>
                <w14:ligatures w14:val="none"/>
              </w:rPr>
              <w:t>0.3</w:t>
            </w:r>
          </w:p>
        </w:tc>
        <w:tc>
          <w:tcPr>
            <w:tcW w:w="1003" w:type="dxa"/>
            <w:tcBorders>
              <w:top w:val="nil"/>
              <w:left w:val="nil"/>
              <w:bottom w:val="nil"/>
              <w:right w:val="nil"/>
            </w:tcBorders>
            <w:shd w:val="clear" w:color="auto" w:fill="auto"/>
            <w:noWrap/>
            <w:vAlign w:val="bottom"/>
            <w:hideMark/>
          </w:tcPr>
          <w:p w14:paraId="4E14E8B4" w14:textId="77777777" w:rsidR="00E20681" w:rsidRPr="007C38C7" w:rsidRDefault="00E20681" w:rsidP="00A911D1">
            <w:pPr>
              <w:jc w:val="right"/>
              <w:rPr>
                <w:rFonts w:cs="Arial"/>
                <w:color w:val="000000"/>
                <w:szCs w:val="20"/>
                <w14:ligatures w14:val="none"/>
              </w:rPr>
            </w:pPr>
            <w:r w:rsidRPr="007C38C7">
              <w:rPr>
                <w:rFonts w:cs="Arial"/>
                <w:color w:val="000000"/>
                <w:szCs w:val="20"/>
                <w14:ligatures w14:val="none"/>
              </w:rPr>
              <w:t>0.5</w:t>
            </w:r>
          </w:p>
        </w:tc>
        <w:tc>
          <w:tcPr>
            <w:tcW w:w="1003" w:type="dxa"/>
            <w:tcBorders>
              <w:top w:val="nil"/>
              <w:left w:val="nil"/>
              <w:bottom w:val="nil"/>
              <w:right w:val="nil"/>
            </w:tcBorders>
            <w:shd w:val="clear" w:color="auto" w:fill="auto"/>
            <w:noWrap/>
            <w:vAlign w:val="bottom"/>
            <w:hideMark/>
          </w:tcPr>
          <w:p w14:paraId="1330311D" w14:textId="77777777" w:rsidR="00E20681" w:rsidRPr="007C38C7" w:rsidRDefault="00E20681" w:rsidP="00A911D1">
            <w:pPr>
              <w:jc w:val="right"/>
              <w:rPr>
                <w:rFonts w:cs="Arial"/>
                <w:color w:val="000000"/>
                <w:szCs w:val="20"/>
                <w14:ligatures w14:val="none"/>
              </w:rPr>
            </w:pPr>
            <w:r w:rsidRPr="007C38C7">
              <w:rPr>
                <w:rFonts w:cs="Arial"/>
                <w:color w:val="000000"/>
                <w:szCs w:val="20"/>
                <w14:ligatures w14:val="none"/>
              </w:rPr>
              <w:t>1.3</w:t>
            </w:r>
          </w:p>
        </w:tc>
        <w:tc>
          <w:tcPr>
            <w:tcW w:w="1003" w:type="dxa"/>
            <w:tcBorders>
              <w:top w:val="nil"/>
              <w:left w:val="nil"/>
              <w:bottom w:val="nil"/>
              <w:right w:val="nil"/>
            </w:tcBorders>
            <w:shd w:val="clear" w:color="auto" w:fill="auto"/>
            <w:noWrap/>
            <w:vAlign w:val="bottom"/>
            <w:hideMark/>
          </w:tcPr>
          <w:p w14:paraId="3AD8D258" w14:textId="77777777" w:rsidR="00E20681" w:rsidRPr="007C38C7" w:rsidRDefault="00E20681" w:rsidP="00A911D1">
            <w:pPr>
              <w:jc w:val="right"/>
              <w:rPr>
                <w:rFonts w:cs="Arial"/>
                <w:color w:val="000000"/>
                <w:szCs w:val="20"/>
                <w14:ligatures w14:val="none"/>
              </w:rPr>
            </w:pPr>
            <w:r w:rsidRPr="007C38C7">
              <w:rPr>
                <w:rFonts w:cs="Arial"/>
                <w:color w:val="000000"/>
                <w:szCs w:val="20"/>
                <w14:ligatures w14:val="none"/>
              </w:rPr>
              <w:t>2.6</w:t>
            </w:r>
          </w:p>
        </w:tc>
        <w:tc>
          <w:tcPr>
            <w:tcW w:w="1003" w:type="dxa"/>
            <w:tcBorders>
              <w:top w:val="nil"/>
              <w:left w:val="nil"/>
              <w:bottom w:val="nil"/>
              <w:right w:val="nil"/>
            </w:tcBorders>
            <w:shd w:val="clear" w:color="auto" w:fill="auto"/>
            <w:noWrap/>
            <w:vAlign w:val="bottom"/>
            <w:hideMark/>
          </w:tcPr>
          <w:p w14:paraId="2B0A4546" w14:textId="77777777" w:rsidR="00E20681" w:rsidRPr="007C38C7" w:rsidRDefault="00E20681" w:rsidP="00A911D1">
            <w:pPr>
              <w:jc w:val="right"/>
              <w:rPr>
                <w:rFonts w:cs="Arial"/>
                <w:color w:val="000000"/>
                <w:szCs w:val="20"/>
                <w14:ligatures w14:val="none"/>
              </w:rPr>
            </w:pPr>
            <w:r w:rsidRPr="007C38C7">
              <w:rPr>
                <w:rFonts w:cs="Arial"/>
                <w:color w:val="000000"/>
                <w:szCs w:val="20"/>
                <w14:ligatures w14:val="none"/>
              </w:rPr>
              <w:t>3.8</w:t>
            </w:r>
          </w:p>
        </w:tc>
        <w:tc>
          <w:tcPr>
            <w:tcW w:w="1266" w:type="dxa"/>
            <w:tcBorders>
              <w:top w:val="nil"/>
              <w:left w:val="nil"/>
              <w:bottom w:val="nil"/>
              <w:right w:val="nil"/>
            </w:tcBorders>
            <w:shd w:val="clear" w:color="auto" w:fill="auto"/>
            <w:noWrap/>
            <w:vAlign w:val="bottom"/>
            <w:hideMark/>
          </w:tcPr>
          <w:p w14:paraId="441056F6" w14:textId="77777777" w:rsidR="00E20681" w:rsidRPr="007C38C7" w:rsidRDefault="00E20681" w:rsidP="00A911D1">
            <w:pPr>
              <w:jc w:val="right"/>
              <w:rPr>
                <w:rFonts w:cs="Arial"/>
                <w:color w:val="000000"/>
                <w:szCs w:val="20"/>
                <w14:ligatures w14:val="none"/>
              </w:rPr>
            </w:pPr>
            <w:r w:rsidRPr="007C38C7">
              <w:rPr>
                <w:rFonts w:cs="Arial"/>
                <w:color w:val="000000"/>
                <w:szCs w:val="20"/>
                <w14:ligatures w14:val="none"/>
              </w:rPr>
              <w:t>5.1</w:t>
            </w:r>
          </w:p>
        </w:tc>
      </w:tr>
      <w:tr w:rsidR="00E20681" w:rsidRPr="007C38C7" w14:paraId="40ED2508" w14:textId="77777777" w:rsidTr="00E20681">
        <w:trPr>
          <w:trHeight w:val="266"/>
        </w:trPr>
        <w:tc>
          <w:tcPr>
            <w:tcW w:w="1701" w:type="dxa"/>
            <w:tcBorders>
              <w:top w:val="nil"/>
              <w:left w:val="nil"/>
              <w:bottom w:val="nil"/>
              <w:right w:val="nil"/>
            </w:tcBorders>
            <w:shd w:val="clear" w:color="auto" w:fill="auto"/>
            <w:noWrap/>
            <w:vAlign w:val="bottom"/>
            <w:hideMark/>
          </w:tcPr>
          <w:p w14:paraId="06A2CF4F" w14:textId="77777777" w:rsidR="00E20681" w:rsidRPr="007C38C7" w:rsidRDefault="00E20681" w:rsidP="00A911D1">
            <w:pPr>
              <w:jc w:val="right"/>
              <w:rPr>
                <w:rFonts w:cs="Arial"/>
                <w:color w:val="000000"/>
                <w:szCs w:val="20"/>
                <w14:ligatures w14:val="none"/>
              </w:rPr>
            </w:pPr>
          </w:p>
        </w:tc>
        <w:tc>
          <w:tcPr>
            <w:tcW w:w="1271" w:type="dxa"/>
            <w:tcBorders>
              <w:top w:val="nil"/>
              <w:left w:val="nil"/>
              <w:bottom w:val="nil"/>
              <w:right w:val="single" w:sz="4" w:space="0" w:color="auto"/>
            </w:tcBorders>
            <w:shd w:val="clear" w:color="auto" w:fill="auto"/>
            <w:noWrap/>
            <w:vAlign w:val="bottom"/>
            <w:hideMark/>
          </w:tcPr>
          <w:p w14:paraId="2EF7CE1C" w14:textId="77777777" w:rsidR="00E20681" w:rsidRPr="007C38C7" w:rsidRDefault="00E20681" w:rsidP="00A911D1">
            <w:pPr>
              <w:jc w:val="right"/>
              <w:rPr>
                <w:rFonts w:cs="Arial"/>
                <w:color w:val="000000"/>
                <w:szCs w:val="20"/>
                <w14:ligatures w14:val="none"/>
              </w:rPr>
            </w:pPr>
            <w:r w:rsidRPr="007C38C7">
              <w:rPr>
                <w:rFonts w:cs="Arial"/>
                <w:color w:val="000000"/>
                <w:szCs w:val="20"/>
                <w14:ligatures w14:val="none"/>
              </w:rPr>
              <w:t>5%</w:t>
            </w:r>
          </w:p>
        </w:tc>
        <w:tc>
          <w:tcPr>
            <w:tcW w:w="745" w:type="dxa"/>
            <w:tcBorders>
              <w:top w:val="nil"/>
              <w:left w:val="nil"/>
              <w:bottom w:val="nil"/>
              <w:right w:val="nil"/>
            </w:tcBorders>
            <w:shd w:val="clear" w:color="auto" w:fill="auto"/>
            <w:noWrap/>
            <w:vAlign w:val="bottom"/>
            <w:hideMark/>
          </w:tcPr>
          <w:p w14:paraId="73AADBCA" w14:textId="77777777" w:rsidR="00E20681" w:rsidRPr="007C38C7" w:rsidRDefault="00E20681" w:rsidP="00A911D1">
            <w:pPr>
              <w:jc w:val="right"/>
              <w:rPr>
                <w:rFonts w:cs="Arial"/>
                <w:color w:val="000000"/>
                <w:szCs w:val="20"/>
                <w14:ligatures w14:val="none"/>
              </w:rPr>
            </w:pPr>
            <w:r w:rsidRPr="007C38C7">
              <w:rPr>
                <w:rFonts w:cs="Arial"/>
                <w:color w:val="000000"/>
                <w:szCs w:val="20"/>
                <w14:ligatures w14:val="none"/>
              </w:rPr>
              <w:t>0.3</w:t>
            </w:r>
          </w:p>
        </w:tc>
        <w:tc>
          <w:tcPr>
            <w:tcW w:w="1003" w:type="dxa"/>
            <w:tcBorders>
              <w:top w:val="nil"/>
              <w:left w:val="nil"/>
              <w:bottom w:val="nil"/>
              <w:right w:val="nil"/>
            </w:tcBorders>
            <w:shd w:val="clear" w:color="auto" w:fill="auto"/>
            <w:noWrap/>
            <w:vAlign w:val="bottom"/>
            <w:hideMark/>
          </w:tcPr>
          <w:p w14:paraId="7CBEC97E" w14:textId="77777777" w:rsidR="00E20681" w:rsidRPr="007C38C7" w:rsidRDefault="00E20681" w:rsidP="00A911D1">
            <w:pPr>
              <w:jc w:val="right"/>
              <w:rPr>
                <w:rFonts w:cs="Arial"/>
                <w:color w:val="000000"/>
                <w:szCs w:val="20"/>
                <w14:ligatures w14:val="none"/>
              </w:rPr>
            </w:pPr>
            <w:r w:rsidRPr="007C38C7">
              <w:rPr>
                <w:rFonts w:cs="Arial"/>
                <w:color w:val="000000"/>
                <w:szCs w:val="20"/>
                <w14:ligatures w14:val="none"/>
              </w:rPr>
              <w:t>0.6</w:t>
            </w:r>
          </w:p>
        </w:tc>
        <w:tc>
          <w:tcPr>
            <w:tcW w:w="1003" w:type="dxa"/>
            <w:tcBorders>
              <w:top w:val="nil"/>
              <w:left w:val="nil"/>
              <w:bottom w:val="nil"/>
              <w:right w:val="nil"/>
            </w:tcBorders>
            <w:shd w:val="clear" w:color="auto" w:fill="auto"/>
            <w:noWrap/>
            <w:vAlign w:val="bottom"/>
            <w:hideMark/>
          </w:tcPr>
          <w:p w14:paraId="3E44E361" w14:textId="77777777" w:rsidR="00E20681" w:rsidRPr="007C38C7" w:rsidRDefault="00E20681" w:rsidP="00A911D1">
            <w:pPr>
              <w:jc w:val="right"/>
              <w:rPr>
                <w:rFonts w:cs="Arial"/>
                <w:color w:val="000000"/>
                <w:szCs w:val="20"/>
                <w14:ligatures w14:val="none"/>
              </w:rPr>
            </w:pPr>
            <w:r w:rsidRPr="007C38C7">
              <w:rPr>
                <w:rFonts w:cs="Arial"/>
                <w:color w:val="000000"/>
                <w:szCs w:val="20"/>
                <w14:ligatures w14:val="none"/>
              </w:rPr>
              <w:t>1.6</w:t>
            </w:r>
          </w:p>
        </w:tc>
        <w:tc>
          <w:tcPr>
            <w:tcW w:w="1003" w:type="dxa"/>
            <w:tcBorders>
              <w:top w:val="nil"/>
              <w:left w:val="nil"/>
              <w:bottom w:val="nil"/>
              <w:right w:val="nil"/>
            </w:tcBorders>
            <w:shd w:val="clear" w:color="auto" w:fill="auto"/>
            <w:noWrap/>
            <w:vAlign w:val="bottom"/>
            <w:hideMark/>
          </w:tcPr>
          <w:p w14:paraId="73D3DCC6" w14:textId="77777777" w:rsidR="00E20681" w:rsidRPr="007C38C7" w:rsidRDefault="00E20681" w:rsidP="00A911D1">
            <w:pPr>
              <w:jc w:val="right"/>
              <w:rPr>
                <w:rFonts w:cs="Arial"/>
                <w:color w:val="000000"/>
                <w:szCs w:val="20"/>
                <w14:ligatures w14:val="none"/>
              </w:rPr>
            </w:pPr>
            <w:r w:rsidRPr="007C38C7">
              <w:rPr>
                <w:rFonts w:cs="Arial"/>
                <w:color w:val="000000"/>
                <w:szCs w:val="20"/>
                <w14:ligatures w14:val="none"/>
              </w:rPr>
              <w:t>3.2</w:t>
            </w:r>
          </w:p>
        </w:tc>
        <w:tc>
          <w:tcPr>
            <w:tcW w:w="1003" w:type="dxa"/>
            <w:tcBorders>
              <w:top w:val="nil"/>
              <w:left w:val="nil"/>
              <w:bottom w:val="nil"/>
              <w:right w:val="nil"/>
            </w:tcBorders>
            <w:shd w:val="clear" w:color="auto" w:fill="auto"/>
            <w:noWrap/>
            <w:vAlign w:val="bottom"/>
            <w:hideMark/>
          </w:tcPr>
          <w:p w14:paraId="21C97E49" w14:textId="77777777" w:rsidR="00E20681" w:rsidRPr="007C38C7" w:rsidRDefault="00E20681" w:rsidP="00A911D1">
            <w:pPr>
              <w:jc w:val="right"/>
              <w:rPr>
                <w:rFonts w:cs="Arial"/>
                <w:color w:val="000000"/>
                <w:szCs w:val="20"/>
                <w14:ligatures w14:val="none"/>
              </w:rPr>
            </w:pPr>
            <w:r w:rsidRPr="007C38C7">
              <w:rPr>
                <w:rFonts w:cs="Arial"/>
                <w:color w:val="000000"/>
                <w:szCs w:val="20"/>
                <w14:ligatures w14:val="none"/>
              </w:rPr>
              <w:t>4.8</w:t>
            </w:r>
          </w:p>
        </w:tc>
        <w:tc>
          <w:tcPr>
            <w:tcW w:w="1266" w:type="dxa"/>
            <w:tcBorders>
              <w:top w:val="nil"/>
              <w:left w:val="nil"/>
              <w:bottom w:val="nil"/>
              <w:right w:val="nil"/>
            </w:tcBorders>
            <w:shd w:val="clear" w:color="auto" w:fill="auto"/>
            <w:noWrap/>
            <w:vAlign w:val="bottom"/>
            <w:hideMark/>
          </w:tcPr>
          <w:p w14:paraId="49FE6ECA" w14:textId="77777777" w:rsidR="00E20681" w:rsidRPr="007C38C7" w:rsidRDefault="00E20681" w:rsidP="00A911D1">
            <w:pPr>
              <w:jc w:val="right"/>
              <w:rPr>
                <w:rFonts w:cs="Arial"/>
                <w:color w:val="000000"/>
                <w:szCs w:val="20"/>
                <w14:ligatures w14:val="none"/>
              </w:rPr>
            </w:pPr>
            <w:r w:rsidRPr="007C38C7">
              <w:rPr>
                <w:rFonts w:cs="Arial"/>
                <w:color w:val="000000"/>
                <w:szCs w:val="20"/>
                <w14:ligatures w14:val="none"/>
              </w:rPr>
              <w:t>6.4</w:t>
            </w:r>
          </w:p>
        </w:tc>
      </w:tr>
      <w:tr w:rsidR="00E20681" w:rsidRPr="007C38C7" w14:paraId="39D811F8" w14:textId="77777777" w:rsidTr="00E20681">
        <w:trPr>
          <w:trHeight w:val="266"/>
        </w:trPr>
        <w:tc>
          <w:tcPr>
            <w:tcW w:w="1701" w:type="dxa"/>
            <w:tcBorders>
              <w:top w:val="nil"/>
              <w:left w:val="nil"/>
              <w:bottom w:val="nil"/>
              <w:right w:val="nil"/>
            </w:tcBorders>
            <w:shd w:val="clear" w:color="auto" w:fill="auto"/>
            <w:noWrap/>
            <w:vAlign w:val="bottom"/>
            <w:hideMark/>
          </w:tcPr>
          <w:p w14:paraId="64B28217" w14:textId="77777777" w:rsidR="00E20681" w:rsidRPr="007C38C7" w:rsidRDefault="00E20681" w:rsidP="00A911D1">
            <w:pPr>
              <w:jc w:val="right"/>
              <w:rPr>
                <w:rFonts w:cs="Arial"/>
                <w:color w:val="000000"/>
                <w:szCs w:val="20"/>
                <w14:ligatures w14:val="none"/>
              </w:rPr>
            </w:pPr>
          </w:p>
        </w:tc>
        <w:tc>
          <w:tcPr>
            <w:tcW w:w="1271" w:type="dxa"/>
            <w:tcBorders>
              <w:top w:val="nil"/>
              <w:left w:val="nil"/>
              <w:bottom w:val="nil"/>
              <w:right w:val="single" w:sz="4" w:space="0" w:color="auto"/>
            </w:tcBorders>
            <w:shd w:val="clear" w:color="auto" w:fill="auto"/>
            <w:noWrap/>
            <w:vAlign w:val="bottom"/>
            <w:hideMark/>
          </w:tcPr>
          <w:p w14:paraId="2F35928F" w14:textId="77777777" w:rsidR="00E20681" w:rsidRPr="007C38C7" w:rsidRDefault="00E20681" w:rsidP="00A911D1">
            <w:pPr>
              <w:jc w:val="right"/>
              <w:rPr>
                <w:rFonts w:cs="Arial"/>
                <w:color w:val="000000"/>
                <w:szCs w:val="20"/>
                <w14:ligatures w14:val="none"/>
              </w:rPr>
            </w:pPr>
            <w:r w:rsidRPr="007C38C7">
              <w:rPr>
                <w:rFonts w:cs="Arial"/>
                <w:color w:val="000000"/>
                <w:szCs w:val="20"/>
                <w14:ligatures w14:val="none"/>
              </w:rPr>
              <w:t>6%</w:t>
            </w:r>
          </w:p>
        </w:tc>
        <w:tc>
          <w:tcPr>
            <w:tcW w:w="745" w:type="dxa"/>
            <w:tcBorders>
              <w:top w:val="nil"/>
              <w:left w:val="nil"/>
              <w:bottom w:val="nil"/>
              <w:right w:val="nil"/>
            </w:tcBorders>
            <w:shd w:val="clear" w:color="auto" w:fill="auto"/>
            <w:noWrap/>
            <w:vAlign w:val="bottom"/>
            <w:hideMark/>
          </w:tcPr>
          <w:p w14:paraId="35444880" w14:textId="77777777" w:rsidR="00E20681" w:rsidRPr="007C38C7" w:rsidRDefault="00E20681" w:rsidP="00A911D1">
            <w:pPr>
              <w:jc w:val="right"/>
              <w:rPr>
                <w:rFonts w:cs="Arial"/>
                <w:color w:val="000000"/>
                <w:szCs w:val="20"/>
                <w14:ligatures w14:val="none"/>
              </w:rPr>
            </w:pPr>
            <w:r w:rsidRPr="007C38C7">
              <w:rPr>
                <w:rFonts w:cs="Arial"/>
                <w:color w:val="000000"/>
                <w:szCs w:val="20"/>
                <w14:ligatures w14:val="none"/>
              </w:rPr>
              <w:t>0.4</w:t>
            </w:r>
          </w:p>
        </w:tc>
        <w:tc>
          <w:tcPr>
            <w:tcW w:w="1003" w:type="dxa"/>
            <w:tcBorders>
              <w:top w:val="nil"/>
              <w:left w:val="nil"/>
              <w:bottom w:val="nil"/>
              <w:right w:val="nil"/>
            </w:tcBorders>
            <w:shd w:val="clear" w:color="auto" w:fill="auto"/>
            <w:noWrap/>
            <w:vAlign w:val="bottom"/>
            <w:hideMark/>
          </w:tcPr>
          <w:p w14:paraId="179E1418" w14:textId="77777777" w:rsidR="00E20681" w:rsidRPr="007C38C7" w:rsidRDefault="00E20681" w:rsidP="00A911D1">
            <w:pPr>
              <w:jc w:val="right"/>
              <w:rPr>
                <w:rFonts w:cs="Arial"/>
                <w:color w:val="000000"/>
                <w:szCs w:val="20"/>
                <w14:ligatures w14:val="none"/>
              </w:rPr>
            </w:pPr>
            <w:r w:rsidRPr="007C38C7">
              <w:rPr>
                <w:rFonts w:cs="Arial"/>
                <w:color w:val="000000"/>
                <w:szCs w:val="20"/>
                <w14:ligatures w14:val="none"/>
              </w:rPr>
              <w:t>0.8</w:t>
            </w:r>
          </w:p>
        </w:tc>
        <w:tc>
          <w:tcPr>
            <w:tcW w:w="1003" w:type="dxa"/>
            <w:tcBorders>
              <w:top w:val="nil"/>
              <w:left w:val="nil"/>
              <w:bottom w:val="nil"/>
              <w:right w:val="nil"/>
            </w:tcBorders>
            <w:shd w:val="clear" w:color="auto" w:fill="auto"/>
            <w:noWrap/>
            <w:vAlign w:val="bottom"/>
            <w:hideMark/>
          </w:tcPr>
          <w:p w14:paraId="26759C09" w14:textId="77777777" w:rsidR="00E20681" w:rsidRPr="007C38C7" w:rsidRDefault="00E20681" w:rsidP="00A911D1">
            <w:pPr>
              <w:jc w:val="right"/>
              <w:rPr>
                <w:rFonts w:cs="Arial"/>
                <w:color w:val="000000"/>
                <w:szCs w:val="20"/>
                <w14:ligatures w14:val="none"/>
              </w:rPr>
            </w:pPr>
            <w:r w:rsidRPr="007C38C7">
              <w:rPr>
                <w:rFonts w:cs="Arial"/>
                <w:color w:val="000000"/>
                <w:szCs w:val="20"/>
                <w14:ligatures w14:val="none"/>
              </w:rPr>
              <w:t>1.9</w:t>
            </w:r>
          </w:p>
        </w:tc>
        <w:tc>
          <w:tcPr>
            <w:tcW w:w="1003" w:type="dxa"/>
            <w:tcBorders>
              <w:top w:val="nil"/>
              <w:left w:val="nil"/>
              <w:bottom w:val="nil"/>
              <w:right w:val="nil"/>
            </w:tcBorders>
            <w:shd w:val="clear" w:color="auto" w:fill="auto"/>
            <w:noWrap/>
            <w:vAlign w:val="bottom"/>
            <w:hideMark/>
          </w:tcPr>
          <w:p w14:paraId="08EFCB68" w14:textId="77777777" w:rsidR="00E20681" w:rsidRPr="007C38C7" w:rsidRDefault="00E20681" w:rsidP="00A911D1">
            <w:pPr>
              <w:jc w:val="right"/>
              <w:rPr>
                <w:rFonts w:cs="Arial"/>
                <w:color w:val="000000"/>
                <w:szCs w:val="20"/>
                <w14:ligatures w14:val="none"/>
              </w:rPr>
            </w:pPr>
            <w:r w:rsidRPr="007C38C7">
              <w:rPr>
                <w:rFonts w:cs="Arial"/>
                <w:color w:val="000000"/>
                <w:szCs w:val="20"/>
                <w14:ligatures w14:val="none"/>
              </w:rPr>
              <w:t>3.8</w:t>
            </w:r>
          </w:p>
        </w:tc>
        <w:tc>
          <w:tcPr>
            <w:tcW w:w="1003" w:type="dxa"/>
            <w:tcBorders>
              <w:top w:val="nil"/>
              <w:left w:val="nil"/>
              <w:bottom w:val="nil"/>
              <w:right w:val="nil"/>
            </w:tcBorders>
            <w:shd w:val="clear" w:color="auto" w:fill="auto"/>
            <w:noWrap/>
            <w:vAlign w:val="bottom"/>
            <w:hideMark/>
          </w:tcPr>
          <w:p w14:paraId="725B08DB" w14:textId="77777777" w:rsidR="00E20681" w:rsidRPr="007C38C7" w:rsidRDefault="00E20681" w:rsidP="00A911D1">
            <w:pPr>
              <w:jc w:val="right"/>
              <w:rPr>
                <w:rFonts w:cs="Arial"/>
                <w:color w:val="000000"/>
                <w:szCs w:val="20"/>
                <w14:ligatures w14:val="none"/>
              </w:rPr>
            </w:pPr>
            <w:r w:rsidRPr="007C38C7">
              <w:rPr>
                <w:rFonts w:cs="Arial"/>
                <w:color w:val="000000"/>
                <w:szCs w:val="20"/>
                <w14:ligatures w14:val="none"/>
              </w:rPr>
              <w:t>5.8</w:t>
            </w:r>
          </w:p>
        </w:tc>
        <w:tc>
          <w:tcPr>
            <w:tcW w:w="1266" w:type="dxa"/>
            <w:tcBorders>
              <w:top w:val="nil"/>
              <w:left w:val="nil"/>
              <w:bottom w:val="nil"/>
              <w:right w:val="nil"/>
            </w:tcBorders>
            <w:shd w:val="clear" w:color="auto" w:fill="auto"/>
            <w:noWrap/>
            <w:vAlign w:val="bottom"/>
            <w:hideMark/>
          </w:tcPr>
          <w:p w14:paraId="296F9C9E" w14:textId="77777777" w:rsidR="00E20681" w:rsidRPr="007C38C7" w:rsidRDefault="00E20681" w:rsidP="00A911D1">
            <w:pPr>
              <w:jc w:val="right"/>
              <w:rPr>
                <w:rFonts w:cs="Arial"/>
                <w:color w:val="000000"/>
                <w:szCs w:val="20"/>
                <w14:ligatures w14:val="none"/>
              </w:rPr>
            </w:pPr>
            <w:r w:rsidRPr="007C38C7">
              <w:rPr>
                <w:rFonts w:cs="Arial"/>
                <w:color w:val="000000"/>
                <w:szCs w:val="20"/>
                <w14:ligatures w14:val="none"/>
              </w:rPr>
              <w:t>7.7</w:t>
            </w:r>
          </w:p>
        </w:tc>
      </w:tr>
      <w:tr w:rsidR="00E20681" w:rsidRPr="007C38C7" w14:paraId="3E8A5845" w14:textId="77777777" w:rsidTr="00E20681">
        <w:trPr>
          <w:trHeight w:val="266"/>
        </w:trPr>
        <w:tc>
          <w:tcPr>
            <w:tcW w:w="1701" w:type="dxa"/>
            <w:tcBorders>
              <w:top w:val="nil"/>
              <w:left w:val="nil"/>
              <w:bottom w:val="nil"/>
              <w:right w:val="nil"/>
            </w:tcBorders>
            <w:shd w:val="clear" w:color="auto" w:fill="auto"/>
            <w:noWrap/>
            <w:vAlign w:val="bottom"/>
            <w:hideMark/>
          </w:tcPr>
          <w:p w14:paraId="31363641" w14:textId="77777777" w:rsidR="00E20681" w:rsidRPr="007C38C7" w:rsidRDefault="00E20681" w:rsidP="00A911D1">
            <w:pPr>
              <w:jc w:val="right"/>
              <w:rPr>
                <w:rFonts w:cs="Arial"/>
                <w:color w:val="000000"/>
                <w:szCs w:val="20"/>
                <w14:ligatures w14:val="none"/>
              </w:rPr>
            </w:pPr>
          </w:p>
        </w:tc>
        <w:tc>
          <w:tcPr>
            <w:tcW w:w="1271" w:type="dxa"/>
            <w:tcBorders>
              <w:top w:val="nil"/>
              <w:left w:val="nil"/>
              <w:bottom w:val="nil"/>
              <w:right w:val="single" w:sz="4" w:space="0" w:color="auto"/>
            </w:tcBorders>
            <w:shd w:val="clear" w:color="auto" w:fill="auto"/>
            <w:noWrap/>
            <w:vAlign w:val="bottom"/>
            <w:hideMark/>
          </w:tcPr>
          <w:p w14:paraId="07CC2951" w14:textId="77777777" w:rsidR="00E20681" w:rsidRPr="007C38C7" w:rsidRDefault="00E20681" w:rsidP="00A911D1">
            <w:pPr>
              <w:jc w:val="right"/>
              <w:rPr>
                <w:rFonts w:cs="Arial"/>
                <w:color w:val="000000"/>
                <w:szCs w:val="20"/>
                <w14:ligatures w14:val="none"/>
              </w:rPr>
            </w:pPr>
            <w:r w:rsidRPr="007C38C7">
              <w:rPr>
                <w:rFonts w:cs="Arial"/>
                <w:color w:val="000000"/>
                <w:szCs w:val="20"/>
                <w14:ligatures w14:val="none"/>
              </w:rPr>
              <w:t>7%</w:t>
            </w:r>
          </w:p>
        </w:tc>
        <w:tc>
          <w:tcPr>
            <w:tcW w:w="745" w:type="dxa"/>
            <w:tcBorders>
              <w:top w:val="nil"/>
              <w:left w:val="nil"/>
              <w:bottom w:val="nil"/>
              <w:right w:val="nil"/>
            </w:tcBorders>
            <w:shd w:val="clear" w:color="auto" w:fill="auto"/>
            <w:noWrap/>
            <w:vAlign w:val="bottom"/>
            <w:hideMark/>
          </w:tcPr>
          <w:p w14:paraId="3E59C9C4" w14:textId="77777777" w:rsidR="00E20681" w:rsidRPr="007C38C7" w:rsidRDefault="00E20681" w:rsidP="00A911D1">
            <w:pPr>
              <w:jc w:val="right"/>
              <w:rPr>
                <w:rFonts w:cs="Arial"/>
                <w:color w:val="000000"/>
                <w:szCs w:val="20"/>
                <w14:ligatures w14:val="none"/>
              </w:rPr>
            </w:pPr>
            <w:r w:rsidRPr="007C38C7">
              <w:rPr>
                <w:rFonts w:cs="Arial"/>
                <w:color w:val="000000"/>
                <w:szCs w:val="20"/>
                <w14:ligatures w14:val="none"/>
              </w:rPr>
              <w:t>0.4</w:t>
            </w:r>
          </w:p>
        </w:tc>
        <w:tc>
          <w:tcPr>
            <w:tcW w:w="1003" w:type="dxa"/>
            <w:tcBorders>
              <w:top w:val="nil"/>
              <w:left w:val="nil"/>
              <w:bottom w:val="nil"/>
              <w:right w:val="nil"/>
            </w:tcBorders>
            <w:shd w:val="clear" w:color="auto" w:fill="auto"/>
            <w:noWrap/>
            <w:vAlign w:val="bottom"/>
            <w:hideMark/>
          </w:tcPr>
          <w:p w14:paraId="159E26AB" w14:textId="77777777" w:rsidR="00E20681" w:rsidRPr="007C38C7" w:rsidRDefault="00E20681" w:rsidP="00A911D1">
            <w:pPr>
              <w:jc w:val="right"/>
              <w:rPr>
                <w:rFonts w:cs="Arial"/>
                <w:color w:val="000000"/>
                <w:szCs w:val="20"/>
                <w14:ligatures w14:val="none"/>
              </w:rPr>
            </w:pPr>
            <w:r w:rsidRPr="007C38C7">
              <w:rPr>
                <w:rFonts w:cs="Arial"/>
                <w:color w:val="000000"/>
                <w:szCs w:val="20"/>
                <w14:ligatures w14:val="none"/>
              </w:rPr>
              <w:t>0.9</w:t>
            </w:r>
          </w:p>
        </w:tc>
        <w:tc>
          <w:tcPr>
            <w:tcW w:w="1003" w:type="dxa"/>
            <w:tcBorders>
              <w:top w:val="nil"/>
              <w:left w:val="nil"/>
              <w:bottom w:val="nil"/>
              <w:right w:val="nil"/>
            </w:tcBorders>
            <w:shd w:val="clear" w:color="auto" w:fill="auto"/>
            <w:noWrap/>
            <w:vAlign w:val="bottom"/>
            <w:hideMark/>
          </w:tcPr>
          <w:p w14:paraId="6F3E2604" w14:textId="77777777" w:rsidR="00E20681" w:rsidRPr="007C38C7" w:rsidRDefault="00E20681" w:rsidP="00A911D1">
            <w:pPr>
              <w:jc w:val="right"/>
              <w:rPr>
                <w:rFonts w:cs="Arial"/>
                <w:color w:val="000000"/>
                <w:szCs w:val="20"/>
                <w14:ligatures w14:val="none"/>
              </w:rPr>
            </w:pPr>
            <w:r w:rsidRPr="007C38C7">
              <w:rPr>
                <w:rFonts w:cs="Arial"/>
                <w:color w:val="000000"/>
                <w:szCs w:val="20"/>
                <w14:ligatures w14:val="none"/>
              </w:rPr>
              <w:t>2.2</w:t>
            </w:r>
          </w:p>
        </w:tc>
        <w:tc>
          <w:tcPr>
            <w:tcW w:w="1003" w:type="dxa"/>
            <w:tcBorders>
              <w:top w:val="nil"/>
              <w:left w:val="nil"/>
              <w:bottom w:val="nil"/>
              <w:right w:val="nil"/>
            </w:tcBorders>
            <w:shd w:val="clear" w:color="auto" w:fill="auto"/>
            <w:noWrap/>
            <w:vAlign w:val="bottom"/>
            <w:hideMark/>
          </w:tcPr>
          <w:p w14:paraId="3E4554A0" w14:textId="77777777" w:rsidR="00E20681" w:rsidRPr="007C38C7" w:rsidRDefault="00E20681" w:rsidP="00A911D1">
            <w:pPr>
              <w:jc w:val="right"/>
              <w:rPr>
                <w:rFonts w:cs="Arial"/>
                <w:color w:val="000000"/>
                <w:szCs w:val="20"/>
                <w14:ligatures w14:val="none"/>
              </w:rPr>
            </w:pPr>
            <w:r w:rsidRPr="007C38C7">
              <w:rPr>
                <w:rFonts w:cs="Arial"/>
                <w:color w:val="000000"/>
                <w:szCs w:val="20"/>
                <w14:ligatures w14:val="none"/>
              </w:rPr>
              <w:t>4.5</w:t>
            </w:r>
          </w:p>
        </w:tc>
        <w:tc>
          <w:tcPr>
            <w:tcW w:w="1003" w:type="dxa"/>
            <w:tcBorders>
              <w:top w:val="nil"/>
              <w:left w:val="nil"/>
              <w:bottom w:val="nil"/>
              <w:right w:val="nil"/>
            </w:tcBorders>
            <w:shd w:val="clear" w:color="auto" w:fill="auto"/>
            <w:noWrap/>
            <w:vAlign w:val="bottom"/>
            <w:hideMark/>
          </w:tcPr>
          <w:p w14:paraId="04CC4AA1" w14:textId="77777777" w:rsidR="00E20681" w:rsidRPr="007C38C7" w:rsidRDefault="00E20681" w:rsidP="00A911D1">
            <w:pPr>
              <w:jc w:val="right"/>
              <w:rPr>
                <w:rFonts w:cs="Arial"/>
                <w:color w:val="000000"/>
                <w:szCs w:val="20"/>
                <w14:ligatures w14:val="none"/>
              </w:rPr>
            </w:pPr>
            <w:r w:rsidRPr="007C38C7">
              <w:rPr>
                <w:rFonts w:cs="Arial"/>
                <w:color w:val="000000"/>
                <w:szCs w:val="20"/>
                <w14:ligatures w14:val="none"/>
              </w:rPr>
              <w:t>6.7</w:t>
            </w:r>
          </w:p>
        </w:tc>
        <w:tc>
          <w:tcPr>
            <w:tcW w:w="1266" w:type="dxa"/>
            <w:tcBorders>
              <w:top w:val="nil"/>
              <w:left w:val="nil"/>
              <w:bottom w:val="nil"/>
              <w:right w:val="nil"/>
            </w:tcBorders>
            <w:shd w:val="clear" w:color="auto" w:fill="auto"/>
            <w:noWrap/>
            <w:vAlign w:val="bottom"/>
            <w:hideMark/>
          </w:tcPr>
          <w:p w14:paraId="2C57C76D" w14:textId="77777777" w:rsidR="00E20681" w:rsidRPr="007C38C7" w:rsidRDefault="00E20681" w:rsidP="00A911D1">
            <w:pPr>
              <w:jc w:val="right"/>
              <w:rPr>
                <w:rFonts w:cs="Arial"/>
                <w:color w:val="000000"/>
                <w:szCs w:val="20"/>
                <w14:ligatures w14:val="none"/>
              </w:rPr>
            </w:pPr>
            <w:r w:rsidRPr="007C38C7">
              <w:rPr>
                <w:rFonts w:cs="Arial"/>
                <w:color w:val="000000"/>
                <w:szCs w:val="20"/>
                <w14:ligatures w14:val="none"/>
              </w:rPr>
              <w:t>9.0</w:t>
            </w:r>
          </w:p>
        </w:tc>
      </w:tr>
      <w:tr w:rsidR="00E20681" w:rsidRPr="007C38C7" w14:paraId="17BA6494" w14:textId="77777777" w:rsidTr="00E20681">
        <w:trPr>
          <w:trHeight w:val="266"/>
        </w:trPr>
        <w:tc>
          <w:tcPr>
            <w:tcW w:w="1701" w:type="dxa"/>
            <w:tcBorders>
              <w:top w:val="nil"/>
              <w:left w:val="nil"/>
              <w:bottom w:val="nil"/>
              <w:right w:val="nil"/>
            </w:tcBorders>
            <w:shd w:val="clear" w:color="auto" w:fill="auto"/>
            <w:noWrap/>
            <w:vAlign w:val="bottom"/>
            <w:hideMark/>
          </w:tcPr>
          <w:p w14:paraId="5C692755" w14:textId="77777777" w:rsidR="00E20681" w:rsidRPr="007C38C7" w:rsidRDefault="00E20681" w:rsidP="00A911D1">
            <w:pPr>
              <w:jc w:val="right"/>
              <w:rPr>
                <w:rFonts w:cs="Arial"/>
                <w:color w:val="000000"/>
                <w:szCs w:val="20"/>
                <w14:ligatures w14:val="none"/>
              </w:rPr>
            </w:pPr>
          </w:p>
        </w:tc>
        <w:tc>
          <w:tcPr>
            <w:tcW w:w="1271" w:type="dxa"/>
            <w:tcBorders>
              <w:top w:val="nil"/>
              <w:left w:val="nil"/>
              <w:bottom w:val="nil"/>
              <w:right w:val="single" w:sz="4" w:space="0" w:color="auto"/>
            </w:tcBorders>
            <w:shd w:val="clear" w:color="auto" w:fill="auto"/>
            <w:noWrap/>
            <w:vAlign w:val="bottom"/>
            <w:hideMark/>
          </w:tcPr>
          <w:p w14:paraId="4916C0AB" w14:textId="77777777" w:rsidR="00E20681" w:rsidRPr="007C38C7" w:rsidRDefault="00E20681" w:rsidP="00A911D1">
            <w:pPr>
              <w:jc w:val="right"/>
              <w:rPr>
                <w:rFonts w:cs="Arial"/>
                <w:color w:val="000000"/>
                <w:szCs w:val="20"/>
                <w14:ligatures w14:val="none"/>
              </w:rPr>
            </w:pPr>
            <w:r w:rsidRPr="007C38C7">
              <w:rPr>
                <w:rFonts w:cs="Arial"/>
                <w:color w:val="000000"/>
                <w:szCs w:val="20"/>
                <w14:ligatures w14:val="none"/>
              </w:rPr>
              <w:t>8%</w:t>
            </w:r>
          </w:p>
        </w:tc>
        <w:tc>
          <w:tcPr>
            <w:tcW w:w="745" w:type="dxa"/>
            <w:tcBorders>
              <w:top w:val="nil"/>
              <w:left w:val="nil"/>
              <w:bottom w:val="nil"/>
              <w:right w:val="nil"/>
            </w:tcBorders>
            <w:shd w:val="clear" w:color="auto" w:fill="auto"/>
            <w:noWrap/>
            <w:vAlign w:val="bottom"/>
            <w:hideMark/>
          </w:tcPr>
          <w:p w14:paraId="08EA4354" w14:textId="77777777" w:rsidR="00E20681" w:rsidRPr="007C38C7" w:rsidRDefault="00E20681" w:rsidP="00A911D1">
            <w:pPr>
              <w:jc w:val="right"/>
              <w:rPr>
                <w:rFonts w:cs="Arial"/>
                <w:color w:val="000000"/>
                <w:szCs w:val="20"/>
                <w14:ligatures w14:val="none"/>
              </w:rPr>
            </w:pPr>
            <w:r w:rsidRPr="007C38C7">
              <w:rPr>
                <w:rFonts w:cs="Arial"/>
                <w:color w:val="000000"/>
                <w:szCs w:val="20"/>
                <w14:ligatures w14:val="none"/>
              </w:rPr>
              <w:t>0.5</w:t>
            </w:r>
          </w:p>
        </w:tc>
        <w:tc>
          <w:tcPr>
            <w:tcW w:w="1003" w:type="dxa"/>
            <w:tcBorders>
              <w:top w:val="nil"/>
              <w:left w:val="nil"/>
              <w:bottom w:val="nil"/>
              <w:right w:val="nil"/>
            </w:tcBorders>
            <w:shd w:val="clear" w:color="auto" w:fill="auto"/>
            <w:noWrap/>
            <w:vAlign w:val="bottom"/>
            <w:hideMark/>
          </w:tcPr>
          <w:p w14:paraId="1E25B3E0" w14:textId="77777777" w:rsidR="00E20681" w:rsidRPr="007C38C7" w:rsidRDefault="00E20681" w:rsidP="00A911D1">
            <w:pPr>
              <w:jc w:val="right"/>
              <w:rPr>
                <w:rFonts w:cs="Arial"/>
                <w:color w:val="000000"/>
                <w:szCs w:val="20"/>
                <w14:ligatures w14:val="none"/>
              </w:rPr>
            </w:pPr>
            <w:r w:rsidRPr="007C38C7">
              <w:rPr>
                <w:rFonts w:cs="Arial"/>
                <w:color w:val="000000"/>
                <w:szCs w:val="20"/>
                <w14:ligatures w14:val="none"/>
              </w:rPr>
              <w:t>1.0</w:t>
            </w:r>
          </w:p>
        </w:tc>
        <w:tc>
          <w:tcPr>
            <w:tcW w:w="1003" w:type="dxa"/>
            <w:tcBorders>
              <w:top w:val="nil"/>
              <w:left w:val="nil"/>
              <w:bottom w:val="nil"/>
              <w:right w:val="nil"/>
            </w:tcBorders>
            <w:shd w:val="clear" w:color="auto" w:fill="auto"/>
            <w:noWrap/>
            <w:vAlign w:val="bottom"/>
            <w:hideMark/>
          </w:tcPr>
          <w:p w14:paraId="2772615B" w14:textId="77777777" w:rsidR="00E20681" w:rsidRPr="007C38C7" w:rsidRDefault="00E20681" w:rsidP="00A911D1">
            <w:pPr>
              <w:jc w:val="right"/>
              <w:rPr>
                <w:rFonts w:cs="Arial"/>
                <w:color w:val="000000"/>
                <w:szCs w:val="20"/>
                <w14:ligatures w14:val="none"/>
              </w:rPr>
            </w:pPr>
            <w:r w:rsidRPr="007C38C7">
              <w:rPr>
                <w:rFonts w:cs="Arial"/>
                <w:color w:val="000000"/>
                <w:szCs w:val="20"/>
                <w14:ligatures w14:val="none"/>
              </w:rPr>
              <w:t>2.6</w:t>
            </w:r>
          </w:p>
        </w:tc>
        <w:tc>
          <w:tcPr>
            <w:tcW w:w="1003" w:type="dxa"/>
            <w:tcBorders>
              <w:top w:val="nil"/>
              <w:left w:val="nil"/>
              <w:bottom w:val="nil"/>
              <w:right w:val="nil"/>
            </w:tcBorders>
            <w:shd w:val="clear" w:color="auto" w:fill="auto"/>
            <w:noWrap/>
            <w:vAlign w:val="bottom"/>
            <w:hideMark/>
          </w:tcPr>
          <w:p w14:paraId="6A0DB6C0" w14:textId="77777777" w:rsidR="00E20681" w:rsidRPr="007C38C7" w:rsidRDefault="00E20681" w:rsidP="00A911D1">
            <w:pPr>
              <w:jc w:val="right"/>
              <w:rPr>
                <w:rFonts w:cs="Arial"/>
                <w:color w:val="000000"/>
                <w:szCs w:val="20"/>
                <w14:ligatures w14:val="none"/>
              </w:rPr>
            </w:pPr>
            <w:r w:rsidRPr="007C38C7">
              <w:rPr>
                <w:rFonts w:cs="Arial"/>
                <w:color w:val="000000"/>
                <w:szCs w:val="20"/>
                <w14:ligatures w14:val="none"/>
              </w:rPr>
              <w:t>5.1</w:t>
            </w:r>
          </w:p>
        </w:tc>
        <w:tc>
          <w:tcPr>
            <w:tcW w:w="1003" w:type="dxa"/>
            <w:tcBorders>
              <w:top w:val="nil"/>
              <w:left w:val="nil"/>
              <w:bottom w:val="nil"/>
              <w:right w:val="nil"/>
            </w:tcBorders>
            <w:shd w:val="clear" w:color="auto" w:fill="auto"/>
            <w:noWrap/>
            <w:vAlign w:val="bottom"/>
            <w:hideMark/>
          </w:tcPr>
          <w:p w14:paraId="2B28C3A9" w14:textId="77777777" w:rsidR="00E20681" w:rsidRPr="007C38C7" w:rsidRDefault="00E20681" w:rsidP="00A911D1">
            <w:pPr>
              <w:jc w:val="right"/>
              <w:rPr>
                <w:rFonts w:cs="Arial"/>
                <w:color w:val="000000"/>
                <w:szCs w:val="20"/>
                <w14:ligatures w14:val="none"/>
              </w:rPr>
            </w:pPr>
            <w:r w:rsidRPr="007C38C7">
              <w:rPr>
                <w:rFonts w:cs="Arial"/>
                <w:color w:val="000000"/>
                <w:szCs w:val="20"/>
                <w14:ligatures w14:val="none"/>
              </w:rPr>
              <w:t>7.7</w:t>
            </w:r>
          </w:p>
        </w:tc>
        <w:tc>
          <w:tcPr>
            <w:tcW w:w="1266" w:type="dxa"/>
            <w:tcBorders>
              <w:top w:val="nil"/>
              <w:left w:val="nil"/>
              <w:bottom w:val="nil"/>
              <w:right w:val="nil"/>
            </w:tcBorders>
            <w:shd w:val="clear" w:color="auto" w:fill="auto"/>
            <w:noWrap/>
            <w:vAlign w:val="bottom"/>
            <w:hideMark/>
          </w:tcPr>
          <w:p w14:paraId="55E6F10D" w14:textId="77777777" w:rsidR="00E20681" w:rsidRPr="007C38C7" w:rsidRDefault="00E20681" w:rsidP="00A911D1">
            <w:pPr>
              <w:jc w:val="right"/>
              <w:rPr>
                <w:rFonts w:cs="Arial"/>
                <w:color w:val="000000"/>
                <w:szCs w:val="20"/>
                <w14:ligatures w14:val="none"/>
              </w:rPr>
            </w:pPr>
            <w:r w:rsidRPr="007C38C7">
              <w:rPr>
                <w:rFonts w:cs="Arial"/>
                <w:color w:val="000000"/>
                <w:szCs w:val="20"/>
                <w14:ligatures w14:val="none"/>
              </w:rPr>
              <w:t>10.2</w:t>
            </w:r>
          </w:p>
        </w:tc>
      </w:tr>
    </w:tbl>
    <w:p w14:paraId="0D1D5A18" w14:textId="77777777" w:rsidR="00E20681" w:rsidRDefault="00E20681" w:rsidP="00E20681">
      <w:pPr>
        <w:spacing w:after="160" w:line="278" w:lineRule="auto"/>
      </w:pPr>
    </w:p>
    <w:p w14:paraId="6179C5EE" w14:textId="292E1A59" w:rsidR="00E20681" w:rsidRDefault="00E20681" w:rsidP="00E20681">
      <w:pPr>
        <w:spacing w:after="160" w:line="278" w:lineRule="auto"/>
      </w:pPr>
      <w:r>
        <w:t>As can be seen, assuming 25% of NT growers adopt Polybee and an average yield increase generated of 5% could potentially generate up to AUD 1.6</w:t>
      </w:r>
      <w:r w:rsidR="00C407C9">
        <w:t>m</w:t>
      </w:r>
      <w:r>
        <w:t xml:space="preserve"> in additional revenue per year for NT Growers. In a </w:t>
      </w:r>
      <w:proofErr w:type="gramStart"/>
      <w:r>
        <w:t>best case</w:t>
      </w:r>
      <w:proofErr w:type="gramEnd"/>
      <w:r>
        <w:t xml:space="preserve"> scenario, if Polybee’s technology yield forecasting technology, is proven effective at NT scale, could deliver meaningful economic impact for two of the Territory’s most important horticultural industries, particularly when leveraged to capture early-season and export premiums.</w:t>
      </w:r>
    </w:p>
    <w:p w14:paraId="5B1556D4" w14:textId="4288472B" w:rsidR="00E20681" w:rsidRDefault="00E20681" w:rsidP="00E20681">
      <w:pPr>
        <w:spacing w:after="160" w:line="278" w:lineRule="auto"/>
      </w:pPr>
      <w:r>
        <w:t xml:space="preserve">For Polybee, widespread adoption in mangoes </w:t>
      </w:r>
      <w:proofErr w:type="gramStart"/>
      <w:r>
        <w:t>opens up</w:t>
      </w:r>
      <w:proofErr w:type="gramEnd"/>
      <w:r>
        <w:t xml:space="preserve"> a new market</w:t>
      </w:r>
      <w:r w:rsidR="00F46E48">
        <w:t xml:space="preserve"> in</w:t>
      </w:r>
      <w:r>
        <w:t xml:space="preserve"> where this kind of yield forecasting technology has not been used before.</w:t>
      </w:r>
      <w:r w:rsidR="00F46E48">
        <w:t xml:space="preserve"> It also aligns to Polybee’s strategy. Mangoes is considered a high value crop, approximately AUD 20,000 per hectares in the NT where most of the local production is concentrated in the Darwin-region.</w:t>
      </w:r>
    </w:p>
    <w:p w14:paraId="59328902" w14:textId="77777777" w:rsidR="00E20681" w:rsidRDefault="00E20681" w:rsidP="00E20681">
      <w:pPr>
        <w:pStyle w:val="Heading2"/>
      </w:pPr>
      <w:r>
        <w:lastRenderedPageBreak/>
        <w:t>Benefit to Asian Markets</w:t>
      </w:r>
    </w:p>
    <w:p w14:paraId="59B6469B" w14:textId="77777777" w:rsidR="00F46E48" w:rsidRDefault="00F46E48" w:rsidP="00F46E48"/>
    <w:p w14:paraId="22AAF872" w14:textId="77777777" w:rsidR="00F46E48" w:rsidRDefault="00E20681" w:rsidP="00F46E48">
      <w:r w:rsidRPr="00F46E48">
        <w:t>Territory mangoes are exported to key Asian markets</w:t>
      </w:r>
      <w:r w:rsidR="00F46E48">
        <w:t xml:space="preserve"> (including Singaproe)</w:t>
      </w:r>
      <w:r w:rsidRPr="00F46E48">
        <w:t>. NT mangoes are attractive to export markets not only for their delicious taste but also for being counter cyclical to major northern hemisphere producers.</w:t>
      </w:r>
      <w:bookmarkEnd w:id="360"/>
    </w:p>
    <w:p w14:paraId="5A4A5965" w14:textId="77777777" w:rsidR="00F46E48" w:rsidRDefault="00F46E48" w:rsidP="00F46E48"/>
    <w:p w14:paraId="457A5BE0" w14:textId="5448823E" w:rsidR="00044191" w:rsidRDefault="00044191" w:rsidP="00F46E48">
      <w:pPr>
        <w:pStyle w:val="Heading2"/>
      </w:pPr>
      <w:r>
        <w:t>Melons</w:t>
      </w:r>
      <w:r w:rsidR="00F46E48">
        <w:t xml:space="preserve"> in the NT</w:t>
      </w:r>
    </w:p>
    <w:p w14:paraId="6DF5CC80" w14:textId="77777777" w:rsidR="00F46E48" w:rsidRDefault="00F46E48" w:rsidP="00F46E48">
      <w:pPr>
        <w:rPr>
          <w:lang w:val="en-US"/>
        </w:rPr>
      </w:pPr>
    </w:p>
    <w:p w14:paraId="2E6F7603" w14:textId="22568CB6" w:rsidR="00F46E48" w:rsidRPr="00F46E48" w:rsidRDefault="00F46E48" w:rsidP="00F46E48">
      <w:pPr>
        <w:rPr>
          <w:lang w:val="en-US"/>
        </w:rPr>
      </w:pPr>
      <w:r>
        <w:rPr>
          <w:lang w:val="en-US"/>
        </w:rPr>
        <w:t>A similar model was used to forecast the potential revenue increases for the NT melon industry, worth about AUD 69.4</w:t>
      </w:r>
      <w:r w:rsidR="00C407C9">
        <w:rPr>
          <w:lang w:val="en-US"/>
        </w:rPr>
        <w:t>m</w:t>
      </w:r>
      <w:r>
        <w:rPr>
          <w:lang w:val="en-US"/>
        </w:rPr>
        <w:t xml:space="preserve"> to the NT.</w:t>
      </w:r>
    </w:p>
    <w:p w14:paraId="5E2E294C" w14:textId="77777777" w:rsidR="007C38C7" w:rsidRPr="007C38C7" w:rsidRDefault="007C38C7" w:rsidP="007C38C7">
      <w:pPr>
        <w:rPr>
          <w:lang w:val="en-US"/>
        </w:rPr>
      </w:pPr>
    </w:p>
    <w:p w14:paraId="4FAD11D9" w14:textId="77777777" w:rsidR="00044191" w:rsidRDefault="00044191" w:rsidP="00044191">
      <w:pPr>
        <w:rPr>
          <w:lang w:val="en-US"/>
        </w:rPr>
      </w:pPr>
    </w:p>
    <w:tbl>
      <w:tblPr>
        <w:tblW w:w="8856" w:type="dxa"/>
        <w:tblLook w:val="04A0" w:firstRow="1" w:lastRow="0" w:firstColumn="1" w:lastColumn="0" w:noHBand="0" w:noVBand="1"/>
      </w:tblPr>
      <w:tblGrid>
        <w:gridCol w:w="2020"/>
        <w:gridCol w:w="906"/>
        <w:gridCol w:w="734"/>
        <w:gridCol w:w="988"/>
        <w:gridCol w:w="988"/>
        <w:gridCol w:w="988"/>
        <w:gridCol w:w="988"/>
        <w:gridCol w:w="1244"/>
      </w:tblGrid>
      <w:tr w:rsidR="007C38C7" w:rsidRPr="007C38C7" w14:paraId="1C5449C5" w14:textId="77777777" w:rsidTr="007C38C7">
        <w:trPr>
          <w:trHeight w:val="261"/>
        </w:trPr>
        <w:tc>
          <w:tcPr>
            <w:tcW w:w="2020" w:type="dxa"/>
            <w:tcBorders>
              <w:top w:val="nil"/>
              <w:left w:val="nil"/>
              <w:bottom w:val="nil"/>
              <w:right w:val="nil"/>
            </w:tcBorders>
            <w:shd w:val="clear" w:color="auto" w:fill="auto"/>
            <w:noWrap/>
            <w:vAlign w:val="bottom"/>
            <w:hideMark/>
          </w:tcPr>
          <w:p w14:paraId="6F6919B8" w14:textId="77777777" w:rsidR="007C38C7" w:rsidRPr="007C38C7" w:rsidRDefault="007C38C7" w:rsidP="007C38C7">
            <w:pPr>
              <w:rPr>
                <w:rFonts w:ascii="Times New Roman" w:hAnsi="Times New Roman"/>
                <w:sz w:val="24"/>
                <w14:ligatures w14:val="none"/>
              </w:rPr>
            </w:pPr>
          </w:p>
        </w:tc>
        <w:tc>
          <w:tcPr>
            <w:tcW w:w="906" w:type="dxa"/>
            <w:tcBorders>
              <w:top w:val="nil"/>
              <w:left w:val="nil"/>
              <w:bottom w:val="nil"/>
              <w:right w:val="nil"/>
            </w:tcBorders>
            <w:shd w:val="clear" w:color="auto" w:fill="auto"/>
            <w:noWrap/>
            <w:vAlign w:val="bottom"/>
            <w:hideMark/>
          </w:tcPr>
          <w:p w14:paraId="2E0CA161" w14:textId="77777777" w:rsidR="007C38C7" w:rsidRPr="007C38C7" w:rsidRDefault="007C38C7" w:rsidP="007C38C7">
            <w:pPr>
              <w:rPr>
                <w:rFonts w:ascii="Times New Roman" w:hAnsi="Times New Roman"/>
                <w:szCs w:val="20"/>
                <w14:ligatures w14:val="none"/>
              </w:rPr>
            </w:pPr>
          </w:p>
        </w:tc>
        <w:tc>
          <w:tcPr>
            <w:tcW w:w="5930" w:type="dxa"/>
            <w:gridSpan w:val="6"/>
            <w:tcBorders>
              <w:top w:val="nil"/>
              <w:left w:val="nil"/>
              <w:bottom w:val="nil"/>
              <w:right w:val="nil"/>
            </w:tcBorders>
            <w:shd w:val="clear" w:color="auto" w:fill="auto"/>
            <w:noWrap/>
            <w:vAlign w:val="bottom"/>
            <w:hideMark/>
          </w:tcPr>
          <w:p w14:paraId="3597D1B1" w14:textId="77777777" w:rsidR="007C38C7" w:rsidRPr="007C38C7" w:rsidRDefault="007C38C7" w:rsidP="007C38C7">
            <w:pPr>
              <w:jc w:val="center"/>
              <w:rPr>
                <w:rFonts w:cs="Arial"/>
                <w:b/>
                <w:bCs/>
                <w:color w:val="000000"/>
                <w:szCs w:val="20"/>
                <w14:ligatures w14:val="none"/>
              </w:rPr>
            </w:pPr>
            <w:r w:rsidRPr="007C38C7">
              <w:rPr>
                <w:rFonts w:cs="Arial"/>
                <w:b/>
                <w:bCs/>
                <w:color w:val="000000"/>
                <w:szCs w:val="20"/>
                <w14:ligatures w14:val="none"/>
              </w:rPr>
              <w:t>NT Adoption Rate of Polybee by NT Melon Growers</w:t>
            </w:r>
          </w:p>
        </w:tc>
      </w:tr>
      <w:tr w:rsidR="007C38C7" w:rsidRPr="007C38C7" w14:paraId="00401C9A" w14:textId="77777777" w:rsidTr="007C38C7">
        <w:trPr>
          <w:trHeight w:val="261"/>
        </w:trPr>
        <w:tc>
          <w:tcPr>
            <w:tcW w:w="2020" w:type="dxa"/>
            <w:tcBorders>
              <w:top w:val="nil"/>
              <w:left w:val="nil"/>
              <w:bottom w:val="nil"/>
              <w:right w:val="nil"/>
            </w:tcBorders>
            <w:shd w:val="clear" w:color="auto" w:fill="auto"/>
            <w:noWrap/>
            <w:vAlign w:val="bottom"/>
            <w:hideMark/>
          </w:tcPr>
          <w:p w14:paraId="689ED591" w14:textId="77777777" w:rsidR="007C38C7" w:rsidRPr="007C38C7" w:rsidRDefault="007C38C7" w:rsidP="007C38C7">
            <w:pPr>
              <w:jc w:val="center"/>
              <w:rPr>
                <w:rFonts w:cs="Arial"/>
                <w:b/>
                <w:bCs/>
                <w:color w:val="000000"/>
                <w:szCs w:val="20"/>
                <w14:ligatures w14:val="none"/>
              </w:rPr>
            </w:pPr>
          </w:p>
        </w:tc>
        <w:tc>
          <w:tcPr>
            <w:tcW w:w="906" w:type="dxa"/>
            <w:tcBorders>
              <w:top w:val="nil"/>
              <w:left w:val="nil"/>
              <w:bottom w:val="nil"/>
              <w:right w:val="nil"/>
            </w:tcBorders>
            <w:shd w:val="clear" w:color="auto" w:fill="auto"/>
            <w:noWrap/>
            <w:vAlign w:val="bottom"/>
            <w:hideMark/>
          </w:tcPr>
          <w:p w14:paraId="30741510" w14:textId="77777777" w:rsidR="007C38C7" w:rsidRPr="007C38C7" w:rsidRDefault="007C38C7" w:rsidP="007C38C7">
            <w:pPr>
              <w:rPr>
                <w:rFonts w:ascii="Times New Roman" w:hAnsi="Times New Roman"/>
                <w:szCs w:val="20"/>
                <w14:ligatures w14:val="none"/>
              </w:rPr>
            </w:pPr>
          </w:p>
        </w:tc>
        <w:tc>
          <w:tcPr>
            <w:tcW w:w="734" w:type="dxa"/>
            <w:tcBorders>
              <w:top w:val="nil"/>
              <w:left w:val="nil"/>
              <w:bottom w:val="nil"/>
              <w:right w:val="nil"/>
            </w:tcBorders>
            <w:shd w:val="clear" w:color="auto" w:fill="auto"/>
            <w:noWrap/>
            <w:vAlign w:val="bottom"/>
            <w:hideMark/>
          </w:tcPr>
          <w:p w14:paraId="7058C42D" w14:textId="77777777" w:rsidR="007C38C7" w:rsidRPr="007C38C7" w:rsidRDefault="007C38C7" w:rsidP="007C38C7">
            <w:pPr>
              <w:rPr>
                <w:rFonts w:ascii="Times New Roman" w:hAnsi="Times New Roman"/>
                <w:szCs w:val="20"/>
                <w14:ligatures w14:val="none"/>
              </w:rPr>
            </w:pPr>
          </w:p>
        </w:tc>
        <w:tc>
          <w:tcPr>
            <w:tcW w:w="988" w:type="dxa"/>
            <w:tcBorders>
              <w:top w:val="nil"/>
              <w:left w:val="nil"/>
              <w:bottom w:val="nil"/>
              <w:right w:val="nil"/>
            </w:tcBorders>
            <w:shd w:val="clear" w:color="auto" w:fill="auto"/>
            <w:noWrap/>
            <w:vAlign w:val="bottom"/>
            <w:hideMark/>
          </w:tcPr>
          <w:p w14:paraId="186AE97D" w14:textId="77777777" w:rsidR="007C38C7" w:rsidRPr="007C38C7" w:rsidRDefault="007C38C7" w:rsidP="007C38C7">
            <w:pPr>
              <w:rPr>
                <w:rFonts w:ascii="Times New Roman" w:hAnsi="Times New Roman"/>
                <w:szCs w:val="20"/>
                <w14:ligatures w14:val="none"/>
              </w:rPr>
            </w:pPr>
          </w:p>
        </w:tc>
        <w:tc>
          <w:tcPr>
            <w:tcW w:w="988" w:type="dxa"/>
            <w:tcBorders>
              <w:top w:val="nil"/>
              <w:left w:val="nil"/>
              <w:bottom w:val="nil"/>
              <w:right w:val="nil"/>
            </w:tcBorders>
            <w:shd w:val="clear" w:color="auto" w:fill="auto"/>
            <w:noWrap/>
            <w:vAlign w:val="bottom"/>
            <w:hideMark/>
          </w:tcPr>
          <w:p w14:paraId="588C0CB1" w14:textId="77777777" w:rsidR="007C38C7" w:rsidRPr="007C38C7" w:rsidRDefault="007C38C7" w:rsidP="007C38C7">
            <w:pPr>
              <w:rPr>
                <w:rFonts w:ascii="Times New Roman" w:hAnsi="Times New Roman"/>
                <w:szCs w:val="20"/>
                <w14:ligatures w14:val="none"/>
              </w:rPr>
            </w:pPr>
          </w:p>
        </w:tc>
        <w:tc>
          <w:tcPr>
            <w:tcW w:w="988" w:type="dxa"/>
            <w:tcBorders>
              <w:top w:val="nil"/>
              <w:left w:val="nil"/>
              <w:bottom w:val="nil"/>
              <w:right w:val="nil"/>
            </w:tcBorders>
            <w:shd w:val="clear" w:color="auto" w:fill="auto"/>
            <w:noWrap/>
            <w:vAlign w:val="bottom"/>
            <w:hideMark/>
          </w:tcPr>
          <w:p w14:paraId="0FCFC98E" w14:textId="77777777" w:rsidR="007C38C7" w:rsidRPr="007C38C7" w:rsidRDefault="007C38C7" w:rsidP="007C38C7">
            <w:pPr>
              <w:rPr>
                <w:rFonts w:ascii="Times New Roman" w:hAnsi="Times New Roman"/>
                <w:szCs w:val="20"/>
                <w14:ligatures w14:val="none"/>
              </w:rPr>
            </w:pPr>
          </w:p>
        </w:tc>
        <w:tc>
          <w:tcPr>
            <w:tcW w:w="988" w:type="dxa"/>
            <w:tcBorders>
              <w:top w:val="nil"/>
              <w:left w:val="nil"/>
              <w:bottom w:val="nil"/>
              <w:right w:val="nil"/>
            </w:tcBorders>
            <w:shd w:val="clear" w:color="auto" w:fill="auto"/>
            <w:noWrap/>
            <w:vAlign w:val="bottom"/>
            <w:hideMark/>
          </w:tcPr>
          <w:p w14:paraId="31740B9A" w14:textId="77777777" w:rsidR="007C38C7" w:rsidRPr="007C38C7" w:rsidRDefault="007C38C7" w:rsidP="007C38C7">
            <w:pPr>
              <w:rPr>
                <w:rFonts w:ascii="Times New Roman" w:hAnsi="Times New Roman"/>
                <w:szCs w:val="20"/>
                <w14:ligatures w14:val="none"/>
              </w:rPr>
            </w:pPr>
          </w:p>
        </w:tc>
        <w:tc>
          <w:tcPr>
            <w:tcW w:w="1242" w:type="dxa"/>
            <w:tcBorders>
              <w:top w:val="nil"/>
              <w:left w:val="nil"/>
              <w:bottom w:val="nil"/>
              <w:right w:val="nil"/>
            </w:tcBorders>
            <w:shd w:val="clear" w:color="auto" w:fill="auto"/>
            <w:noWrap/>
            <w:vAlign w:val="bottom"/>
            <w:hideMark/>
          </w:tcPr>
          <w:p w14:paraId="4BEDE391" w14:textId="77777777" w:rsidR="007C38C7" w:rsidRPr="007C38C7" w:rsidRDefault="007C38C7" w:rsidP="007C38C7">
            <w:pPr>
              <w:rPr>
                <w:rFonts w:ascii="Times New Roman" w:hAnsi="Times New Roman"/>
                <w:szCs w:val="20"/>
                <w14:ligatures w14:val="none"/>
              </w:rPr>
            </w:pPr>
          </w:p>
        </w:tc>
      </w:tr>
      <w:tr w:rsidR="007C38C7" w:rsidRPr="007C38C7" w14:paraId="1FDC456C" w14:textId="77777777" w:rsidTr="007C38C7">
        <w:trPr>
          <w:trHeight w:val="261"/>
        </w:trPr>
        <w:tc>
          <w:tcPr>
            <w:tcW w:w="2020" w:type="dxa"/>
            <w:tcBorders>
              <w:top w:val="nil"/>
              <w:left w:val="nil"/>
              <w:bottom w:val="nil"/>
              <w:right w:val="nil"/>
            </w:tcBorders>
            <w:shd w:val="clear" w:color="auto" w:fill="auto"/>
            <w:noWrap/>
            <w:vAlign w:val="bottom"/>
            <w:hideMark/>
          </w:tcPr>
          <w:p w14:paraId="3695FB24" w14:textId="77777777" w:rsidR="007C38C7" w:rsidRPr="007C38C7" w:rsidRDefault="007C38C7" w:rsidP="007C38C7">
            <w:pPr>
              <w:rPr>
                <w:rFonts w:ascii="Times New Roman" w:hAnsi="Times New Roman"/>
                <w:szCs w:val="20"/>
                <w14:ligatures w14:val="none"/>
              </w:rPr>
            </w:pPr>
          </w:p>
        </w:tc>
        <w:tc>
          <w:tcPr>
            <w:tcW w:w="906" w:type="dxa"/>
            <w:tcBorders>
              <w:top w:val="nil"/>
              <w:left w:val="nil"/>
              <w:bottom w:val="single" w:sz="4" w:space="0" w:color="auto"/>
              <w:right w:val="single" w:sz="4" w:space="0" w:color="auto"/>
            </w:tcBorders>
            <w:shd w:val="clear" w:color="auto" w:fill="auto"/>
            <w:noWrap/>
            <w:vAlign w:val="bottom"/>
            <w:hideMark/>
          </w:tcPr>
          <w:p w14:paraId="32D05A97" w14:textId="77777777" w:rsidR="007C38C7" w:rsidRPr="007C38C7" w:rsidRDefault="007C38C7" w:rsidP="007C38C7">
            <w:pPr>
              <w:jc w:val="right"/>
              <w:rPr>
                <w:rFonts w:cs="Arial"/>
                <w:color w:val="FFFFFF"/>
                <w:szCs w:val="20"/>
                <w14:ligatures w14:val="none"/>
              </w:rPr>
            </w:pPr>
            <w:r w:rsidRPr="007C38C7">
              <w:rPr>
                <w:rFonts w:cs="Arial"/>
                <w:color w:val="FFFFFF"/>
                <w:szCs w:val="20"/>
                <w14:ligatures w14:val="none"/>
              </w:rPr>
              <w:t>0.07</w:t>
            </w:r>
          </w:p>
        </w:tc>
        <w:tc>
          <w:tcPr>
            <w:tcW w:w="734" w:type="dxa"/>
            <w:tcBorders>
              <w:top w:val="nil"/>
              <w:left w:val="nil"/>
              <w:bottom w:val="single" w:sz="4" w:space="0" w:color="auto"/>
              <w:right w:val="nil"/>
            </w:tcBorders>
            <w:shd w:val="clear" w:color="auto" w:fill="auto"/>
            <w:noWrap/>
            <w:vAlign w:val="bottom"/>
            <w:hideMark/>
          </w:tcPr>
          <w:p w14:paraId="7E3011CB" w14:textId="77777777" w:rsidR="007C38C7" w:rsidRPr="007C38C7" w:rsidRDefault="007C38C7" w:rsidP="007C38C7">
            <w:pPr>
              <w:jc w:val="right"/>
              <w:rPr>
                <w:rFonts w:cs="Arial"/>
                <w:color w:val="000000"/>
                <w:szCs w:val="20"/>
                <w14:ligatures w14:val="none"/>
              </w:rPr>
            </w:pPr>
            <w:r w:rsidRPr="007C38C7">
              <w:rPr>
                <w:rFonts w:cs="Arial"/>
                <w:color w:val="000000"/>
                <w:szCs w:val="20"/>
                <w14:ligatures w14:val="none"/>
              </w:rPr>
              <w:t>5%</w:t>
            </w:r>
          </w:p>
        </w:tc>
        <w:tc>
          <w:tcPr>
            <w:tcW w:w="988" w:type="dxa"/>
            <w:tcBorders>
              <w:top w:val="nil"/>
              <w:left w:val="nil"/>
              <w:bottom w:val="single" w:sz="4" w:space="0" w:color="auto"/>
              <w:right w:val="nil"/>
            </w:tcBorders>
            <w:shd w:val="clear" w:color="auto" w:fill="auto"/>
            <w:noWrap/>
            <w:vAlign w:val="bottom"/>
            <w:hideMark/>
          </w:tcPr>
          <w:p w14:paraId="152788C4" w14:textId="77777777" w:rsidR="007C38C7" w:rsidRPr="007C38C7" w:rsidRDefault="007C38C7" w:rsidP="007C38C7">
            <w:pPr>
              <w:jc w:val="right"/>
              <w:rPr>
                <w:rFonts w:cs="Arial"/>
                <w:color w:val="000000"/>
                <w:szCs w:val="20"/>
                <w14:ligatures w14:val="none"/>
              </w:rPr>
            </w:pPr>
            <w:r w:rsidRPr="007C38C7">
              <w:rPr>
                <w:rFonts w:cs="Arial"/>
                <w:color w:val="000000"/>
                <w:szCs w:val="20"/>
                <w14:ligatures w14:val="none"/>
              </w:rPr>
              <w:t>10%</w:t>
            </w:r>
          </w:p>
        </w:tc>
        <w:tc>
          <w:tcPr>
            <w:tcW w:w="988" w:type="dxa"/>
            <w:tcBorders>
              <w:top w:val="nil"/>
              <w:left w:val="nil"/>
              <w:bottom w:val="single" w:sz="4" w:space="0" w:color="auto"/>
              <w:right w:val="nil"/>
            </w:tcBorders>
            <w:shd w:val="clear" w:color="auto" w:fill="auto"/>
            <w:noWrap/>
            <w:vAlign w:val="bottom"/>
            <w:hideMark/>
          </w:tcPr>
          <w:p w14:paraId="28B68FF6" w14:textId="77777777" w:rsidR="007C38C7" w:rsidRPr="007C38C7" w:rsidRDefault="007C38C7" w:rsidP="007C38C7">
            <w:pPr>
              <w:jc w:val="right"/>
              <w:rPr>
                <w:rFonts w:cs="Arial"/>
                <w:color w:val="000000"/>
                <w:szCs w:val="20"/>
                <w14:ligatures w14:val="none"/>
              </w:rPr>
            </w:pPr>
            <w:r w:rsidRPr="007C38C7">
              <w:rPr>
                <w:rFonts w:cs="Arial"/>
                <w:color w:val="000000"/>
                <w:szCs w:val="20"/>
                <w14:ligatures w14:val="none"/>
              </w:rPr>
              <w:t>25%</w:t>
            </w:r>
          </w:p>
        </w:tc>
        <w:tc>
          <w:tcPr>
            <w:tcW w:w="988" w:type="dxa"/>
            <w:tcBorders>
              <w:top w:val="nil"/>
              <w:left w:val="nil"/>
              <w:bottom w:val="single" w:sz="4" w:space="0" w:color="auto"/>
              <w:right w:val="nil"/>
            </w:tcBorders>
            <w:shd w:val="clear" w:color="auto" w:fill="auto"/>
            <w:noWrap/>
            <w:vAlign w:val="bottom"/>
            <w:hideMark/>
          </w:tcPr>
          <w:p w14:paraId="7EBD9227" w14:textId="77777777" w:rsidR="007C38C7" w:rsidRPr="007C38C7" w:rsidRDefault="007C38C7" w:rsidP="007C38C7">
            <w:pPr>
              <w:jc w:val="right"/>
              <w:rPr>
                <w:rFonts w:cs="Arial"/>
                <w:color w:val="000000"/>
                <w:szCs w:val="20"/>
                <w14:ligatures w14:val="none"/>
              </w:rPr>
            </w:pPr>
            <w:r w:rsidRPr="007C38C7">
              <w:rPr>
                <w:rFonts w:cs="Arial"/>
                <w:color w:val="000000"/>
                <w:szCs w:val="20"/>
                <w14:ligatures w14:val="none"/>
              </w:rPr>
              <w:t>50%</w:t>
            </w:r>
          </w:p>
        </w:tc>
        <w:tc>
          <w:tcPr>
            <w:tcW w:w="988" w:type="dxa"/>
            <w:tcBorders>
              <w:top w:val="nil"/>
              <w:left w:val="nil"/>
              <w:bottom w:val="single" w:sz="4" w:space="0" w:color="auto"/>
              <w:right w:val="nil"/>
            </w:tcBorders>
            <w:shd w:val="clear" w:color="auto" w:fill="auto"/>
            <w:noWrap/>
            <w:vAlign w:val="bottom"/>
            <w:hideMark/>
          </w:tcPr>
          <w:p w14:paraId="499CCE70" w14:textId="77777777" w:rsidR="007C38C7" w:rsidRPr="007C38C7" w:rsidRDefault="007C38C7" w:rsidP="007C38C7">
            <w:pPr>
              <w:jc w:val="right"/>
              <w:rPr>
                <w:rFonts w:cs="Arial"/>
                <w:color w:val="000000"/>
                <w:szCs w:val="20"/>
                <w14:ligatures w14:val="none"/>
              </w:rPr>
            </w:pPr>
            <w:r w:rsidRPr="007C38C7">
              <w:rPr>
                <w:rFonts w:cs="Arial"/>
                <w:color w:val="000000"/>
                <w:szCs w:val="20"/>
                <w14:ligatures w14:val="none"/>
              </w:rPr>
              <w:t>75%</w:t>
            </w:r>
          </w:p>
        </w:tc>
        <w:tc>
          <w:tcPr>
            <w:tcW w:w="1242" w:type="dxa"/>
            <w:tcBorders>
              <w:top w:val="nil"/>
              <w:left w:val="nil"/>
              <w:bottom w:val="single" w:sz="4" w:space="0" w:color="auto"/>
              <w:right w:val="nil"/>
            </w:tcBorders>
            <w:shd w:val="clear" w:color="auto" w:fill="auto"/>
            <w:noWrap/>
            <w:vAlign w:val="bottom"/>
            <w:hideMark/>
          </w:tcPr>
          <w:p w14:paraId="1FA88AA9" w14:textId="77777777" w:rsidR="007C38C7" w:rsidRPr="007C38C7" w:rsidRDefault="007C38C7" w:rsidP="007C38C7">
            <w:pPr>
              <w:jc w:val="right"/>
              <w:rPr>
                <w:rFonts w:cs="Arial"/>
                <w:color w:val="000000"/>
                <w:szCs w:val="20"/>
                <w14:ligatures w14:val="none"/>
              </w:rPr>
            </w:pPr>
            <w:r w:rsidRPr="007C38C7">
              <w:rPr>
                <w:rFonts w:cs="Arial"/>
                <w:color w:val="000000"/>
                <w:szCs w:val="20"/>
                <w14:ligatures w14:val="none"/>
              </w:rPr>
              <w:t>100%</w:t>
            </w:r>
          </w:p>
        </w:tc>
      </w:tr>
      <w:tr w:rsidR="007C38C7" w:rsidRPr="007C38C7" w14:paraId="14BBE418" w14:textId="77777777" w:rsidTr="007C38C7">
        <w:trPr>
          <w:trHeight w:val="261"/>
        </w:trPr>
        <w:tc>
          <w:tcPr>
            <w:tcW w:w="2020" w:type="dxa"/>
            <w:tcBorders>
              <w:top w:val="nil"/>
              <w:left w:val="nil"/>
              <w:bottom w:val="nil"/>
              <w:right w:val="nil"/>
            </w:tcBorders>
            <w:shd w:val="clear" w:color="auto" w:fill="auto"/>
            <w:noWrap/>
            <w:vAlign w:val="bottom"/>
            <w:hideMark/>
          </w:tcPr>
          <w:p w14:paraId="605FF369" w14:textId="77777777" w:rsidR="007C38C7" w:rsidRPr="007C38C7" w:rsidRDefault="007C38C7" w:rsidP="007C38C7">
            <w:pPr>
              <w:jc w:val="right"/>
              <w:rPr>
                <w:rFonts w:cs="Arial"/>
                <w:color w:val="000000"/>
                <w:szCs w:val="20"/>
                <w14:ligatures w14:val="none"/>
              </w:rPr>
            </w:pPr>
          </w:p>
        </w:tc>
        <w:tc>
          <w:tcPr>
            <w:tcW w:w="906" w:type="dxa"/>
            <w:tcBorders>
              <w:top w:val="nil"/>
              <w:left w:val="nil"/>
              <w:bottom w:val="nil"/>
              <w:right w:val="single" w:sz="4" w:space="0" w:color="auto"/>
            </w:tcBorders>
            <w:shd w:val="clear" w:color="auto" w:fill="auto"/>
            <w:noWrap/>
            <w:vAlign w:val="bottom"/>
            <w:hideMark/>
          </w:tcPr>
          <w:p w14:paraId="5C09DF4E" w14:textId="77777777" w:rsidR="007C38C7" w:rsidRPr="007C38C7" w:rsidRDefault="007C38C7" w:rsidP="007C38C7">
            <w:pPr>
              <w:jc w:val="right"/>
              <w:rPr>
                <w:rFonts w:cs="Arial"/>
                <w:color w:val="000000"/>
                <w:szCs w:val="20"/>
                <w14:ligatures w14:val="none"/>
              </w:rPr>
            </w:pPr>
            <w:r w:rsidRPr="007C38C7">
              <w:rPr>
                <w:rFonts w:cs="Arial"/>
                <w:color w:val="000000"/>
                <w:szCs w:val="20"/>
                <w14:ligatures w14:val="none"/>
              </w:rPr>
              <w:t>1%</w:t>
            </w:r>
          </w:p>
        </w:tc>
        <w:tc>
          <w:tcPr>
            <w:tcW w:w="734" w:type="dxa"/>
            <w:tcBorders>
              <w:top w:val="nil"/>
              <w:left w:val="nil"/>
              <w:bottom w:val="nil"/>
              <w:right w:val="nil"/>
            </w:tcBorders>
            <w:shd w:val="clear" w:color="auto" w:fill="auto"/>
            <w:noWrap/>
            <w:vAlign w:val="bottom"/>
            <w:hideMark/>
          </w:tcPr>
          <w:p w14:paraId="01C89D37" w14:textId="77777777" w:rsidR="007C38C7" w:rsidRPr="007C38C7" w:rsidRDefault="007C38C7" w:rsidP="007C38C7">
            <w:pPr>
              <w:jc w:val="right"/>
              <w:rPr>
                <w:rFonts w:cs="Arial"/>
                <w:color w:val="000000"/>
                <w:szCs w:val="20"/>
                <w14:ligatures w14:val="none"/>
              </w:rPr>
            </w:pPr>
            <w:r w:rsidRPr="007C38C7">
              <w:rPr>
                <w:rFonts w:cs="Arial"/>
                <w:color w:val="000000"/>
                <w:szCs w:val="20"/>
                <w14:ligatures w14:val="none"/>
              </w:rPr>
              <w:t>0.0</w:t>
            </w:r>
          </w:p>
        </w:tc>
        <w:tc>
          <w:tcPr>
            <w:tcW w:w="988" w:type="dxa"/>
            <w:tcBorders>
              <w:top w:val="nil"/>
              <w:left w:val="nil"/>
              <w:bottom w:val="nil"/>
              <w:right w:val="nil"/>
            </w:tcBorders>
            <w:shd w:val="clear" w:color="auto" w:fill="auto"/>
            <w:noWrap/>
            <w:vAlign w:val="bottom"/>
            <w:hideMark/>
          </w:tcPr>
          <w:p w14:paraId="0843ED59" w14:textId="77777777" w:rsidR="007C38C7" w:rsidRPr="007C38C7" w:rsidRDefault="007C38C7" w:rsidP="007C38C7">
            <w:pPr>
              <w:jc w:val="right"/>
              <w:rPr>
                <w:rFonts w:cs="Arial"/>
                <w:color w:val="000000"/>
                <w:szCs w:val="20"/>
                <w14:ligatures w14:val="none"/>
              </w:rPr>
            </w:pPr>
            <w:r w:rsidRPr="007C38C7">
              <w:rPr>
                <w:rFonts w:cs="Arial"/>
                <w:color w:val="000000"/>
                <w:szCs w:val="20"/>
                <w14:ligatures w14:val="none"/>
              </w:rPr>
              <w:t>0.1</w:t>
            </w:r>
          </w:p>
        </w:tc>
        <w:tc>
          <w:tcPr>
            <w:tcW w:w="988" w:type="dxa"/>
            <w:tcBorders>
              <w:top w:val="nil"/>
              <w:left w:val="nil"/>
              <w:bottom w:val="nil"/>
              <w:right w:val="nil"/>
            </w:tcBorders>
            <w:shd w:val="clear" w:color="auto" w:fill="auto"/>
            <w:noWrap/>
            <w:vAlign w:val="bottom"/>
            <w:hideMark/>
          </w:tcPr>
          <w:p w14:paraId="30F522D0" w14:textId="77777777" w:rsidR="007C38C7" w:rsidRPr="007C38C7" w:rsidRDefault="007C38C7" w:rsidP="007C38C7">
            <w:pPr>
              <w:jc w:val="right"/>
              <w:rPr>
                <w:rFonts w:cs="Arial"/>
                <w:color w:val="000000"/>
                <w:szCs w:val="20"/>
                <w14:ligatures w14:val="none"/>
              </w:rPr>
            </w:pPr>
            <w:r w:rsidRPr="007C38C7">
              <w:rPr>
                <w:rFonts w:cs="Arial"/>
                <w:color w:val="000000"/>
                <w:szCs w:val="20"/>
                <w14:ligatures w14:val="none"/>
              </w:rPr>
              <w:t>0.2</w:t>
            </w:r>
          </w:p>
        </w:tc>
        <w:tc>
          <w:tcPr>
            <w:tcW w:w="988" w:type="dxa"/>
            <w:tcBorders>
              <w:top w:val="nil"/>
              <w:left w:val="nil"/>
              <w:bottom w:val="nil"/>
              <w:right w:val="nil"/>
            </w:tcBorders>
            <w:shd w:val="clear" w:color="auto" w:fill="auto"/>
            <w:noWrap/>
            <w:vAlign w:val="bottom"/>
            <w:hideMark/>
          </w:tcPr>
          <w:p w14:paraId="474547DD" w14:textId="77777777" w:rsidR="007C38C7" w:rsidRPr="007C38C7" w:rsidRDefault="007C38C7" w:rsidP="007C38C7">
            <w:pPr>
              <w:jc w:val="right"/>
              <w:rPr>
                <w:rFonts w:cs="Arial"/>
                <w:color w:val="000000"/>
                <w:szCs w:val="20"/>
                <w14:ligatures w14:val="none"/>
              </w:rPr>
            </w:pPr>
            <w:r w:rsidRPr="007C38C7">
              <w:rPr>
                <w:rFonts w:cs="Arial"/>
                <w:color w:val="000000"/>
                <w:szCs w:val="20"/>
                <w14:ligatures w14:val="none"/>
              </w:rPr>
              <w:t>0.3</w:t>
            </w:r>
          </w:p>
        </w:tc>
        <w:tc>
          <w:tcPr>
            <w:tcW w:w="988" w:type="dxa"/>
            <w:tcBorders>
              <w:top w:val="nil"/>
              <w:left w:val="nil"/>
              <w:bottom w:val="nil"/>
              <w:right w:val="nil"/>
            </w:tcBorders>
            <w:shd w:val="clear" w:color="auto" w:fill="auto"/>
            <w:noWrap/>
            <w:vAlign w:val="bottom"/>
            <w:hideMark/>
          </w:tcPr>
          <w:p w14:paraId="47E2D0B9" w14:textId="77777777" w:rsidR="007C38C7" w:rsidRPr="007C38C7" w:rsidRDefault="007C38C7" w:rsidP="007C38C7">
            <w:pPr>
              <w:jc w:val="right"/>
              <w:rPr>
                <w:rFonts w:cs="Arial"/>
                <w:color w:val="000000"/>
                <w:szCs w:val="20"/>
                <w14:ligatures w14:val="none"/>
              </w:rPr>
            </w:pPr>
            <w:r w:rsidRPr="007C38C7">
              <w:rPr>
                <w:rFonts w:cs="Arial"/>
                <w:color w:val="000000"/>
                <w:szCs w:val="20"/>
                <w14:ligatures w14:val="none"/>
              </w:rPr>
              <w:t>0.5</w:t>
            </w:r>
          </w:p>
        </w:tc>
        <w:tc>
          <w:tcPr>
            <w:tcW w:w="1242" w:type="dxa"/>
            <w:tcBorders>
              <w:top w:val="nil"/>
              <w:left w:val="nil"/>
              <w:bottom w:val="nil"/>
              <w:right w:val="nil"/>
            </w:tcBorders>
            <w:shd w:val="clear" w:color="auto" w:fill="auto"/>
            <w:noWrap/>
            <w:vAlign w:val="bottom"/>
            <w:hideMark/>
          </w:tcPr>
          <w:p w14:paraId="636E2CDC" w14:textId="77777777" w:rsidR="007C38C7" w:rsidRPr="007C38C7" w:rsidRDefault="007C38C7" w:rsidP="007C38C7">
            <w:pPr>
              <w:jc w:val="right"/>
              <w:rPr>
                <w:rFonts w:cs="Arial"/>
                <w:color w:val="000000"/>
                <w:szCs w:val="20"/>
                <w14:ligatures w14:val="none"/>
              </w:rPr>
            </w:pPr>
            <w:r w:rsidRPr="007C38C7">
              <w:rPr>
                <w:rFonts w:cs="Arial"/>
                <w:color w:val="000000"/>
                <w:szCs w:val="20"/>
                <w14:ligatures w14:val="none"/>
              </w:rPr>
              <w:t>0.7</w:t>
            </w:r>
          </w:p>
        </w:tc>
      </w:tr>
      <w:tr w:rsidR="007C38C7" w:rsidRPr="007C38C7" w14:paraId="33472061" w14:textId="77777777" w:rsidTr="007C38C7">
        <w:trPr>
          <w:trHeight w:val="261"/>
        </w:trPr>
        <w:tc>
          <w:tcPr>
            <w:tcW w:w="2020" w:type="dxa"/>
            <w:tcBorders>
              <w:top w:val="nil"/>
              <w:left w:val="nil"/>
              <w:bottom w:val="nil"/>
              <w:right w:val="nil"/>
            </w:tcBorders>
            <w:shd w:val="clear" w:color="auto" w:fill="auto"/>
            <w:noWrap/>
            <w:vAlign w:val="bottom"/>
            <w:hideMark/>
          </w:tcPr>
          <w:p w14:paraId="072A1CFA" w14:textId="77777777" w:rsidR="007C38C7" w:rsidRPr="007C38C7" w:rsidRDefault="007C38C7" w:rsidP="007C38C7">
            <w:pPr>
              <w:jc w:val="right"/>
              <w:rPr>
                <w:rFonts w:cs="Arial"/>
                <w:color w:val="000000"/>
                <w:szCs w:val="20"/>
                <w14:ligatures w14:val="none"/>
              </w:rPr>
            </w:pPr>
          </w:p>
        </w:tc>
        <w:tc>
          <w:tcPr>
            <w:tcW w:w="906" w:type="dxa"/>
            <w:tcBorders>
              <w:top w:val="nil"/>
              <w:left w:val="nil"/>
              <w:bottom w:val="nil"/>
              <w:right w:val="single" w:sz="4" w:space="0" w:color="auto"/>
            </w:tcBorders>
            <w:shd w:val="clear" w:color="auto" w:fill="auto"/>
            <w:noWrap/>
            <w:vAlign w:val="bottom"/>
            <w:hideMark/>
          </w:tcPr>
          <w:p w14:paraId="75A65565" w14:textId="77777777" w:rsidR="007C38C7" w:rsidRPr="007C38C7" w:rsidRDefault="007C38C7" w:rsidP="007C38C7">
            <w:pPr>
              <w:jc w:val="right"/>
              <w:rPr>
                <w:rFonts w:cs="Arial"/>
                <w:color w:val="000000"/>
                <w:szCs w:val="20"/>
                <w14:ligatures w14:val="none"/>
              </w:rPr>
            </w:pPr>
            <w:r w:rsidRPr="007C38C7">
              <w:rPr>
                <w:rFonts w:cs="Arial"/>
                <w:color w:val="000000"/>
                <w:szCs w:val="20"/>
                <w14:ligatures w14:val="none"/>
              </w:rPr>
              <w:t>2%</w:t>
            </w:r>
          </w:p>
        </w:tc>
        <w:tc>
          <w:tcPr>
            <w:tcW w:w="734" w:type="dxa"/>
            <w:tcBorders>
              <w:top w:val="nil"/>
              <w:left w:val="nil"/>
              <w:bottom w:val="nil"/>
              <w:right w:val="nil"/>
            </w:tcBorders>
            <w:shd w:val="clear" w:color="auto" w:fill="auto"/>
            <w:noWrap/>
            <w:vAlign w:val="bottom"/>
            <w:hideMark/>
          </w:tcPr>
          <w:p w14:paraId="0926F4D6" w14:textId="77777777" w:rsidR="007C38C7" w:rsidRPr="007C38C7" w:rsidRDefault="007C38C7" w:rsidP="007C38C7">
            <w:pPr>
              <w:jc w:val="right"/>
              <w:rPr>
                <w:rFonts w:cs="Arial"/>
                <w:color w:val="000000"/>
                <w:szCs w:val="20"/>
                <w14:ligatures w14:val="none"/>
              </w:rPr>
            </w:pPr>
            <w:r w:rsidRPr="007C38C7">
              <w:rPr>
                <w:rFonts w:cs="Arial"/>
                <w:color w:val="000000"/>
                <w:szCs w:val="20"/>
                <w14:ligatures w14:val="none"/>
              </w:rPr>
              <w:t>0.1</w:t>
            </w:r>
          </w:p>
        </w:tc>
        <w:tc>
          <w:tcPr>
            <w:tcW w:w="988" w:type="dxa"/>
            <w:tcBorders>
              <w:top w:val="nil"/>
              <w:left w:val="nil"/>
              <w:bottom w:val="nil"/>
              <w:right w:val="nil"/>
            </w:tcBorders>
            <w:shd w:val="clear" w:color="auto" w:fill="auto"/>
            <w:noWrap/>
            <w:vAlign w:val="bottom"/>
            <w:hideMark/>
          </w:tcPr>
          <w:p w14:paraId="368B7402" w14:textId="77777777" w:rsidR="007C38C7" w:rsidRPr="007C38C7" w:rsidRDefault="007C38C7" w:rsidP="007C38C7">
            <w:pPr>
              <w:jc w:val="right"/>
              <w:rPr>
                <w:rFonts w:cs="Arial"/>
                <w:color w:val="000000"/>
                <w:szCs w:val="20"/>
                <w14:ligatures w14:val="none"/>
              </w:rPr>
            </w:pPr>
            <w:r w:rsidRPr="007C38C7">
              <w:rPr>
                <w:rFonts w:cs="Arial"/>
                <w:color w:val="000000"/>
                <w:szCs w:val="20"/>
                <w14:ligatures w14:val="none"/>
              </w:rPr>
              <w:t>0.1</w:t>
            </w:r>
          </w:p>
        </w:tc>
        <w:tc>
          <w:tcPr>
            <w:tcW w:w="988" w:type="dxa"/>
            <w:tcBorders>
              <w:top w:val="nil"/>
              <w:left w:val="nil"/>
              <w:bottom w:val="nil"/>
              <w:right w:val="nil"/>
            </w:tcBorders>
            <w:shd w:val="clear" w:color="auto" w:fill="auto"/>
            <w:noWrap/>
            <w:vAlign w:val="bottom"/>
            <w:hideMark/>
          </w:tcPr>
          <w:p w14:paraId="1EEE4865" w14:textId="77777777" w:rsidR="007C38C7" w:rsidRPr="007C38C7" w:rsidRDefault="007C38C7" w:rsidP="007C38C7">
            <w:pPr>
              <w:jc w:val="right"/>
              <w:rPr>
                <w:rFonts w:cs="Arial"/>
                <w:color w:val="000000"/>
                <w:szCs w:val="20"/>
                <w14:ligatures w14:val="none"/>
              </w:rPr>
            </w:pPr>
            <w:r w:rsidRPr="007C38C7">
              <w:rPr>
                <w:rFonts w:cs="Arial"/>
                <w:color w:val="000000"/>
                <w:szCs w:val="20"/>
                <w14:ligatures w14:val="none"/>
              </w:rPr>
              <w:t>0.3</w:t>
            </w:r>
          </w:p>
        </w:tc>
        <w:tc>
          <w:tcPr>
            <w:tcW w:w="988" w:type="dxa"/>
            <w:tcBorders>
              <w:top w:val="nil"/>
              <w:left w:val="nil"/>
              <w:bottom w:val="nil"/>
              <w:right w:val="nil"/>
            </w:tcBorders>
            <w:shd w:val="clear" w:color="auto" w:fill="auto"/>
            <w:noWrap/>
            <w:vAlign w:val="bottom"/>
            <w:hideMark/>
          </w:tcPr>
          <w:p w14:paraId="365C1219" w14:textId="77777777" w:rsidR="007C38C7" w:rsidRPr="007C38C7" w:rsidRDefault="007C38C7" w:rsidP="007C38C7">
            <w:pPr>
              <w:jc w:val="right"/>
              <w:rPr>
                <w:rFonts w:cs="Arial"/>
                <w:color w:val="000000"/>
                <w:szCs w:val="20"/>
                <w14:ligatures w14:val="none"/>
              </w:rPr>
            </w:pPr>
            <w:r w:rsidRPr="007C38C7">
              <w:rPr>
                <w:rFonts w:cs="Arial"/>
                <w:color w:val="000000"/>
                <w:szCs w:val="20"/>
                <w14:ligatures w14:val="none"/>
              </w:rPr>
              <w:t>0.7</w:t>
            </w:r>
          </w:p>
        </w:tc>
        <w:tc>
          <w:tcPr>
            <w:tcW w:w="988" w:type="dxa"/>
            <w:tcBorders>
              <w:top w:val="nil"/>
              <w:left w:val="nil"/>
              <w:bottom w:val="nil"/>
              <w:right w:val="nil"/>
            </w:tcBorders>
            <w:shd w:val="clear" w:color="auto" w:fill="auto"/>
            <w:noWrap/>
            <w:vAlign w:val="bottom"/>
            <w:hideMark/>
          </w:tcPr>
          <w:p w14:paraId="052F26E5" w14:textId="77777777" w:rsidR="007C38C7" w:rsidRPr="007C38C7" w:rsidRDefault="007C38C7" w:rsidP="007C38C7">
            <w:pPr>
              <w:jc w:val="right"/>
              <w:rPr>
                <w:rFonts w:cs="Arial"/>
                <w:color w:val="000000"/>
                <w:szCs w:val="20"/>
                <w14:ligatures w14:val="none"/>
              </w:rPr>
            </w:pPr>
            <w:r w:rsidRPr="007C38C7">
              <w:rPr>
                <w:rFonts w:cs="Arial"/>
                <w:color w:val="000000"/>
                <w:szCs w:val="20"/>
                <w14:ligatures w14:val="none"/>
              </w:rPr>
              <w:t>1.0</w:t>
            </w:r>
          </w:p>
        </w:tc>
        <w:tc>
          <w:tcPr>
            <w:tcW w:w="1242" w:type="dxa"/>
            <w:tcBorders>
              <w:top w:val="nil"/>
              <w:left w:val="nil"/>
              <w:bottom w:val="nil"/>
              <w:right w:val="nil"/>
            </w:tcBorders>
            <w:shd w:val="clear" w:color="auto" w:fill="auto"/>
            <w:noWrap/>
            <w:vAlign w:val="bottom"/>
            <w:hideMark/>
          </w:tcPr>
          <w:p w14:paraId="7CF3E28C" w14:textId="77777777" w:rsidR="007C38C7" w:rsidRPr="007C38C7" w:rsidRDefault="007C38C7" w:rsidP="007C38C7">
            <w:pPr>
              <w:jc w:val="right"/>
              <w:rPr>
                <w:rFonts w:cs="Arial"/>
                <w:color w:val="000000"/>
                <w:szCs w:val="20"/>
                <w14:ligatures w14:val="none"/>
              </w:rPr>
            </w:pPr>
            <w:r w:rsidRPr="007C38C7">
              <w:rPr>
                <w:rFonts w:cs="Arial"/>
                <w:color w:val="000000"/>
                <w:szCs w:val="20"/>
                <w14:ligatures w14:val="none"/>
              </w:rPr>
              <w:t>1.4</w:t>
            </w:r>
          </w:p>
        </w:tc>
      </w:tr>
      <w:tr w:rsidR="007C38C7" w:rsidRPr="007C38C7" w14:paraId="076484E0" w14:textId="77777777" w:rsidTr="007C38C7">
        <w:trPr>
          <w:trHeight w:val="261"/>
        </w:trPr>
        <w:tc>
          <w:tcPr>
            <w:tcW w:w="2020" w:type="dxa"/>
            <w:tcBorders>
              <w:top w:val="nil"/>
              <w:left w:val="nil"/>
              <w:bottom w:val="nil"/>
              <w:right w:val="nil"/>
            </w:tcBorders>
            <w:shd w:val="clear" w:color="auto" w:fill="auto"/>
            <w:noWrap/>
            <w:vAlign w:val="bottom"/>
            <w:hideMark/>
          </w:tcPr>
          <w:p w14:paraId="4AB1E51B" w14:textId="77777777" w:rsidR="007C38C7" w:rsidRPr="007C38C7" w:rsidRDefault="007C38C7" w:rsidP="007C38C7">
            <w:pPr>
              <w:rPr>
                <w:rFonts w:cs="Arial"/>
                <w:b/>
                <w:bCs/>
                <w:color w:val="000000"/>
                <w:szCs w:val="20"/>
                <w14:ligatures w14:val="none"/>
              </w:rPr>
            </w:pPr>
            <w:r w:rsidRPr="007C38C7">
              <w:rPr>
                <w:rFonts w:cs="Arial"/>
                <w:b/>
                <w:bCs/>
                <w:color w:val="000000"/>
                <w:szCs w:val="20"/>
                <w14:ligatures w14:val="none"/>
              </w:rPr>
              <w:t xml:space="preserve">Yield </w:t>
            </w:r>
          </w:p>
        </w:tc>
        <w:tc>
          <w:tcPr>
            <w:tcW w:w="906" w:type="dxa"/>
            <w:tcBorders>
              <w:top w:val="nil"/>
              <w:left w:val="nil"/>
              <w:bottom w:val="nil"/>
              <w:right w:val="single" w:sz="4" w:space="0" w:color="auto"/>
            </w:tcBorders>
            <w:shd w:val="clear" w:color="auto" w:fill="auto"/>
            <w:noWrap/>
            <w:vAlign w:val="bottom"/>
            <w:hideMark/>
          </w:tcPr>
          <w:p w14:paraId="25AF1BAB" w14:textId="77777777" w:rsidR="007C38C7" w:rsidRPr="007C38C7" w:rsidRDefault="007C38C7" w:rsidP="007C38C7">
            <w:pPr>
              <w:jc w:val="right"/>
              <w:rPr>
                <w:rFonts w:cs="Arial"/>
                <w:color w:val="000000"/>
                <w:szCs w:val="20"/>
                <w14:ligatures w14:val="none"/>
              </w:rPr>
            </w:pPr>
            <w:r w:rsidRPr="007C38C7">
              <w:rPr>
                <w:rFonts w:cs="Arial"/>
                <w:color w:val="000000"/>
                <w:szCs w:val="20"/>
                <w14:ligatures w14:val="none"/>
              </w:rPr>
              <w:t>3%</w:t>
            </w:r>
          </w:p>
        </w:tc>
        <w:tc>
          <w:tcPr>
            <w:tcW w:w="734" w:type="dxa"/>
            <w:tcBorders>
              <w:top w:val="nil"/>
              <w:left w:val="nil"/>
              <w:bottom w:val="nil"/>
              <w:right w:val="nil"/>
            </w:tcBorders>
            <w:shd w:val="clear" w:color="auto" w:fill="auto"/>
            <w:noWrap/>
            <w:vAlign w:val="bottom"/>
            <w:hideMark/>
          </w:tcPr>
          <w:p w14:paraId="49C54750" w14:textId="77777777" w:rsidR="007C38C7" w:rsidRPr="007C38C7" w:rsidRDefault="007C38C7" w:rsidP="007C38C7">
            <w:pPr>
              <w:jc w:val="right"/>
              <w:rPr>
                <w:rFonts w:cs="Arial"/>
                <w:color w:val="000000"/>
                <w:szCs w:val="20"/>
                <w14:ligatures w14:val="none"/>
              </w:rPr>
            </w:pPr>
            <w:r w:rsidRPr="007C38C7">
              <w:rPr>
                <w:rFonts w:cs="Arial"/>
                <w:color w:val="000000"/>
                <w:szCs w:val="20"/>
                <w14:ligatures w14:val="none"/>
              </w:rPr>
              <w:t>0.1</w:t>
            </w:r>
          </w:p>
        </w:tc>
        <w:tc>
          <w:tcPr>
            <w:tcW w:w="988" w:type="dxa"/>
            <w:tcBorders>
              <w:top w:val="nil"/>
              <w:left w:val="nil"/>
              <w:bottom w:val="nil"/>
              <w:right w:val="nil"/>
            </w:tcBorders>
            <w:shd w:val="clear" w:color="auto" w:fill="auto"/>
            <w:noWrap/>
            <w:vAlign w:val="bottom"/>
            <w:hideMark/>
          </w:tcPr>
          <w:p w14:paraId="304D99E3" w14:textId="77777777" w:rsidR="007C38C7" w:rsidRPr="007C38C7" w:rsidRDefault="007C38C7" w:rsidP="007C38C7">
            <w:pPr>
              <w:jc w:val="right"/>
              <w:rPr>
                <w:rFonts w:cs="Arial"/>
                <w:color w:val="000000"/>
                <w:szCs w:val="20"/>
                <w14:ligatures w14:val="none"/>
              </w:rPr>
            </w:pPr>
            <w:r w:rsidRPr="007C38C7">
              <w:rPr>
                <w:rFonts w:cs="Arial"/>
                <w:color w:val="000000"/>
                <w:szCs w:val="20"/>
                <w14:ligatures w14:val="none"/>
              </w:rPr>
              <w:t>0.2</w:t>
            </w:r>
          </w:p>
        </w:tc>
        <w:tc>
          <w:tcPr>
            <w:tcW w:w="988" w:type="dxa"/>
            <w:tcBorders>
              <w:top w:val="nil"/>
              <w:left w:val="nil"/>
              <w:bottom w:val="nil"/>
              <w:right w:val="nil"/>
            </w:tcBorders>
            <w:shd w:val="clear" w:color="auto" w:fill="auto"/>
            <w:noWrap/>
            <w:vAlign w:val="bottom"/>
            <w:hideMark/>
          </w:tcPr>
          <w:p w14:paraId="2C155A6E" w14:textId="77777777" w:rsidR="007C38C7" w:rsidRPr="007C38C7" w:rsidRDefault="007C38C7" w:rsidP="007C38C7">
            <w:pPr>
              <w:jc w:val="right"/>
              <w:rPr>
                <w:rFonts w:cs="Arial"/>
                <w:color w:val="000000"/>
                <w:szCs w:val="20"/>
                <w14:ligatures w14:val="none"/>
              </w:rPr>
            </w:pPr>
            <w:r w:rsidRPr="007C38C7">
              <w:rPr>
                <w:rFonts w:cs="Arial"/>
                <w:color w:val="000000"/>
                <w:szCs w:val="20"/>
                <w14:ligatures w14:val="none"/>
              </w:rPr>
              <w:t>0.5</w:t>
            </w:r>
          </w:p>
        </w:tc>
        <w:tc>
          <w:tcPr>
            <w:tcW w:w="988" w:type="dxa"/>
            <w:tcBorders>
              <w:top w:val="nil"/>
              <w:left w:val="nil"/>
              <w:bottom w:val="nil"/>
              <w:right w:val="nil"/>
            </w:tcBorders>
            <w:shd w:val="clear" w:color="auto" w:fill="auto"/>
            <w:noWrap/>
            <w:vAlign w:val="bottom"/>
            <w:hideMark/>
          </w:tcPr>
          <w:p w14:paraId="4A3AF3F2" w14:textId="77777777" w:rsidR="007C38C7" w:rsidRPr="007C38C7" w:rsidRDefault="007C38C7" w:rsidP="007C38C7">
            <w:pPr>
              <w:jc w:val="right"/>
              <w:rPr>
                <w:rFonts w:cs="Arial"/>
                <w:color w:val="000000"/>
                <w:szCs w:val="20"/>
                <w14:ligatures w14:val="none"/>
              </w:rPr>
            </w:pPr>
            <w:r w:rsidRPr="007C38C7">
              <w:rPr>
                <w:rFonts w:cs="Arial"/>
                <w:color w:val="000000"/>
                <w:szCs w:val="20"/>
                <w14:ligatures w14:val="none"/>
              </w:rPr>
              <w:t>1.0</w:t>
            </w:r>
          </w:p>
        </w:tc>
        <w:tc>
          <w:tcPr>
            <w:tcW w:w="988" w:type="dxa"/>
            <w:tcBorders>
              <w:top w:val="nil"/>
              <w:left w:val="nil"/>
              <w:bottom w:val="nil"/>
              <w:right w:val="nil"/>
            </w:tcBorders>
            <w:shd w:val="clear" w:color="auto" w:fill="auto"/>
            <w:noWrap/>
            <w:vAlign w:val="bottom"/>
            <w:hideMark/>
          </w:tcPr>
          <w:p w14:paraId="52AD576A" w14:textId="77777777" w:rsidR="007C38C7" w:rsidRPr="007C38C7" w:rsidRDefault="007C38C7" w:rsidP="007C38C7">
            <w:pPr>
              <w:jc w:val="right"/>
              <w:rPr>
                <w:rFonts w:cs="Arial"/>
                <w:color w:val="000000"/>
                <w:szCs w:val="20"/>
                <w14:ligatures w14:val="none"/>
              </w:rPr>
            </w:pPr>
            <w:r w:rsidRPr="007C38C7">
              <w:rPr>
                <w:rFonts w:cs="Arial"/>
                <w:color w:val="000000"/>
                <w:szCs w:val="20"/>
                <w14:ligatures w14:val="none"/>
              </w:rPr>
              <w:t>1.6</w:t>
            </w:r>
          </w:p>
        </w:tc>
        <w:tc>
          <w:tcPr>
            <w:tcW w:w="1242" w:type="dxa"/>
            <w:tcBorders>
              <w:top w:val="nil"/>
              <w:left w:val="nil"/>
              <w:bottom w:val="nil"/>
              <w:right w:val="nil"/>
            </w:tcBorders>
            <w:shd w:val="clear" w:color="auto" w:fill="auto"/>
            <w:noWrap/>
            <w:vAlign w:val="bottom"/>
            <w:hideMark/>
          </w:tcPr>
          <w:p w14:paraId="5EFF68CE" w14:textId="77777777" w:rsidR="007C38C7" w:rsidRPr="007C38C7" w:rsidRDefault="007C38C7" w:rsidP="007C38C7">
            <w:pPr>
              <w:jc w:val="right"/>
              <w:rPr>
                <w:rFonts w:cs="Arial"/>
                <w:color w:val="000000"/>
                <w:szCs w:val="20"/>
                <w14:ligatures w14:val="none"/>
              </w:rPr>
            </w:pPr>
            <w:r w:rsidRPr="007C38C7">
              <w:rPr>
                <w:rFonts w:cs="Arial"/>
                <w:color w:val="000000"/>
                <w:szCs w:val="20"/>
                <w14:ligatures w14:val="none"/>
              </w:rPr>
              <w:t>2.1</w:t>
            </w:r>
          </w:p>
        </w:tc>
      </w:tr>
      <w:tr w:rsidR="007C38C7" w:rsidRPr="007C38C7" w14:paraId="5CDB9BD8" w14:textId="77777777" w:rsidTr="007C38C7">
        <w:trPr>
          <w:trHeight w:val="261"/>
        </w:trPr>
        <w:tc>
          <w:tcPr>
            <w:tcW w:w="2020" w:type="dxa"/>
            <w:tcBorders>
              <w:top w:val="nil"/>
              <w:left w:val="nil"/>
              <w:bottom w:val="nil"/>
              <w:right w:val="nil"/>
            </w:tcBorders>
            <w:shd w:val="clear" w:color="auto" w:fill="auto"/>
            <w:noWrap/>
            <w:vAlign w:val="bottom"/>
            <w:hideMark/>
          </w:tcPr>
          <w:p w14:paraId="364A3747" w14:textId="77777777" w:rsidR="007C38C7" w:rsidRPr="007C38C7" w:rsidRDefault="007C38C7" w:rsidP="007C38C7">
            <w:pPr>
              <w:rPr>
                <w:rFonts w:cs="Arial"/>
                <w:b/>
                <w:bCs/>
                <w:color w:val="000000"/>
                <w:szCs w:val="20"/>
                <w14:ligatures w14:val="none"/>
              </w:rPr>
            </w:pPr>
            <w:r w:rsidRPr="007C38C7">
              <w:rPr>
                <w:rFonts w:cs="Arial"/>
                <w:b/>
                <w:bCs/>
                <w:color w:val="000000"/>
                <w:szCs w:val="20"/>
                <w14:ligatures w14:val="none"/>
              </w:rPr>
              <w:t>Improvement</w:t>
            </w:r>
          </w:p>
        </w:tc>
        <w:tc>
          <w:tcPr>
            <w:tcW w:w="906" w:type="dxa"/>
            <w:tcBorders>
              <w:top w:val="nil"/>
              <w:left w:val="nil"/>
              <w:bottom w:val="nil"/>
              <w:right w:val="single" w:sz="4" w:space="0" w:color="auto"/>
            </w:tcBorders>
            <w:shd w:val="clear" w:color="auto" w:fill="auto"/>
            <w:noWrap/>
            <w:vAlign w:val="bottom"/>
            <w:hideMark/>
          </w:tcPr>
          <w:p w14:paraId="58377795" w14:textId="77777777" w:rsidR="007C38C7" w:rsidRPr="007C38C7" w:rsidRDefault="007C38C7" w:rsidP="007C38C7">
            <w:pPr>
              <w:jc w:val="right"/>
              <w:rPr>
                <w:rFonts w:cs="Arial"/>
                <w:color w:val="000000"/>
                <w:szCs w:val="20"/>
                <w14:ligatures w14:val="none"/>
              </w:rPr>
            </w:pPr>
            <w:r w:rsidRPr="007C38C7">
              <w:rPr>
                <w:rFonts w:cs="Arial"/>
                <w:color w:val="000000"/>
                <w:szCs w:val="20"/>
                <w14:ligatures w14:val="none"/>
              </w:rPr>
              <w:t>4%</w:t>
            </w:r>
          </w:p>
        </w:tc>
        <w:tc>
          <w:tcPr>
            <w:tcW w:w="734" w:type="dxa"/>
            <w:tcBorders>
              <w:top w:val="nil"/>
              <w:left w:val="nil"/>
              <w:bottom w:val="nil"/>
              <w:right w:val="nil"/>
            </w:tcBorders>
            <w:shd w:val="clear" w:color="auto" w:fill="auto"/>
            <w:noWrap/>
            <w:vAlign w:val="bottom"/>
            <w:hideMark/>
          </w:tcPr>
          <w:p w14:paraId="62F37255" w14:textId="77777777" w:rsidR="007C38C7" w:rsidRPr="007C38C7" w:rsidRDefault="007C38C7" w:rsidP="007C38C7">
            <w:pPr>
              <w:jc w:val="right"/>
              <w:rPr>
                <w:rFonts w:cs="Arial"/>
                <w:color w:val="000000"/>
                <w:szCs w:val="20"/>
                <w14:ligatures w14:val="none"/>
              </w:rPr>
            </w:pPr>
            <w:r w:rsidRPr="007C38C7">
              <w:rPr>
                <w:rFonts w:cs="Arial"/>
                <w:color w:val="000000"/>
                <w:szCs w:val="20"/>
                <w14:ligatures w14:val="none"/>
              </w:rPr>
              <w:t>0.1</w:t>
            </w:r>
          </w:p>
        </w:tc>
        <w:tc>
          <w:tcPr>
            <w:tcW w:w="988" w:type="dxa"/>
            <w:tcBorders>
              <w:top w:val="nil"/>
              <w:left w:val="nil"/>
              <w:bottom w:val="nil"/>
              <w:right w:val="nil"/>
            </w:tcBorders>
            <w:shd w:val="clear" w:color="auto" w:fill="auto"/>
            <w:noWrap/>
            <w:vAlign w:val="bottom"/>
            <w:hideMark/>
          </w:tcPr>
          <w:p w14:paraId="3076139A" w14:textId="77777777" w:rsidR="007C38C7" w:rsidRPr="007C38C7" w:rsidRDefault="007C38C7" w:rsidP="007C38C7">
            <w:pPr>
              <w:jc w:val="right"/>
              <w:rPr>
                <w:rFonts w:cs="Arial"/>
                <w:color w:val="000000"/>
                <w:szCs w:val="20"/>
                <w14:ligatures w14:val="none"/>
              </w:rPr>
            </w:pPr>
            <w:r w:rsidRPr="007C38C7">
              <w:rPr>
                <w:rFonts w:cs="Arial"/>
                <w:color w:val="000000"/>
                <w:szCs w:val="20"/>
                <w14:ligatures w14:val="none"/>
              </w:rPr>
              <w:t>0.3</w:t>
            </w:r>
          </w:p>
        </w:tc>
        <w:tc>
          <w:tcPr>
            <w:tcW w:w="988" w:type="dxa"/>
            <w:tcBorders>
              <w:top w:val="nil"/>
              <w:left w:val="nil"/>
              <w:bottom w:val="nil"/>
              <w:right w:val="nil"/>
            </w:tcBorders>
            <w:shd w:val="clear" w:color="auto" w:fill="auto"/>
            <w:noWrap/>
            <w:vAlign w:val="bottom"/>
            <w:hideMark/>
          </w:tcPr>
          <w:p w14:paraId="3CDAC3ED" w14:textId="77777777" w:rsidR="007C38C7" w:rsidRPr="007C38C7" w:rsidRDefault="007C38C7" w:rsidP="007C38C7">
            <w:pPr>
              <w:jc w:val="right"/>
              <w:rPr>
                <w:rFonts w:cs="Arial"/>
                <w:color w:val="000000"/>
                <w:szCs w:val="20"/>
                <w14:ligatures w14:val="none"/>
              </w:rPr>
            </w:pPr>
            <w:r w:rsidRPr="007C38C7">
              <w:rPr>
                <w:rFonts w:cs="Arial"/>
                <w:color w:val="000000"/>
                <w:szCs w:val="20"/>
                <w14:ligatures w14:val="none"/>
              </w:rPr>
              <w:t>0.7</w:t>
            </w:r>
          </w:p>
        </w:tc>
        <w:tc>
          <w:tcPr>
            <w:tcW w:w="988" w:type="dxa"/>
            <w:tcBorders>
              <w:top w:val="nil"/>
              <w:left w:val="nil"/>
              <w:bottom w:val="nil"/>
              <w:right w:val="nil"/>
            </w:tcBorders>
            <w:shd w:val="clear" w:color="auto" w:fill="auto"/>
            <w:noWrap/>
            <w:vAlign w:val="bottom"/>
            <w:hideMark/>
          </w:tcPr>
          <w:p w14:paraId="2F9B31CB" w14:textId="77777777" w:rsidR="007C38C7" w:rsidRPr="007C38C7" w:rsidRDefault="007C38C7" w:rsidP="007C38C7">
            <w:pPr>
              <w:jc w:val="right"/>
              <w:rPr>
                <w:rFonts w:cs="Arial"/>
                <w:color w:val="000000"/>
                <w:szCs w:val="20"/>
                <w14:ligatures w14:val="none"/>
              </w:rPr>
            </w:pPr>
            <w:r w:rsidRPr="007C38C7">
              <w:rPr>
                <w:rFonts w:cs="Arial"/>
                <w:color w:val="000000"/>
                <w:szCs w:val="20"/>
                <w14:ligatures w14:val="none"/>
              </w:rPr>
              <w:t>1.4</w:t>
            </w:r>
          </w:p>
        </w:tc>
        <w:tc>
          <w:tcPr>
            <w:tcW w:w="988" w:type="dxa"/>
            <w:tcBorders>
              <w:top w:val="nil"/>
              <w:left w:val="nil"/>
              <w:bottom w:val="nil"/>
              <w:right w:val="nil"/>
            </w:tcBorders>
            <w:shd w:val="clear" w:color="auto" w:fill="auto"/>
            <w:noWrap/>
            <w:vAlign w:val="bottom"/>
            <w:hideMark/>
          </w:tcPr>
          <w:p w14:paraId="6FD1F24A" w14:textId="77777777" w:rsidR="007C38C7" w:rsidRPr="007C38C7" w:rsidRDefault="007C38C7" w:rsidP="007C38C7">
            <w:pPr>
              <w:jc w:val="right"/>
              <w:rPr>
                <w:rFonts w:cs="Arial"/>
                <w:color w:val="000000"/>
                <w:szCs w:val="20"/>
                <w14:ligatures w14:val="none"/>
              </w:rPr>
            </w:pPr>
            <w:r w:rsidRPr="007C38C7">
              <w:rPr>
                <w:rFonts w:cs="Arial"/>
                <w:color w:val="000000"/>
                <w:szCs w:val="20"/>
                <w14:ligatures w14:val="none"/>
              </w:rPr>
              <w:t>2.1</w:t>
            </w:r>
          </w:p>
        </w:tc>
        <w:tc>
          <w:tcPr>
            <w:tcW w:w="1242" w:type="dxa"/>
            <w:tcBorders>
              <w:top w:val="nil"/>
              <w:left w:val="nil"/>
              <w:bottom w:val="nil"/>
              <w:right w:val="nil"/>
            </w:tcBorders>
            <w:shd w:val="clear" w:color="auto" w:fill="auto"/>
            <w:noWrap/>
            <w:vAlign w:val="bottom"/>
            <w:hideMark/>
          </w:tcPr>
          <w:p w14:paraId="6448EDE7" w14:textId="77777777" w:rsidR="007C38C7" w:rsidRPr="007C38C7" w:rsidRDefault="007C38C7" w:rsidP="007C38C7">
            <w:pPr>
              <w:jc w:val="right"/>
              <w:rPr>
                <w:rFonts w:cs="Arial"/>
                <w:color w:val="000000"/>
                <w:szCs w:val="20"/>
                <w14:ligatures w14:val="none"/>
              </w:rPr>
            </w:pPr>
            <w:r w:rsidRPr="007C38C7">
              <w:rPr>
                <w:rFonts w:cs="Arial"/>
                <w:color w:val="000000"/>
                <w:szCs w:val="20"/>
                <w14:ligatures w14:val="none"/>
              </w:rPr>
              <w:t>2.8</w:t>
            </w:r>
          </w:p>
        </w:tc>
      </w:tr>
      <w:tr w:rsidR="007C38C7" w:rsidRPr="007C38C7" w14:paraId="18B6A238" w14:textId="77777777" w:rsidTr="007C38C7">
        <w:trPr>
          <w:trHeight w:val="261"/>
        </w:trPr>
        <w:tc>
          <w:tcPr>
            <w:tcW w:w="2020" w:type="dxa"/>
            <w:tcBorders>
              <w:top w:val="nil"/>
              <w:left w:val="nil"/>
              <w:bottom w:val="nil"/>
              <w:right w:val="nil"/>
            </w:tcBorders>
            <w:shd w:val="clear" w:color="auto" w:fill="auto"/>
            <w:noWrap/>
            <w:vAlign w:val="bottom"/>
            <w:hideMark/>
          </w:tcPr>
          <w:p w14:paraId="6FF6A101" w14:textId="77777777" w:rsidR="007C38C7" w:rsidRPr="007C38C7" w:rsidRDefault="007C38C7" w:rsidP="007C38C7">
            <w:pPr>
              <w:jc w:val="right"/>
              <w:rPr>
                <w:rFonts w:cs="Arial"/>
                <w:color w:val="000000"/>
                <w:szCs w:val="20"/>
                <w14:ligatures w14:val="none"/>
              </w:rPr>
            </w:pPr>
          </w:p>
        </w:tc>
        <w:tc>
          <w:tcPr>
            <w:tcW w:w="906" w:type="dxa"/>
            <w:tcBorders>
              <w:top w:val="nil"/>
              <w:left w:val="nil"/>
              <w:bottom w:val="nil"/>
              <w:right w:val="single" w:sz="4" w:space="0" w:color="auto"/>
            </w:tcBorders>
            <w:shd w:val="clear" w:color="auto" w:fill="auto"/>
            <w:noWrap/>
            <w:vAlign w:val="bottom"/>
            <w:hideMark/>
          </w:tcPr>
          <w:p w14:paraId="638BA703" w14:textId="77777777" w:rsidR="007C38C7" w:rsidRPr="007C38C7" w:rsidRDefault="007C38C7" w:rsidP="007C38C7">
            <w:pPr>
              <w:jc w:val="right"/>
              <w:rPr>
                <w:rFonts w:cs="Arial"/>
                <w:color w:val="000000"/>
                <w:szCs w:val="20"/>
                <w14:ligatures w14:val="none"/>
              </w:rPr>
            </w:pPr>
            <w:r w:rsidRPr="007C38C7">
              <w:rPr>
                <w:rFonts w:cs="Arial"/>
                <w:color w:val="000000"/>
                <w:szCs w:val="20"/>
                <w14:ligatures w14:val="none"/>
              </w:rPr>
              <w:t>5%</w:t>
            </w:r>
          </w:p>
        </w:tc>
        <w:tc>
          <w:tcPr>
            <w:tcW w:w="734" w:type="dxa"/>
            <w:tcBorders>
              <w:top w:val="nil"/>
              <w:left w:val="nil"/>
              <w:bottom w:val="nil"/>
              <w:right w:val="nil"/>
            </w:tcBorders>
            <w:shd w:val="clear" w:color="auto" w:fill="auto"/>
            <w:noWrap/>
            <w:vAlign w:val="bottom"/>
            <w:hideMark/>
          </w:tcPr>
          <w:p w14:paraId="7F92FD78" w14:textId="77777777" w:rsidR="007C38C7" w:rsidRPr="007C38C7" w:rsidRDefault="007C38C7" w:rsidP="007C38C7">
            <w:pPr>
              <w:jc w:val="right"/>
              <w:rPr>
                <w:rFonts w:cs="Arial"/>
                <w:color w:val="000000"/>
                <w:szCs w:val="20"/>
                <w14:ligatures w14:val="none"/>
              </w:rPr>
            </w:pPr>
            <w:r w:rsidRPr="007C38C7">
              <w:rPr>
                <w:rFonts w:cs="Arial"/>
                <w:color w:val="000000"/>
                <w:szCs w:val="20"/>
                <w14:ligatures w14:val="none"/>
              </w:rPr>
              <w:t>0.2</w:t>
            </w:r>
          </w:p>
        </w:tc>
        <w:tc>
          <w:tcPr>
            <w:tcW w:w="988" w:type="dxa"/>
            <w:tcBorders>
              <w:top w:val="nil"/>
              <w:left w:val="nil"/>
              <w:bottom w:val="nil"/>
              <w:right w:val="nil"/>
            </w:tcBorders>
            <w:shd w:val="clear" w:color="auto" w:fill="auto"/>
            <w:noWrap/>
            <w:vAlign w:val="bottom"/>
            <w:hideMark/>
          </w:tcPr>
          <w:p w14:paraId="4512ED90" w14:textId="77777777" w:rsidR="007C38C7" w:rsidRPr="007C38C7" w:rsidRDefault="007C38C7" w:rsidP="007C38C7">
            <w:pPr>
              <w:jc w:val="right"/>
              <w:rPr>
                <w:rFonts w:cs="Arial"/>
                <w:color w:val="000000"/>
                <w:szCs w:val="20"/>
                <w14:ligatures w14:val="none"/>
              </w:rPr>
            </w:pPr>
            <w:r w:rsidRPr="007C38C7">
              <w:rPr>
                <w:rFonts w:cs="Arial"/>
                <w:color w:val="000000"/>
                <w:szCs w:val="20"/>
                <w14:ligatures w14:val="none"/>
              </w:rPr>
              <w:t>0.3</w:t>
            </w:r>
          </w:p>
        </w:tc>
        <w:tc>
          <w:tcPr>
            <w:tcW w:w="988" w:type="dxa"/>
            <w:tcBorders>
              <w:top w:val="nil"/>
              <w:left w:val="nil"/>
              <w:bottom w:val="nil"/>
              <w:right w:val="nil"/>
            </w:tcBorders>
            <w:shd w:val="clear" w:color="auto" w:fill="auto"/>
            <w:noWrap/>
            <w:vAlign w:val="bottom"/>
            <w:hideMark/>
          </w:tcPr>
          <w:p w14:paraId="023088A7" w14:textId="77777777" w:rsidR="007C38C7" w:rsidRPr="007C38C7" w:rsidRDefault="007C38C7" w:rsidP="007C38C7">
            <w:pPr>
              <w:jc w:val="right"/>
              <w:rPr>
                <w:rFonts w:cs="Arial"/>
                <w:color w:val="000000"/>
                <w:szCs w:val="20"/>
                <w14:ligatures w14:val="none"/>
              </w:rPr>
            </w:pPr>
            <w:r w:rsidRPr="007C38C7">
              <w:rPr>
                <w:rFonts w:cs="Arial"/>
                <w:color w:val="000000"/>
                <w:szCs w:val="20"/>
                <w14:ligatures w14:val="none"/>
              </w:rPr>
              <w:t>0.9</w:t>
            </w:r>
          </w:p>
        </w:tc>
        <w:tc>
          <w:tcPr>
            <w:tcW w:w="988" w:type="dxa"/>
            <w:tcBorders>
              <w:top w:val="nil"/>
              <w:left w:val="nil"/>
              <w:bottom w:val="nil"/>
              <w:right w:val="nil"/>
            </w:tcBorders>
            <w:shd w:val="clear" w:color="auto" w:fill="auto"/>
            <w:noWrap/>
            <w:vAlign w:val="bottom"/>
            <w:hideMark/>
          </w:tcPr>
          <w:p w14:paraId="1AF73242" w14:textId="77777777" w:rsidR="007C38C7" w:rsidRPr="007C38C7" w:rsidRDefault="007C38C7" w:rsidP="007C38C7">
            <w:pPr>
              <w:jc w:val="right"/>
              <w:rPr>
                <w:rFonts w:cs="Arial"/>
                <w:color w:val="000000"/>
                <w:szCs w:val="20"/>
                <w14:ligatures w14:val="none"/>
              </w:rPr>
            </w:pPr>
            <w:r w:rsidRPr="007C38C7">
              <w:rPr>
                <w:rFonts w:cs="Arial"/>
                <w:color w:val="000000"/>
                <w:szCs w:val="20"/>
                <w14:ligatures w14:val="none"/>
              </w:rPr>
              <w:t>1.7</w:t>
            </w:r>
          </w:p>
        </w:tc>
        <w:tc>
          <w:tcPr>
            <w:tcW w:w="988" w:type="dxa"/>
            <w:tcBorders>
              <w:top w:val="nil"/>
              <w:left w:val="nil"/>
              <w:bottom w:val="nil"/>
              <w:right w:val="nil"/>
            </w:tcBorders>
            <w:shd w:val="clear" w:color="auto" w:fill="auto"/>
            <w:noWrap/>
            <w:vAlign w:val="bottom"/>
            <w:hideMark/>
          </w:tcPr>
          <w:p w14:paraId="184FBB50" w14:textId="77777777" w:rsidR="007C38C7" w:rsidRPr="007C38C7" w:rsidRDefault="007C38C7" w:rsidP="007C38C7">
            <w:pPr>
              <w:jc w:val="right"/>
              <w:rPr>
                <w:rFonts w:cs="Arial"/>
                <w:color w:val="000000"/>
                <w:szCs w:val="20"/>
                <w14:ligatures w14:val="none"/>
              </w:rPr>
            </w:pPr>
            <w:r w:rsidRPr="007C38C7">
              <w:rPr>
                <w:rFonts w:cs="Arial"/>
                <w:color w:val="000000"/>
                <w:szCs w:val="20"/>
                <w14:ligatures w14:val="none"/>
              </w:rPr>
              <w:t>2.6</w:t>
            </w:r>
          </w:p>
        </w:tc>
        <w:tc>
          <w:tcPr>
            <w:tcW w:w="1242" w:type="dxa"/>
            <w:tcBorders>
              <w:top w:val="nil"/>
              <w:left w:val="nil"/>
              <w:bottom w:val="nil"/>
              <w:right w:val="nil"/>
            </w:tcBorders>
            <w:shd w:val="clear" w:color="auto" w:fill="auto"/>
            <w:noWrap/>
            <w:vAlign w:val="bottom"/>
            <w:hideMark/>
          </w:tcPr>
          <w:p w14:paraId="45D1B26C" w14:textId="77777777" w:rsidR="007C38C7" w:rsidRPr="007C38C7" w:rsidRDefault="007C38C7" w:rsidP="007C38C7">
            <w:pPr>
              <w:jc w:val="right"/>
              <w:rPr>
                <w:rFonts w:cs="Arial"/>
                <w:color w:val="000000"/>
                <w:szCs w:val="20"/>
                <w14:ligatures w14:val="none"/>
              </w:rPr>
            </w:pPr>
            <w:r w:rsidRPr="007C38C7">
              <w:rPr>
                <w:rFonts w:cs="Arial"/>
                <w:color w:val="000000"/>
                <w:szCs w:val="20"/>
                <w14:ligatures w14:val="none"/>
              </w:rPr>
              <w:t>3.5</w:t>
            </w:r>
          </w:p>
        </w:tc>
      </w:tr>
      <w:tr w:rsidR="007C38C7" w:rsidRPr="007C38C7" w14:paraId="708955FC" w14:textId="77777777" w:rsidTr="007C38C7">
        <w:trPr>
          <w:trHeight w:val="261"/>
        </w:trPr>
        <w:tc>
          <w:tcPr>
            <w:tcW w:w="2020" w:type="dxa"/>
            <w:tcBorders>
              <w:top w:val="nil"/>
              <w:left w:val="nil"/>
              <w:bottom w:val="nil"/>
              <w:right w:val="nil"/>
            </w:tcBorders>
            <w:shd w:val="clear" w:color="auto" w:fill="auto"/>
            <w:noWrap/>
            <w:vAlign w:val="bottom"/>
            <w:hideMark/>
          </w:tcPr>
          <w:p w14:paraId="3179EEAC" w14:textId="77777777" w:rsidR="007C38C7" w:rsidRPr="007C38C7" w:rsidRDefault="007C38C7" w:rsidP="007C38C7">
            <w:pPr>
              <w:jc w:val="right"/>
              <w:rPr>
                <w:rFonts w:cs="Arial"/>
                <w:color w:val="000000"/>
                <w:szCs w:val="20"/>
                <w14:ligatures w14:val="none"/>
              </w:rPr>
            </w:pPr>
          </w:p>
        </w:tc>
        <w:tc>
          <w:tcPr>
            <w:tcW w:w="906" w:type="dxa"/>
            <w:tcBorders>
              <w:top w:val="nil"/>
              <w:left w:val="nil"/>
              <w:bottom w:val="nil"/>
              <w:right w:val="single" w:sz="4" w:space="0" w:color="auto"/>
            </w:tcBorders>
            <w:shd w:val="clear" w:color="auto" w:fill="auto"/>
            <w:noWrap/>
            <w:vAlign w:val="bottom"/>
            <w:hideMark/>
          </w:tcPr>
          <w:p w14:paraId="2DC61C65" w14:textId="77777777" w:rsidR="007C38C7" w:rsidRPr="007C38C7" w:rsidRDefault="007C38C7" w:rsidP="007C38C7">
            <w:pPr>
              <w:jc w:val="right"/>
              <w:rPr>
                <w:rFonts w:cs="Arial"/>
                <w:color w:val="000000"/>
                <w:szCs w:val="20"/>
                <w14:ligatures w14:val="none"/>
              </w:rPr>
            </w:pPr>
            <w:r w:rsidRPr="007C38C7">
              <w:rPr>
                <w:rFonts w:cs="Arial"/>
                <w:color w:val="000000"/>
                <w:szCs w:val="20"/>
                <w14:ligatures w14:val="none"/>
              </w:rPr>
              <w:t>6%</w:t>
            </w:r>
          </w:p>
        </w:tc>
        <w:tc>
          <w:tcPr>
            <w:tcW w:w="734" w:type="dxa"/>
            <w:tcBorders>
              <w:top w:val="nil"/>
              <w:left w:val="nil"/>
              <w:bottom w:val="nil"/>
              <w:right w:val="nil"/>
            </w:tcBorders>
            <w:shd w:val="clear" w:color="auto" w:fill="auto"/>
            <w:noWrap/>
            <w:vAlign w:val="bottom"/>
            <w:hideMark/>
          </w:tcPr>
          <w:p w14:paraId="243C155A" w14:textId="77777777" w:rsidR="007C38C7" w:rsidRPr="007C38C7" w:rsidRDefault="007C38C7" w:rsidP="007C38C7">
            <w:pPr>
              <w:jc w:val="right"/>
              <w:rPr>
                <w:rFonts w:cs="Arial"/>
                <w:color w:val="000000"/>
                <w:szCs w:val="20"/>
                <w14:ligatures w14:val="none"/>
              </w:rPr>
            </w:pPr>
            <w:r w:rsidRPr="007C38C7">
              <w:rPr>
                <w:rFonts w:cs="Arial"/>
                <w:color w:val="000000"/>
                <w:szCs w:val="20"/>
                <w14:ligatures w14:val="none"/>
              </w:rPr>
              <w:t>0.2</w:t>
            </w:r>
          </w:p>
        </w:tc>
        <w:tc>
          <w:tcPr>
            <w:tcW w:w="988" w:type="dxa"/>
            <w:tcBorders>
              <w:top w:val="nil"/>
              <w:left w:val="nil"/>
              <w:bottom w:val="nil"/>
              <w:right w:val="nil"/>
            </w:tcBorders>
            <w:shd w:val="clear" w:color="auto" w:fill="auto"/>
            <w:noWrap/>
            <w:vAlign w:val="bottom"/>
            <w:hideMark/>
          </w:tcPr>
          <w:p w14:paraId="300BDC30" w14:textId="77777777" w:rsidR="007C38C7" w:rsidRPr="007C38C7" w:rsidRDefault="007C38C7" w:rsidP="007C38C7">
            <w:pPr>
              <w:jc w:val="right"/>
              <w:rPr>
                <w:rFonts w:cs="Arial"/>
                <w:color w:val="000000"/>
                <w:szCs w:val="20"/>
                <w14:ligatures w14:val="none"/>
              </w:rPr>
            </w:pPr>
            <w:r w:rsidRPr="007C38C7">
              <w:rPr>
                <w:rFonts w:cs="Arial"/>
                <w:color w:val="000000"/>
                <w:szCs w:val="20"/>
                <w14:ligatures w14:val="none"/>
              </w:rPr>
              <w:t>0.4</w:t>
            </w:r>
          </w:p>
        </w:tc>
        <w:tc>
          <w:tcPr>
            <w:tcW w:w="988" w:type="dxa"/>
            <w:tcBorders>
              <w:top w:val="nil"/>
              <w:left w:val="nil"/>
              <w:bottom w:val="nil"/>
              <w:right w:val="nil"/>
            </w:tcBorders>
            <w:shd w:val="clear" w:color="auto" w:fill="auto"/>
            <w:noWrap/>
            <w:vAlign w:val="bottom"/>
            <w:hideMark/>
          </w:tcPr>
          <w:p w14:paraId="520AE3A5" w14:textId="77777777" w:rsidR="007C38C7" w:rsidRPr="007C38C7" w:rsidRDefault="007C38C7" w:rsidP="007C38C7">
            <w:pPr>
              <w:jc w:val="right"/>
              <w:rPr>
                <w:rFonts w:cs="Arial"/>
                <w:color w:val="000000"/>
                <w:szCs w:val="20"/>
                <w14:ligatures w14:val="none"/>
              </w:rPr>
            </w:pPr>
            <w:r w:rsidRPr="007C38C7">
              <w:rPr>
                <w:rFonts w:cs="Arial"/>
                <w:color w:val="000000"/>
                <w:szCs w:val="20"/>
                <w14:ligatures w14:val="none"/>
              </w:rPr>
              <w:t>1.0</w:t>
            </w:r>
          </w:p>
        </w:tc>
        <w:tc>
          <w:tcPr>
            <w:tcW w:w="988" w:type="dxa"/>
            <w:tcBorders>
              <w:top w:val="nil"/>
              <w:left w:val="nil"/>
              <w:bottom w:val="nil"/>
              <w:right w:val="nil"/>
            </w:tcBorders>
            <w:shd w:val="clear" w:color="auto" w:fill="auto"/>
            <w:noWrap/>
            <w:vAlign w:val="bottom"/>
            <w:hideMark/>
          </w:tcPr>
          <w:p w14:paraId="06CC125A" w14:textId="77777777" w:rsidR="007C38C7" w:rsidRPr="007C38C7" w:rsidRDefault="007C38C7" w:rsidP="007C38C7">
            <w:pPr>
              <w:jc w:val="right"/>
              <w:rPr>
                <w:rFonts w:cs="Arial"/>
                <w:color w:val="000000"/>
                <w:szCs w:val="20"/>
                <w14:ligatures w14:val="none"/>
              </w:rPr>
            </w:pPr>
            <w:r w:rsidRPr="007C38C7">
              <w:rPr>
                <w:rFonts w:cs="Arial"/>
                <w:color w:val="000000"/>
                <w:szCs w:val="20"/>
                <w14:ligatures w14:val="none"/>
              </w:rPr>
              <w:t>2.1</w:t>
            </w:r>
          </w:p>
        </w:tc>
        <w:tc>
          <w:tcPr>
            <w:tcW w:w="988" w:type="dxa"/>
            <w:tcBorders>
              <w:top w:val="nil"/>
              <w:left w:val="nil"/>
              <w:bottom w:val="nil"/>
              <w:right w:val="nil"/>
            </w:tcBorders>
            <w:shd w:val="clear" w:color="auto" w:fill="auto"/>
            <w:noWrap/>
            <w:vAlign w:val="bottom"/>
            <w:hideMark/>
          </w:tcPr>
          <w:p w14:paraId="5DE8BF44" w14:textId="77777777" w:rsidR="007C38C7" w:rsidRPr="007C38C7" w:rsidRDefault="007C38C7" w:rsidP="007C38C7">
            <w:pPr>
              <w:jc w:val="right"/>
              <w:rPr>
                <w:rFonts w:cs="Arial"/>
                <w:color w:val="000000"/>
                <w:szCs w:val="20"/>
                <w14:ligatures w14:val="none"/>
              </w:rPr>
            </w:pPr>
            <w:r w:rsidRPr="007C38C7">
              <w:rPr>
                <w:rFonts w:cs="Arial"/>
                <w:color w:val="000000"/>
                <w:szCs w:val="20"/>
                <w14:ligatures w14:val="none"/>
              </w:rPr>
              <w:t>3.1</w:t>
            </w:r>
          </w:p>
        </w:tc>
        <w:tc>
          <w:tcPr>
            <w:tcW w:w="1242" w:type="dxa"/>
            <w:tcBorders>
              <w:top w:val="nil"/>
              <w:left w:val="nil"/>
              <w:bottom w:val="nil"/>
              <w:right w:val="nil"/>
            </w:tcBorders>
            <w:shd w:val="clear" w:color="auto" w:fill="auto"/>
            <w:noWrap/>
            <w:vAlign w:val="bottom"/>
            <w:hideMark/>
          </w:tcPr>
          <w:p w14:paraId="44FE72DD" w14:textId="77777777" w:rsidR="007C38C7" w:rsidRPr="007C38C7" w:rsidRDefault="007C38C7" w:rsidP="007C38C7">
            <w:pPr>
              <w:jc w:val="right"/>
              <w:rPr>
                <w:rFonts w:cs="Arial"/>
                <w:color w:val="000000"/>
                <w:szCs w:val="20"/>
                <w14:ligatures w14:val="none"/>
              </w:rPr>
            </w:pPr>
            <w:r w:rsidRPr="007C38C7">
              <w:rPr>
                <w:rFonts w:cs="Arial"/>
                <w:color w:val="000000"/>
                <w:szCs w:val="20"/>
                <w14:ligatures w14:val="none"/>
              </w:rPr>
              <w:t>4.2</w:t>
            </w:r>
          </w:p>
        </w:tc>
      </w:tr>
      <w:tr w:rsidR="007C38C7" w:rsidRPr="007C38C7" w14:paraId="6005432C" w14:textId="77777777" w:rsidTr="007C38C7">
        <w:trPr>
          <w:trHeight w:val="261"/>
        </w:trPr>
        <w:tc>
          <w:tcPr>
            <w:tcW w:w="2020" w:type="dxa"/>
            <w:tcBorders>
              <w:top w:val="nil"/>
              <w:left w:val="nil"/>
              <w:bottom w:val="nil"/>
              <w:right w:val="nil"/>
            </w:tcBorders>
            <w:shd w:val="clear" w:color="auto" w:fill="auto"/>
            <w:noWrap/>
            <w:vAlign w:val="bottom"/>
            <w:hideMark/>
          </w:tcPr>
          <w:p w14:paraId="5FB48C3F" w14:textId="77777777" w:rsidR="007C38C7" w:rsidRPr="007C38C7" w:rsidRDefault="007C38C7" w:rsidP="007C38C7">
            <w:pPr>
              <w:jc w:val="right"/>
              <w:rPr>
                <w:rFonts w:cs="Arial"/>
                <w:color w:val="000000"/>
                <w:szCs w:val="20"/>
                <w14:ligatures w14:val="none"/>
              </w:rPr>
            </w:pPr>
          </w:p>
        </w:tc>
        <w:tc>
          <w:tcPr>
            <w:tcW w:w="906" w:type="dxa"/>
            <w:tcBorders>
              <w:top w:val="nil"/>
              <w:left w:val="nil"/>
              <w:bottom w:val="nil"/>
              <w:right w:val="single" w:sz="4" w:space="0" w:color="auto"/>
            </w:tcBorders>
            <w:shd w:val="clear" w:color="auto" w:fill="auto"/>
            <w:noWrap/>
            <w:vAlign w:val="bottom"/>
            <w:hideMark/>
          </w:tcPr>
          <w:p w14:paraId="2C7535B7" w14:textId="77777777" w:rsidR="007C38C7" w:rsidRPr="007C38C7" w:rsidRDefault="007C38C7" w:rsidP="007C38C7">
            <w:pPr>
              <w:jc w:val="right"/>
              <w:rPr>
                <w:rFonts w:cs="Arial"/>
                <w:color w:val="000000"/>
                <w:szCs w:val="20"/>
                <w14:ligatures w14:val="none"/>
              </w:rPr>
            </w:pPr>
            <w:r w:rsidRPr="007C38C7">
              <w:rPr>
                <w:rFonts w:cs="Arial"/>
                <w:color w:val="000000"/>
                <w:szCs w:val="20"/>
                <w14:ligatures w14:val="none"/>
              </w:rPr>
              <w:t>7%</w:t>
            </w:r>
          </w:p>
        </w:tc>
        <w:tc>
          <w:tcPr>
            <w:tcW w:w="734" w:type="dxa"/>
            <w:tcBorders>
              <w:top w:val="nil"/>
              <w:left w:val="nil"/>
              <w:bottom w:val="nil"/>
              <w:right w:val="nil"/>
            </w:tcBorders>
            <w:shd w:val="clear" w:color="auto" w:fill="auto"/>
            <w:noWrap/>
            <w:vAlign w:val="bottom"/>
            <w:hideMark/>
          </w:tcPr>
          <w:p w14:paraId="279A6561" w14:textId="77777777" w:rsidR="007C38C7" w:rsidRPr="007C38C7" w:rsidRDefault="007C38C7" w:rsidP="007C38C7">
            <w:pPr>
              <w:jc w:val="right"/>
              <w:rPr>
                <w:rFonts w:cs="Arial"/>
                <w:color w:val="000000"/>
                <w:szCs w:val="20"/>
                <w14:ligatures w14:val="none"/>
              </w:rPr>
            </w:pPr>
            <w:r w:rsidRPr="007C38C7">
              <w:rPr>
                <w:rFonts w:cs="Arial"/>
                <w:color w:val="000000"/>
                <w:szCs w:val="20"/>
                <w14:ligatures w14:val="none"/>
              </w:rPr>
              <w:t>0.2</w:t>
            </w:r>
          </w:p>
        </w:tc>
        <w:tc>
          <w:tcPr>
            <w:tcW w:w="988" w:type="dxa"/>
            <w:tcBorders>
              <w:top w:val="nil"/>
              <w:left w:val="nil"/>
              <w:bottom w:val="nil"/>
              <w:right w:val="nil"/>
            </w:tcBorders>
            <w:shd w:val="clear" w:color="auto" w:fill="auto"/>
            <w:noWrap/>
            <w:vAlign w:val="bottom"/>
            <w:hideMark/>
          </w:tcPr>
          <w:p w14:paraId="6930010B" w14:textId="77777777" w:rsidR="007C38C7" w:rsidRPr="007C38C7" w:rsidRDefault="007C38C7" w:rsidP="007C38C7">
            <w:pPr>
              <w:jc w:val="right"/>
              <w:rPr>
                <w:rFonts w:cs="Arial"/>
                <w:color w:val="000000"/>
                <w:szCs w:val="20"/>
                <w14:ligatures w14:val="none"/>
              </w:rPr>
            </w:pPr>
            <w:r w:rsidRPr="007C38C7">
              <w:rPr>
                <w:rFonts w:cs="Arial"/>
                <w:color w:val="000000"/>
                <w:szCs w:val="20"/>
                <w14:ligatures w14:val="none"/>
              </w:rPr>
              <w:t>0.5</w:t>
            </w:r>
          </w:p>
        </w:tc>
        <w:tc>
          <w:tcPr>
            <w:tcW w:w="988" w:type="dxa"/>
            <w:tcBorders>
              <w:top w:val="nil"/>
              <w:left w:val="nil"/>
              <w:bottom w:val="nil"/>
              <w:right w:val="nil"/>
            </w:tcBorders>
            <w:shd w:val="clear" w:color="auto" w:fill="auto"/>
            <w:noWrap/>
            <w:vAlign w:val="bottom"/>
            <w:hideMark/>
          </w:tcPr>
          <w:p w14:paraId="71A4F5C9" w14:textId="77777777" w:rsidR="007C38C7" w:rsidRPr="007C38C7" w:rsidRDefault="007C38C7" w:rsidP="007C38C7">
            <w:pPr>
              <w:jc w:val="right"/>
              <w:rPr>
                <w:rFonts w:cs="Arial"/>
                <w:color w:val="000000"/>
                <w:szCs w:val="20"/>
                <w14:ligatures w14:val="none"/>
              </w:rPr>
            </w:pPr>
            <w:r w:rsidRPr="007C38C7">
              <w:rPr>
                <w:rFonts w:cs="Arial"/>
                <w:color w:val="000000"/>
                <w:szCs w:val="20"/>
                <w14:ligatures w14:val="none"/>
              </w:rPr>
              <w:t>1.2</w:t>
            </w:r>
          </w:p>
        </w:tc>
        <w:tc>
          <w:tcPr>
            <w:tcW w:w="988" w:type="dxa"/>
            <w:tcBorders>
              <w:top w:val="nil"/>
              <w:left w:val="nil"/>
              <w:bottom w:val="nil"/>
              <w:right w:val="nil"/>
            </w:tcBorders>
            <w:shd w:val="clear" w:color="auto" w:fill="auto"/>
            <w:noWrap/>
            <w:vAlign w:val="bottom"/>
            <w:hideMark/>
          </w:tcPr>
          <w:p w14:paraId="60760459" w14:textId="77777777" w:rsidR="007C38C7" w:rsidRPr="007C38C7" w:rsidRDefault="007C38C7" w:rsidP="007C38C7">
            <w:pPr>
              <w:jc w:val="right"/>
              <w:rPr>
                <w:rFonts w:cs="Arial"/>
                <w:color w:val="000000"/>
                <w:szCs w:val="20"/>
                <w14:ligatures w14:val="none"/>
              </w:rPr>
            </w:pPr>
            <w:r w:rsidRPr="007C38C7">
              <w:rPr>
                <w:rFonts w:cs="Arial"/>
                <w:color w:val="000000"/>
                <w:szCs w:val="20"/>
                <w14:ligatures w14:val="none"/>
              </w:rPr>
              <w:t>2.4</w:t>
            </w:r>
          </w:p>
        </w:tc>
        <w:tc>
          <w:tcPr>
            <w:tcW w:w="988" w:type="dxa"/>
            <w:tcBorders>
              <w:top w:val="nil"/>
              <w:left w:val="nil"/>
              <w:bottom w:val="nil"/>
              <w:right w:val="nil"/>
            </w:tcBorders>
            <w:shd w:val="clear" w:color="auto" w:fill="auto"/>
            <w:noWrap/>
            <w:vAlign w:val="bottom"/>
            <w:hideMark/>
          </w:tcPr>
          <w:p w14:paraId="2A91AC91" w14:textId="77777777" w:rsidR="007C38C7" w:rsidRPr="007C38C7" w:rsidRDefault="007C38C7" w:rsidP="007C38C7">
            <w:pPr>
              <w:jc w:val="right"/>
              <w:rPr>
                <w:rFonts w:cs="Arial"/>
                <w:color w:val="000000"/>
                <w:szCs w:val="20"/>
                <w14:ligatures w14:val="none"/>
              </w:rPr>
            </w:pPr>
            <w:r w:rsidRPr="007C38C7">
              <w:rPr>
                <w:rFonts w:cs="Arial"/>
                <w:color w:val="000000"/>
                <w:szCs w:val="20"/>
                <w14:ligatures w14:val="none"/>
              </w:rPr>
              <w:t>3.6</w:t>
            </w:r>
          </w:p>
        </w:tc>
        <w:tc>
          <w:tcPr>
            <w:tcW w:w="1242" w:type="dxa"/>
            <w:tcBorders>
              <w:top w:val="nil"/>
              <w:left w:val="nil"/>
              <w:bottom w:val="nil"/>
              <w:right w:val="nil"/>
            </w:tcBorders>
            <w:shd w:val="clear" w:color="auto" w:fill="auto"/>
            <w:noWrap/>
            <w:vAlign w:val="bottom"/>
            <w:hideMark/>
          </w:tcPr>
          <w:p w14:paraId="3195EF2C" w14:textId="77777777" w:rsidR="007C38C7" w:rsidRPr="007C38C7" w:rsidRDefault="007C38C7" w:rsidP="007C38C7">
            <w:pPr>
              <w:jc w:val="right"/>
              <w:rPr>
                <w:rFonts w:cs="Arial"/>
                <w:color w:val="000000"/>
                <w:szCs w:val="20"/>
                <w14:ligatures w14:val="none"/>
              </w:rPr>
            </w:pPr>
            <w:r w:rsidRPr="007C38C7">
              <w:rPr>
                <w:rFonts w:cs="Arial"/>
                <w:color w:val="000000"/>
                <w:szCs w:val="20"/>
                <w14:ligatures w14:val="none"/>
              </w:rPr>
              <w:t>4.9</w:t>
            </w:r>
          </w:p>
        </w:tc>
      </w:tr>
      <w:tr w:rsidR="007C38C7" w:rsidRPr="007C38C7" w14:paraId="2AFBA53F" w14:textId="77777777" w:rsidTr="007C38C7">
        <w:trPr>
          <w:trHeight w:val="261"/>
        </w:trPr>
        <w:tc>
          <w:tcPr>
            <w:tcW w:w="2020" w:type="dxa"/>
            <w:tcBorders>
              <w:top w:val="nil"/>
              <w:left w:val="nil"/>
              <w:bottom w:val="nil"/>
              <w:right w:val="nil"/>
            </w:tcBorders>
            <w:shd w:val="clear" w:color="auto" w:fill="auto"/>
            <w:noWrap/>
            <w:vAlign w:val="bottom"/>
            <w:hideMark/>
          </w:tcPr>
          <w:p w14:paraId="44EEE72B" w14:textId="77777777" w:rsidR="007C38C7" w:rsidRPr="007C38C7" w:rsidRDefault="007C38C7" w:rsidP="007C38C7">
            <w:pPr>
              <w:jc w:val="right"/>
              <w:rPr>
                <w:rFonts w:cs="Arial"/>
                <w:color w:val="000000"/>
                <w:szCs w:val="20"/>
                <w14:ligatures w14:val="none"/>
              </w:rPr>
            </w:pPr>
          </w:p>
        </w:tc>
        <w:tc>
          <w:tcPr>
            <w:tcW w:w="906" w:type="dxa"/>
            <w:tcBorders>
              <w:top w:val="nil"/>
              <w:left w:val="nil"/>
              <w:bottom w:val="nil"/>
              <w:right w:val="single" w:sz="4" w:space="0" w:color="auto"/>
            </w:tcBorders>
            <w:shd w:val="clear" w:color="auto" w:fill="auto"/>
            <w:noWrap/>
            <w:vAlign w:val="bottom"/>
            <w:hideMark/>
          </w:tcPr>
          <w:p w14:paraId="1C2743F3" w14:textId="77777777" w:rsidR="007C38C7" w:rsidRPr="007C38C7" w:rsidRDefault="007C38C7" w:rsidP="007C38C7">
            <w:pPr>
              <w:jc w:val="right"/>
              <w:rPr>
                <w:rFonts w:cs="Arial"/>
                <w:color w:val="000000"/>
                <w:szCs w:val="20"/>
                <w14:ligatures w14:val="none"/>
              </w:rPr>
            </w:pPr>
            <w:r w:rsidRPr="007C38C7">
              <w:rPr>
                <w:rFonts w:cs="Arial"/>
                <w:color w:val="000000"/>
                <w:szCs w:val="20"/>
                <w14:ligatures w14:val="none"/>
              </w:rPr>
              <w:t>8%</w:t>
            </w:r>
          </w:p>
        </w:tc>
        <w:tc>
          <w:tcPr>
            <w:tcW w:w="734" w:type="dxa"/>
            <w:tcBorders>
              <w:top w:val="nil"/>
              <w:left w:val="nil"/>
              <w:bottom w:val="nil"/>
              <w:right w:val="nil"/>
            </w:tcBorders>
            <w:shd w:val="clear" w:color="auto" w:fill="auto"/>
            <w:noWrap/>
            <w:vAlign w:val="bottom"/>
            <w:hideMark/>
          </w:tcPr>
          <w:p w14:paraId="29668743" w14:textId="77777777" w:rsidR="007C38C7" w:rsidRPr="007C38C7" w:rsidRDefault="007C38C7" w:rsidP="007C38C7">
            <w:pPr>
              <w:jc w:val="right"/>
              <w:rPr>
                <w:rFonts w:cs="Arial"/>
                <w:color w:val="000000"/>
                <w:szCs w:val="20"/>
                <w14:ligatures w14:val="none"/>
              </w:rPr>
            </w:pPr>
            <w:r w:rsidRPr="007C38C7">
              <w:rPr>
                <w:rFonts w:cs="Arial"/>
                <w:color w:val="000000"/>
                <w:szCs w:val="20"/>
                <w14:ligatures w14:val="none"/>
              </w:rPr>
              <w:t>0.3</w:t>
            </w:r>
          </w:p>
        </w:tc>
        <w:tc>
          <w:tcPr>
            <w:tcW w:w="988" w:type="dxa"/>
            <w:tcBorders>
              <w:top w:val="nil"/>
              <w:left w:val="nil"/>
              <w:bottom w:val="nil"/>
              <w:right w:val="nil"/>
            </w:tcBorders>
            <w:shd w:val="clear" w:color="auto" w:fill="auto"/>
            <w:noWrap/>
            <w:vAlign w:val="bottom"/>
            <w:hideMark/>
          </w:tcPr>
          <w:p w14:paraId="5D5FE1D7" w14:textId="77777777" w:rsidR="007C38C7" w:rsidRPr="007C38C7" w:rsidRDefault="007C38C7" w:rsidP="007C38C7">
            <w:pPr>
              <w:jc w:val="right"/>
              <w:rPr>
                <w:rFonts w:cs="Arial"/>
                <w:color w:val="000000"/>
                <w:szCs w:val="20"/>
                <w14:ligatures w14:val="none"/>
              </w:rPr>
            </w:pPr>
            <w:r w:rsidRPr="007C38C7">
              <w:rPr>
                <w:rFonts w:cs="Arial"/>
                <w:color w:val="000000"/>
                <w:szCs w:val="20"/>
                <w14:ligatures w14:val="none"/>
              </w:rPr>
              <w:t>0.6</w:t>
            </w:r>
          </w:p>
        </w:tc>
        <w:tc>
          <w:tcPr>
            <w:tcW w:w="988" w:type="dxa"/>
            <w:tcBorders>
              <w:top w:val="nil"/>
              <w:left w:val="nil"/>
              <w:bottom w:val="nil"/>
              <w:right w:val="nil"/>
            </w:tcBorders>
            <w:shd w:val="clear" w:color="auto" w:fill="auto"/>
            <w:noWrap/>
            <w:vAlign w:val="bottom"/>
            <w:hideMark/>
          </w:tcPr>
          <w:p w14:paraId="4267E067" w14:textId="77777777" w:rsidR="007C38C7" w:rsidRPr="007C38C7" w:rsidRDefault="007C38C7" w:rsidP="007C38C7">
            <w:pPr>
              <w:jc w:val="right"/>
              <w:rPr>
                <w:rFonts w:cs="Arial"/>
                <w:color w:val="000000"/>
                <w:szCs w:val="20"/>
                <w14:ligatures w14:val="none"/>
              </w:rPr>
            </w:pPr>
            <w:r w:rsidRPr="007C38C7">
              <w:rPr>
                <w:rFonts w:cs="Arial"/>
                <w:color w:val="000000"/>
                <w:szCs w:val="20"/>
                <w14:ligatures w14:val="none"/>
              </w:rPr>
              <w:t>1.4</w:t>
            </w:r>
          </w:p>
        </w:tc>
        <w:tc>
          <w:tcPr>
            <w:tcW w:w="988" w:type="dxa"/>
            <w:tcBorders>
              <w:top w:val="nil"/>
              <w:left w:val="nil"/>
              <w:bottom w:val="nil"/>
              <w:right w:val="nil"/>
            </w:tcBorders>
            <w:shd w:val="clear" w:color="auto" w:fill="auto"/>
            <w:noWrap/>
            <w:vAlign w:val="bottom"/>
            <w:hideMark/>
          </w:tcPr>
          <w:p w14:paraId="2618AD74" w14:textId="77777777" w:rsidR="007C38C7" w:rsidRPr="007C38C7" w:rsidRDefault="007C38C7" w:rsidP="007C38C7">
            <w:pPr>
              <w:jc w:val="right"/>
              <w:rPr>
                <w:rFonts w:cs="Arial"/>
                <w:color w:val="000000"/>
                <w:szCs w:val="20"/>
                <w14:ligatures w14:val="none"/>
              </w:rPr>
            </w:pPr>
            <w:r w:rsidRPr="007C38C7">
              <w:rPr>
                <w:rFonts w:cs="Arial"/>
                <w:color w:val="000000"/>
                <w:szCs w:val="20"/>
                <w14:ligatures w14:val="none"/>
              </w:rPr>
              <w:t>2.8</w:t>
            </w:r>
          </w:p>
        </w:tc>
        <w:tc>
          <w:tcPr>
            <w:tcW w:w="988" w:type="dxa"/>
            <w:tcBorders>
              <w:top w:val="nil"/>
              <w:left w:val="nil"/>
              <w:bottom w:val="nil"/>
              <w:right w:val="nil"/>
            </w:tcBorders>
            <w:shd w:val="clear" w:color="auto" w:fill="auto"/>
            <w:noWrap/>
            <w:vAlign w:val="bottom"/>
            <w:hideMark/>
          </w:tcPr>
          <w:p w14:paraId="1BC31369" w14:textId="77777777" w:rsidR="007C38C7" w:rsidRPr="007C38C7" w:rsidRDefault="007C38C7" w:rsidP="007C38C7">
            <w:pPr>
              <w:jc w:val="right"/>
              <w:rPr>
                <w:rFonts w:cs="Arial"/>
                <w:color w:val="000000"/>
                <w:szCs w:val="20"/>
                <w14:ligatures w14:val="none"/>
              </w:rPr>
            </w:pPr>
            <w:r w:rsidRPr="007C38C7">
              <w:rPr>
                <w:rFonts w:cs="Arial"/>
                <w:color w:val="000000"/>
                <w:szCs w:val="20"/>
                <w14:ligatures w14:val="none"/>
              </w:rPr>
              <w:t>4.2</w:t>
            </w:r>
          </w:p>
        </w:tc>
        <w:tc>
          <w:tcPr>
            <w:tcW w:w="1242" w:type="dxa"/>
            <w:tcBorders>
              <w:top w:val="nil"/>
              <w:left w:val="nil"/>
              <w:bottom w:val="nil"/>
              <w:right w:val="nil"/>
            </w:tcBorders>
            <w:shd w:val="clear" w:color="auto" w:fill="auto"/>
            <w:noWrap/>
            <w:vAlign w:val="bottom"/>
            <w:hideMark/>
          </w:tcPr>
          <w:p w14:paraId="25CC5593" w14:textId="77777777" w:rsidR="007C38C7" w:rsidRPr="007C38C7" w:rsidRDefault="007C38C7" w:rsidP="007C38C7">
            <w:pPr>
              <w:jc w:val="right"/>
              <w:rPr>
                <w:rFonts w:cs="Arial"/>
                <w:color w:val="000000"/>
                <w:szCs w:val="20"/>
                <w14:ligatures w14:val="none"/>
              </w:rPr>
            </w:pPr>
            <w:r w:rsidRPr="007C38C7">
              <w:rPr>
                <w:rFonts w:cs="Arial"/>
                <w:color w:val="000000"/>
                <w:szCs w:val="20"/>
                <w14:ligatures w14:val="none"/>
              </w:rPr>
              <w:t>5.6</w:t>
            </w:r>
          </w:p>
        </w:tc>
      </w:tr>
    </w:tbl>
    <w:p w14:paraId="5BDB25B3" w14:textId="77777777" w:rsidR="007C38C7" w:rsidRDefault="007C38C7" w:rsidP="00044191">
      <w:pPr>
        <w:rPr>
          <w:lang w:val="en-US"/>
        </w:rPr>
      </w:pPr>
    </w:p>
    <w:p w14:paraId="48608C36" w14:textId="77777777" w:rsidR="007C38C7" w:rsidRDefault="007C38C7" w:rsidP="00044191">
      <w:pPr>
        <w:rPr>
          <w:lang w:val="en-US"/>
        </w:rPr>
      </w:pPr>
    </w:p>
    <w:p w14:paraId="519AA9AD" w14:textId="35D835A5" w:rsidR="00F46E48" w:rsidRDefault="00F46E48" w:rsidP="00F46E48">
      <w:pPr>
        <w:spacing w:after="160" w:line="278" w:lineRule="auto"/>
      </w:pPr>
      <w:bookmarkStart w:id="361" w:name="_Toc205038637"/>
      <w:r>
        <w:t>Like Mangoes, even at partial adoption and lower gains, the model demonstrates million-dollar potential, reflecting the high per-hectare value of these crops and the sensitivity of returns to small changes in marketable yield.</w:t>
      </w:r>
    </w:p>
    <w:p w14:paraId="13451DDD" w14:textId="77777777" w:rsidR="00665E32" w:rsidRDefault="00665E32">
      <w:pPr>
        <w:spacing w:after="160" w:line="278" w:lineRule="auto"/>
        <w:rPr>
          <w:rFonts w:eastAsiaTheme="majorEastAsia" w:cs="Arial"/>
          <w:color w:val="0F4761" w:themeColor="accent1" w:themeShade="BF"/>
          <w:sz w:val="28"/>
          <w:szCs w:val="32"/>
          <w:lang w:val="en-US"/>
        </w:rPr>
      </w:pPr>
      <w:r>
        <w:br w:type="page"/>
      </w:r>
    </w:p>
    <w:p w14:paraId="3C50437E" w14:textId="0C1EC3AB" w:rsidR="00F46E48" w:rsidRDefault="00F46E48" w:rsidP="00F46E48">
      <w:pPr>
        <w:pStyle w:val="Heading2"/>
      </w:pPr>
      <w:r>
        <w:lastRenderedPageBreak/>
        <w:t>Anticipated Polybee Projects in the NT</w:t>
      </w:r>
      <w:r w:rsidR="00665E32">
        <w:t xml:space="preserve"> 2025-26</w:t>
      </w:r>
    </w:p>
    <w:p w14:paraId="11FAA298" w14:textId="77777777" w:rsidR="00665E32" w:rsidRDefault="00665E32" w:rsidP="00665E32"/>
    <w:p w14:paraId="40C09FE1" w14:textId="38C2528E" w:rsidR="00665E32" w:rsidRDefault="00665E32" w:rsidP="00665E32">
      <w:r>
        <w:t>Based on engagement with NT Plant Industries, Polybee has included the following projects in its MOU with the Department.</w:t>
      </w:r>
    </w:p>
    <w:p w14:paraId="62C559E8" w14:textId="77777777" w:rsidR="00665E32" w:rsidRDefault="00665E32" w:rsidP="00665E32"/>
    <w:tbl>
      <w:tblPr>
        <w:tblStyle w:val="PlainTable2"/>
        <w:tblW w:w="0" w:type="auto"/>
        <w:tblLook w:val="04A0" w:firstRow="1" w:lastRow="0" w:firstColumn="1" w:lastColumn="0" w:noHBand="0" w:noVBand="1"/>
      </w:tblPr>
      <w:tblGrid>
        <w:gridCol w:w="1968"/>
        <w:gridCol w:w="2234"/>
        <w:gridCol w:w="2885"/>
        <w:gridCol w:w="1939"/>
      </w:tblGrid>
      <w:tr w:rsidR="00665E32" w:rsidRPr="00665E32" w14:paraId="2F44BDEB" w14:textId="77777777" w:rsidTr="00665E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B479B7" w14:textId="77777777" w:rsidR="00665E32" w:rsidRPr="00665E32" w:rsidRDefault="00665E32" w:rsidP="00665E32">
            <w:pPr>
              <w:spacing w:before="240" w:after="240"/>
              <w:jc w:val="center"/>
              <w:rPr>
                <w:rFonts w:cs="Arial"/>
                <w:szCs w:val="20"/>
                <w14:ligatures w14:val="none"/>
              </w:rPr>
            </w:pPr>
            <w:r w:rsidRPr="00665E32">
              <w:rPr>
                <w:rFonts w:cs="Arial"/>
                <w:szCs w:val="20"/>
                <w14:ligatures w14:val="none"/>
              </w:rPr>
              <w:t>Crop &amp; Focus Area</w:t>
            </w:r>
          </w:p>
        </w:tc>
        <w:tc>
          <w:tcPr>
            <w:tcW w:w="0" w:type="auto"/>
            <w:hideMark/>
          </w:tcPr>
          <w:p w14:paraId="2DAE3900" w14:textId="10FC0D05" w:rsidR="00665E32" w:rsidRPr="00665E32" w:rsidRDefault="00665E32" w:rsidP="00665E32">
            <w:pPr>
              <w:spacing w:before="240" w:after="240"/>
              <w:jc w:val="center"/>
              <w:cnfStyle w:val="100000000000" w:firstRow="1" w:lastRow="0" w:firstColumn="0" w:lastColumn="0" w:oddVBand="0" w:evenVBand="0" w:oddHBand="0" w:evenHBand="0" w:firstRowFirstColumn="0" w:firstRowLastColumn="0" w:lastRowFirstColumn="0" w:lastRowLastColumn="0"/>
              <w:rPr>
                <w:rFonts w:cs="Arial"/>
                <w:szCs w:val="20"/>
                <w14:ligatures w14:val="none"/>
              </w:rPr>
            </w:pPr>
            <w:r>
              <w:rPr>
                <w:rFonts w:cs="Arial"/>
                <w:szCs w:val="20"/>
                <w14:ligatures w14:val="none"/>
              </w:rPr>
              <w:t xml:space="preserve">NT </w:t>
            </w:r>
            <w:r w:rsidRPr="00665E32">
              <w:rPr>
                <w:rFonts w:cs="Arial"/>
                <w:szCs w:val="20"/>
                <w14:ligatures w14:val="none"/>
              </w:rPr>
              <w:t>Problem Statement</w:t>
            </w:r>
          </w:p>
        </w:tc>
        <w:tc>
          <w:tcPr>
            <w:tcW w:w="0" w:type="auto"/>
            <w:hideMark/>
          </w:tcPr>
          <w:p w14:paraId="0FCD6E79" w14:textId="77777777" w:rsidR="00665E32" w:rsidRPr="00665E32" w:rsidRDefault="00665E32" w:rsidP="00665E32">
            <w:pPr>
              <w:spacing w:before="240" w:after="240"/>
              <w:jc w:val="center"/>
              <w:cnfStyle w:val="100000000000" w:firstRow="1" w:lastRow="0" w:firstColumn="0" w:lastColumn="0" w:oddVBand="0" w:evenVBand="0" w:oddHBand="0" w:evenHBand="0" w:firstRowFirstColumn="0" w:firstRowLastColumn="0" w:lastRowFirstColumn="0" w:lastRowLastColumn="0"/>
              <w:rPr>
                <w:rFonts w:cs="Arial"/>
                <w:szCs w:val="20"/>
                <w14:ligatures w14:val="none"/>
              </w:rPr>
            </w:pPr>
            <w:r w:rsidRPr="00665E32">
              <w:rPr>
                <w:rFonts w:cs="Arial"/>
                <w:szCs w:val="20"/>
                <w14:ligatures w14:val="none"/>
              </w:rPr>
              <w:t>Research Hypothesis</w:t>
            </w:r>
          </w:p>
        </w:tc>
        <w:tc>
          <w:tcPr>
            <w:tcW w:w="0" w:type="auto"/>
            <w:hideMark/>
          </w:tcPr>
          <w:p w14:paraId="5713D7A5" w14:textId="474EE47D" w:rsidR="00665E32" w:rsidRPr="00665E32" w:rsidRDefault="00665E32" w:rsidP="00665E32">
            <w:pPr>
              <w:spacing w:before="240" w:after="240"/>
              <w:jc w:val="center"/>
              <w:cnfStyle w:val="100000000000" w:firstRow="1" w:lastRow="0" w:firstColumn="0" w:lastColumn="0" w:oddVBand="0" w:evenVBand="0" w:oddHBand="0" w:evenHBand="0" w:firstRowFirstColumn="0" w:firstRowLastColumn="0" w:lastRowFirstColumn="0" w:lastRowLastColumn="0"/>
              <w:rPr>
                <w:rFonts w:cs="Arial"/>
                <w:szCs w:val="20"/>
                <w14:ligatures w14:val="none"/>
              </w:rPr>
            </w:pPr>
            <w:r w:rsidRPr="00665E32">
              <w:rPr>
                <w:rFonts w:cs="Arial"/>
                <w:szCs w:val="20"/>
                <w14:ligatures w14:val="none"/>
              </w:rPr>
              <w:t>Potential Commercial Partners</w:t>
            </w:r>
            <w:r>
              <w:rPr>
                <w:rFonts w:cs="Arial"/>
                <w:szCs w:val="20"/>
                <w14:ligatures w14:val="none"/>
              </w:rPr>
              <w:t xml:space="preserve"> Spoken With</w:t>
            </w:r>
          </w:p>
        </w:tc>
      </w:tr>
      <w:tr w:rsidR="00665E32" w:rsidRPr="00665E32" w14:paraId="3336B919" w14:textId="77777777" w:rsidTr="00665E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36A633" w14:textId="77777777" w:rsidR="00665E32" w:rsidRPr="00665E32" w:rsidRDefault="00665E32" w:rsidP="00665E32">
            <w:pPr>
              <w:spacing w:before="240" w:after="240"/>
              <w:rPr>
                <w:rFonts w:cs="Arial"/>
                <w:szCs w:val="20"/>
                <w14:ligatures w14:val="none"/>
              </w:rPr>
            </w:pPr>
            <w:r w:rsidRPr="00665E32">
              <w:rPr>
                <w:rFonts w:cs="Arial"/>
                <w:szCs w:val="20"/>
                <w14:ligatures w14:val="none"/>
              </w:rPr>
              <w:t>Watermelon – Crop Stress Measurement &amp; Yield Forecasting</w:t>
            </w:r>
          </w:p>
        </w:tc>
        <w:tc>
          <w:tcPr>
            <w:tcW w:w="0" w:type="auto"/>
            <w:hideMark/>
          </w:tcPr>
          <w:p w14:paraId="7A92FDD1" w14:textId="77777777" w:rsidR="00665E32" w:rsidRPr="00665E32" w:rsidRDefault="00665E32" w:rsidP="00665E32">
            <w:pPr>
              <w:spacing w:before="240" w:after="240"/>
              <w:cnfStyle w:val="000000100000" w:firstRow="0" w:lastRow="0" w:firstColumn="0" w:lastColumn="0" w:oddVBand="0" w:evenVBand="0" w:oddHBand="1" w:evenHBand="0" w:firstRowFirstColumn="0" w:firstRowLastColumn="0" w:lastRowFirstColumn="0" w:lastRowLastColumn="0"/>
              <w:rPr>
                <w:rFonts w:cs="Arial"/>
                <w:szCs w:val="20"/>
                <w14:ligatures w14:val="none"/>
              </w:rPr>
            </w:pPr>
            <w:r w:rsidRPr="00665E32">
              <w:rPr>
                <w:rFonts w:cs="Arial"/>
                <w:szCs w:val="20"/>
                <w14:ligatures w14:val="none"/>
              </w:rPr>
              <w:t>Manual scouting detects fungal stress too late; uneven ripening causes inefficient harvest scheduling and profit loss.</w:t>
            </w:r>
          </w:p>
        </w:tc>
        <w:tc>
          <w:tcPr>
            <w:tcW w:w="0" w:type="auto"/>
            <w:hideMark/>
          </w:tcPr>
          <w:p w14:paraId="74202E8A" w14:textId="77777777" w:rsidR="00665E32" w:rsidRPr="00665E32" w:rsidRDefault="00665E32" w:rsidP="00665E32">
            <w:pPr>
              <w:spacing w:before="240" w:after="240"/>
              <w:cnfStyle w:val="000000100000" w:firstRow="0" w:lastRow="0" w:firstColumn="0" w:lastColumn="0" w:oddVBand="0" w:evenVBand="0" w:oddHBand="1" w:evenHBand="0" w:firstRowFirstColumn="0" w:firstRowLastColumn="0" w:lastRowFirstColumn="0" w:lastRowLastColumn="0"/>
              <w:rPr>
                <w:rFonts w:cs="Arial"/>
                <w:szCs w:val="20"/>
                <w14:ligatures w14:val="none"/>
              </w:rPr>
            </w:pPr>
            <w:r w:rsidRPr="00665E32">
              <w:rPr>
                <w:rFonts w:cs="Arial"/>
                <w:szCs w:val="20"/>
                <w14:ligatures w14:val="none"/>
              </w:rPr>
              <w:t>Multispectral (680, 730, 840 nm) and thermal IR (8–14 µm) imaging via drones to detect early stress; adapt 3D fruit tracking for size forecasting and harvest optimisation.</w:t>
            </w:r>
          </w:p>
        </w:tc>
        <w:tc>
          <w:tcPr>
            <w:tcW w:w="0" w:type="auto"/>
            <w:hideMark/>
          </w:tcPr>
          <w:p w14:paraId="11A64877" w14:textId="77777777" w:rsidR="00665E32" w:rsidRPr="00665E32" w:rsidRDefault="00665E32" w:rsidP="00665E32">
            <w:pPr>
              <w:spacing w:before="240" w:after="240"/>
              <w:cnfStyle w:val="000000100000" w:firstRow="0" w:lastRow="0" w:firstColumn="0" w:lastColumn="0" w:oddVBand="0" w:evenVBand="0" w:oddHBand="1" w:evenHBand="0" w:firstRowFirstColumn="0" w:firstRowLastColumn="0" w:lastRowFirstColumn="0" w:lastRowLastColumn="0"/>
              <w:rPr>
                <w:rFonts w:cs="Arial"/>
                <w:szCs w:val="20"/>
                <w14:ligatures w14:val="none"/>
              </w:rPr>
            </w:pPr>
            <w:r w:rsidRPr="00665E32">
              <w:rPr>
                <w:rFonts w:cs="Arial"/>
                <w:szCs w:val="20"/>
                <w14:ligatures w14:val="none"/>
              </w:rPr>
              <w:t>Red Dirt Farms; NT Plant Industries research sites.</w:t>
            </w:r>
          </w:p>
        </w:tc>
      </w:tr>
      <w:tr w:rsidR="00665E32" w:rsidRPr="00665E32" w14:paraId="2D85BE18" w14:textId="77777777" w:rsidTr="00665E32">
        <w:tc>
          <w:tcPr>
            <w:cnfStyle w:val="001000000000" w:firstRow="0" w:lastRow="0" w:firstColumn="1" w:lastColumn="0" w:oddVBand="0" w:evenVBand="0" w:oddHBand="0" w:evenHBand="0" w:firstRowFirstColumn="0" w:firstRowLastColumn="0" w:lastRowFirstColumn="0" w:lastRowLastColumn="0"/>
            <w:tcW w:w="0" w:type="auto"/>
            <w:hideMark/>
          </w:tcPr>
          <w:p w14:paraId="5567D2F1" w14:textId="77777777" w:rsidR="00665E32" w:rsidRPr="00665E32" w:rsidRDefault="00665E32" w:rsidP="00665E32">
            <w:pPr>
              <w:spacing w:before="240" w:after="240"/>
              <w:rPr>
                <w:rFonts w:cs="Arial"/>
                <w:szCs w:val="20"/>
                <w14:ligatures w14:val="none"/>
              </w:rPr>
            </w:pPr>
            <w:r w:rsidRPr="00665E32">
              <w:rPr>
                <w:rFonts w:cs="Arial"/>
                <w:szCs w:val="20"/>
                <w14:ligatures w14:val="none"/>
              </w:rPr>
              <w:t>Mango – Yield Forecasting</w:t>
            </w:r>
          </w:p>
        </w:tc>
        <w:tc>
          <w:tcPr>
            <w:tcW w:w="0" w:type="auto"/>
            <w:hideMark/>
          </w:tcPr>
          <w:p w14:paraId="0B143FBF" w14:textId="77777777" w:rsidR="00665E32" w:rsidRPr="00665E32" w:rsidRDefault="00665E32" w:rsidP="00665E32">
            <w:pPr>
              <w:spacing w:before="240" w:after="240"/>
              <w:cnfStyle w:val="000000000000" w:firstRow="0" w:lastRow="0" w:firstColumn="0" w:lastColumn="0" w:oddVBand="0" w:evenVBand="0" w:oddHBand="0" w:evenHBand="0" w:firstRowFirstColumn="0" w:firstRowLastColumn="0" w:lastRowFirstColumn="0" w:lastRowLastColumn="0"/>
              <w:rPr>
                <w:rFonts w:cs="Arial"/>
                <w:szCs w:val="20"/>
                <w14:ligatures w14:val="none"/>
              </w:rPr>
            </w:pPr>
            <w:r w:rsidRPr="00665E32">
              <w:rPr>
                <w:rFonts w:cs="Arial"/>
                <w:szCs w:val="20"/>
                <w14:ligatures w14:val="none"/>
              </w:rPr>
              <w:t xml:space="preserve">Strict export size </w:t>
            </w:r>
            <w:proofErr w:type="gramStart"/>
            <w:r w:rsidRPr="00665E32">
              <w:rPr>
                <w:rFonts w:cs="Arial"/>
                <w:szCs w:val="20"/>
                <w14:ligatures w14:val="none"/>
              </w:rPr>
              <w:t>specs;</w:t>
            </w:r>
            <w:proofErr w:type="gramEnd"/>
            <w:r w:rsidRPr="00665E32">
              <w:rPr>
                <w:rFonts w:cs="Arial"/>
                <w:szCs w:val="20"/>
                <w14:ligatures w14:val="none"/>
              </w:rPr>
              <w:t xml:space="preserve"> single-pass harvests require accurate pre-harvest yield prediction.</w:t>
            </w:r>
          </w:p>
        </w:tc>
        <w:tc>
          <w:tcPr>
            <w:tcW w:w="0" w:type="auto"/>
            <w:hideMark/>
          </w:tcPr>
          <w:p w14:paraId="22DE2DD9" w14:textId="77777777" w:rsidR="00665E32" w:rsidRPr="00665E32" w:rsidRDefault="00665E32" w:rsidP="00665E32">
            <w:pPr>
              <w:spacing w:before="240" w:after="240"/>
              <w:cnfStyle w:val="000000000000" w:firstRow="0" w:lastRow="0" w:firstColumn="0" w:lastColumn="0" w:oddVBand="0" w:evenVBand="0" w:oddHBand="0" w:evenHBand="0" w:firstRowFirstColumn="0" w:firstRowLastColumn="0" w:lastRowFirstColumn="0" w:lastRowLastColumn="0"/>
              <w:rPr>
                <w:rFonts w:cs="Arial"/>
                <w:szCs w:val="20"/>
                <w14:ligatures w14:val="none"/>
              </w:rPr>
            </w:pPr>
            <w:r w:rsidRPr="00665E32">
              <w:rPr>
                <w:rFonts w:cs="Arial"/>
                <w:szCs w:val="20"/>
                <w14:ligatures w14:val="none"/>
              </w:rPr>
              <w:t>Adapt 3D fruit tracking and point cloud reconstruction with mango-specific datasets and growth models; integrate thermal imaging to predict optimal harvest timing.</w:t>
            </w:r>
          </w:p>
        </w:tc>
        <w:tc>
          <w:tcPr>
            <w:tcW w:w="0" w:type="auto"/>
            <w:hideMark/>
          </w:tcPr>
          <w:p w14:paraId="40919ECC" w14:textId="77777777" w:rsidR="00665E32" w:rsidRPr="00665E32" w:rsidRDefault="00665E32" w:rsidP="00665E32">
            <w:pPr>
              <w:spacing w:before="240" w:after="240"/>
              <w:cnfStyle w:val="000000000000" w:firstRow="0" w:lastRow="0" w:firstColumn="0" w:lastColumn="0" w:oddVBand="0" w:evenVBand="0" w:oddHBand="0" w:evenHBand="0" w:firstRowFirstColumn="0" w:firstRowLastColumn="0" w:lastRowFirstColumn="0" w:lastRowLastColumn="0"/>
              <w:rPr>
                <w:rFonts w:cs="Arial"/>
                <w:szCs w:val="20"/>
                <w14:ligatures w14:val="none"/>
              </w:rPr>
            </w:pPr>
            <w:r w:rsidRPr="00665E32">
              <w:rPr>
                <w:rFonts w:cs="Arial"/>
                <w:szCs w:val="20"/>
                <w14:ligatures w14:val="none"/>
              </w:rPr>
              <w:t>Razor Rock Farms; Fortuna Produce; NT Plant Industries research facilities.</w:t>
            </w:r>
          </w:p>
        </w:tc>
      </w:tr>
      <w:tr w:rsidR="00665E32" w:rsidRPr="00665E32" w14:paraId="3CBC84C3" w14:textId="77777777" w:rsidTr="00665E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DA6B38" w14:textId="77777777" w:rsidR="00665E32" w:rsidRPr="00665E32" w:rsidRDefault="00665E32" w:rsidP="00665E32">
            <w:pPr>
              <w:spacing w:before="240" w:after="240"/>
              <w:rPr>
                <w:rFonts w:cs="Arial"/>
                <w:szCs w:val="20"/>
                <w14:ligatures w14:val="none"/>
              </w:rPr>
            </w:pPr>
            <w:r w:rsidRPr="00665E32">
              <w:rPr>
                <w:rFonts w:cs="Arial"/>
                <w:szCs w:val="20"/>
                <w14:ligatures w14:val="none"/>
              </w:rPr>
              <w:t>Citrus – Ripeness Measurement</w:t>
            </w:r>
          </w:p>
        </w:tc>
        <w:tc>
          <w:tcPr>
            <w:tcW w:w="0" w:type="auto"/>
            <w:hideMark/>
          </w:tcPr>
          <w:p w14:paraId="1C502EA5" w14:textId="77777777" w:rsidR="00665E32" w:rsidRPr="00665E32" w:rsidRDefault="00665E32" w:rsidP="00665E32">
            <w:pPr>
              <w:spacing w:before="240" w:after="240"/>
              <w:cnfStyle w:val="000000100000" w:firstRow="0" w:lastRow="0" w:firstColumn="0" w:lastColumn="0" w:oddVBand="0" w:evenVBand="0" w:oddHBand="1" w:evenHBand="0" w:firstRowFirstColumn="0" w:firstRowLastColumn="0" w:lastRowFirstColumn="0" w:lastRowLastColumn="0"/>
              <w:rPr>
                <w:rFonts w:cs="Arial"/>
                <w:szCs w:val="20"/>
                <w14:ligatures w14:val="none"/>
              </w:rPr>
            </w:pPr>
            <w:r w:rsidRPr="00665E32">
              <w:rPr>
                <w:rFonts w:cs="Arial"/>
                <w:szCs w:val="20"/>
                <w14:ligatures w14:val="none"/>
              </w:rPr>
              <w:t>Warm climates lack reliable colour change cues; subjective assessment causes poor harvest timing.</w:t>
            </w:r>
          </w:p>
        </w:tc>
        <w:tc>
          <w:tcPr>
            <w:tcW w:w="0" w:type="auto"/>
            <w:hideMark/>
          </w:tcPr>
          <w:p w14:paraId="4B1A279D" w14:textId="77777777" w:rsidR="00665E32" w:rsidRPr="00665E32" w:rsidRDefault="00665E32" w:rsidP="00665E32">
            <w:pPr>
              <w:spacing w:before="240" w:after="240"/>
              <w:cnfStyle w:val="000000100000" w:firstRow="0" w:lastRow="0" w:firstColumn="0" w:lastColumn="0" w:oddVBand="0" w:evenVBand="0" w:oddHBand="1" w:evenHBand="0" w:firstRowFirstColumn="0" w:firstRowLastColumn="0" w:lastRowFirstColumn="0" w:lastRowLastColumn="0"/>
              <w:rPr>
                <w:rFonts w:cs="Arial"/>
                <w:szCs w:val="20"/>
                <w14:ligatures w14:val="none"/>
              </w:rPr>
            </w:pPr>
            <w:r w:rsidRPr="00665E32">
              <w:rPr>
                <w:rFonts w:cs="Arial"/>
                <w:szCs w:val="20"/>
                <w14:ligatures w14:val="none"/>
              </w:rPr>
              <w:t>Thermal IR drones to track accumulated heat units; develop predictive algorithms validated by acidity and peel oil content analysis.</w:t>
            </w:r>
          </w:p>
        </w:tc>
        <w:tc>
          <w:tcPr>
            <w:tcW w:w="0" w:type="auto"/>
            <w:hideMark/>
          </w:tcPr>
          <w:p w14:paraId="456E8A4D" w14:textId="77777777" w:rsidR="00665E32" w:rsidRPr="00665E32" w:rsidRDefault="00665E32" w:rsidP="00665E32">
            <w:pPr>
              <w:spacing w:before="240" w:after="240"/>
              <w:cnfStyle w:val="000000100000" w:firstRow="0" w:lastRow="0" w:firstColumn="0" w:lastColumn="0" w:oddVBand="0" w:evenVBand="0" w:oddHBand="1" w:evenHBand="0" w:firstRowFirstColumn="0" w:firstRowLastColumn="0" w:lastRowFirstColumn="0" w:lastRowLastColumn="0"/>
              <w:rPr>
                <w:rFonts w:cs="Arial"/>
                <w:szCs w:val="20"/>
                <w14:ligatures w14:val="none"/>
              </w:rPr>
            </w:pPr>
            <w:r w:rsidRPr="00665E32">
              <w:rPr>
                <w:rFonts w:cs="Arial"/>
                <w:szCs w:val="20"/>
                <w14:ligatures w14:val="none"/>
              </w:rPr>
              <w:t>Research partner to be confirmed.</w:t>
            </w:r>
          </w:p>
        </w:tc>
      </w:tr>
    </w:tbl>
    <w:p w14:paraId="42DEB8EC" w14:textId="31389553" w:rsidR="007C38C7" w:rsidRDefault="007C38C7" w:rsidP="00665E32">
      <w:pPr>
        <w:rPr>
          <w:rFonts w:eastAsiaTheme="majorEastAsia"/>
          <w:sz w:val="36"/>
          <w:szCs w:val="36"/>
        </w:rPr>
      </w:pPr>
      <w:r>
        <w:br w:type="page"/>
      </w:r>
    </w:p>
    <w:p w14:paraId="289B01F0" w14:textId="40905154" w:rsidR="000A1286" w:rsidRDefault="000F7B46" w:rsidP="000F7B46">
      <w:pPr>
        <w:pStyle w:val="Heading1"/>
      </w:pPr>
      <w:bookmarkStart w:id="362" w:name="_Toc242456376"/>
      <w:bookmarkEnd w:id="361"/>
      <w:r>
        <w:lastRenderedPageBreak/>
        <w:t>Sales Strategy</w:t>
      </w:r>
      <w:bookmarkEnd w:id="362"/>
    </w:p>
    <w:p w14:paraId="640A98AF" w14:textId="000AFAC5" w:rsidR="00D6305E" w:rsidRDefault="00D6305E" w:rsidP="00D6305E">
      <w:pPr>
        <w:pStyle w:val="Heading2"/>
      </w:pPr>
      <w:r>
        <w:t>Notable Partnerships</w:t>
      </w:r>
    </w:p>
    <w:p w14:paraId="14B54CEC" w14:textId="77777777" w:rsidR="00D6305E" w:rsidRDefault="00D6305E" w:rsidP="00D6305E">
      <w:pPr>
        <w:rPr>
          <w:lang w:val="en-US"/>
        </w:rPr>
      </w:pPr>
    </w:p>
    <w:p w14:paraId="7555544D" w14:textId="77777777" w:rsidR="00D6305E" w:rsidRDefault="00D6305E" w:rsidP="00D6305E">
      <w:r w:rsidRPr="00D6305E">
        <w:t>The company has adopted a multi-pronged sales strategy focused on channel partnerships and industry association engagement to accelerate market penetration in strategic geographies.</w:t>
      </w:r>
    </w:p>
    <w:p w14:paraId="30192773" w14:textId="77777777" w:rsidR="00D6305E" w:rsidRPr="00D6305E" w:rsidRDefault="00D6305E" w:rsidP="00D6305E"/>
    <w:p w14:paraId="586D7995" w14:textId="77777777" w:rsidR="00D6305E" w:rsidRDefault="00D6305E" w:rsidP="00865A07">
      <w:pPr>
        <w:pStyle w:val="Heading3"/>
      </w:pPr>
      <w:r w:rsidRPr="00D6305E">
        <w:t>Strategic Channel Partnership – Bayer Crop Science</w:t>
      </w:r>
    </w:p>
    <w:p w14:paraId="6590039C" w14:textId="432F1AA4" w:rsidR="00D6305E" w:rsidRDefault="00D6305E" w:rsidP="00D6305E">
      <w:r w:rsidRPr="00D6305E">
        <w:br/>
        <w:t>The company has a channel partnership with Bayer Crop Science, the world’s largest agricultural input company.</w:t>
      </w:r>
      <w:r w:rsidR="001E6CF2">
        <w:rPr>
          <w:rStyle w:val="FootnoteReference"/>
        </w:rPr>
        <w:footnoteReference w:id="36"/>
      </w:r>
      <w:r w:rsidRPr="00D6305E">
        <w:t xml:space="preserve"> This relationship provides privileged access to Bayer’s grower customer base in key Australia–New Zealand and U.S. markets. Bayer has facilitated targeted introductions through its commercial operations team, leading to signed customers including Leaderbrand,</w:t>
      </w:r>
      <w:r>
        <w:t xml:space="preserve"> </w:t>
      </w:r>
      <w:r w:rsidRPr="00D6305E">
        <w:t>and Qualipac. The partnership also secures priority exhibition slots at grower field day events, enabling direct presentations to Bayer’s customer base. While final commercial terms are pending, the partnership has already generated measurable customer acquisition benefits.</w:t>
      </w:r>
    </w:p>
    <w:p w14:paraId="1D68F264" w14:textId="77777777" w:rsidR="00D6305E" w:rsidRDefault="00D6305E" w:rsidP="00D6305E"/>
    <w:p w14:paraId="36FEB51F" w14:textId="77777777" w:rsidR="00D6305E" w:rsidRPr="00D6305E" w:rsidRDefault="00D6305E" w:rsidP="00D6305E"/>
    <w:p w14:paraId="0D557275" w14:textId="77777777" w:rsidR="00865A07" w:rsidRDefault="00D6305E" w:rsidP="00865A07">
      <w:pPr>
        <w:pStyle w:val="Heading3"/>
      </w:pPr>
      <w:r w:rsidRPr="00D6305E">
        <w:t>Industry Association Engagement – Western Growers Association</w:t>
      </w:r>
    </w:p>
    <w:p w14:paraId="60E75867" w14:textId="295DC4D9" w:rsidR="00D6305E" w:rsidRPr="00D6305E" w:rsidRDefault="00D6305E" w:rsidP="00865A07">
      <w:r w:rsidRPr="00D6305E">
        <w:br/>
        <w:t>The company is a member of the Western Growers Association (WGA), the largest representative body for fresh produce growers in Western USA.</w:t>
      </w:r>
      <w:r w:rsidR="001E6CF2">
        <w:rPr>
          <w:rStyle w:val="FootnoteReference"/>
        </w:rPr>
        <w:footnoteReference w:id="37"/>
      </w:r>
      <w:r w:rsidRPr="00D6305E">
        <w:t xml:space="preserve"> WGA has facilitated direct engagement with prospective customers such as Taylor Farms, the world’s largest produce grower. Through its established grower relationships, WGA provides hands-on support that reduces the sales cycle and improves conversion rates in the U.S. market.</w:t>
      </w:r>
    </w:p>
    <w:p w14:paraId="51C8BB05" w14:textId="77777777" w:rsidR="00D6305E" w:rsidRPr="00D6305E" w:rsidRDefault="00D6305E" w:rsidP="00D6305E">
      <w:pPr>
        <w:rPr>
          <w:lang w:val="en-US"/>
        </w:rPr>
      </w:pPr>
    </w:p>
    <w:p w14:paraId="4D4BB043" w14:textId="77777777" w:rsidR="006D3E73" w:rsidRDefault="006D3E73">
      <w:pPr>
        <w:spacing w:after="160" w:line="278" w:lineRule="auto"/>
        <w:rPr>
          <w:rFonts w:eastAsiaTheme="majorEastAsia" w:cs="Arial"/>
          <w:color w:val="0F4761" w:themeColor="accent1" w:themeShade="BF"/>
          <w:sz w:val="28"/>
          <w:szCs w:val="32"/>
          <w:lang w:val="en-US"/>
        </w:rPr>
      </w:pPr>
      <w:r>
        <w:br w:type="page"/>
      </w:r>
    </w:p>
    <w:p w14:paraId="4815F8AF" w14:textId="2DB67FA5" w:rsidR="000A1286" w:rsidRDefault="00A911D1" w:rsidP="000A1286">
      <w:pPr>
        <w:pStyle w:val="Heading2"/>
      </w:pPr>
      <w:r>
        <w:lastRenderedPageBreak/>
        <w:t xml:space="preserve">The Polybee </w:t>
      </w:r>
      <w:r w:rsidR="000A1286">
        <w:t xml:space="preserve">Sales </w:t>
      </w:r>
      <w:r w:rsidR="001E6CF2">
        <w:t>Process</w:t>
      </w:r>
    </w:p>
    <w:p w14:paraId="2AF40DFF" w14:textId="77777777" w:rsidR="001E6CF2" w:rsidRDefault="001E6CF2" w:rsidP="001E6CF2">
      <w:pPr>
        <w:rPr>
          <w:lang w:val="en-US"/>
        </w:rPr>
      </w:pPr>
    </w:p>
    <w:p w14:paraId="709B4C5B" w14:textId="49F1EEBA" w:rsidR="001E6CF2" w:rsidRDefault="001E6CF2" w:rsidP="001E6CF2">
      <w:r>
        <w:t>The company’s sales process is designed to maximise customer value while reducing churn risk, which is critical when targeting large, vertically integrated produce companies. The current sales strategy seems to be a well-aligned to high-value customer acquisition in large-scale horticulture. The staged approach mitigates adoption barriers and builds strong commercial traction, but future growth will depend on building a scalable sales team that can replicate this relationship-driven model in multiple geographies.</w:t>
      </w:r>
    </w:p>
    <w:p w14:paraId="2BBC9B9E" w14:textId="77777777" w:rsidR="001E6CF2" w:rsidRDefault="001E6CF2" w:rsidP="001E6CF2"/>
    <w:p w14:paraId="1B2693A6" w14:textId="77777777" w:rsidR="001E6CF2" w:rsidRDefault="001E6CF2" w:rsidP="001E6CF2">
      <w:pPr>
        <w:rPr>
          <w:lang w:val="en-US"/>
        </w:rPr>
      </w:pPr>
    </w:p>
    <w:tbl>
      <w:tblPr>
        <w:tblStyle w:val="PlainTable2"/>
        <w:tblW w:w="0" w:type="auto"/>
        <w:tblLook w:val="04A0" w:firstRow="1" w:lastRow="0" w:firstColumn="1" w:lastColumn="0" w:noHBand="0" w:noVBand="1"/>
      </w:tblPr>
      <w:tblGrid>
        <w:gridCol w:w="1553"/>
        <w:gridCol w:w="4564"/>
        <w:gridCol w:w="2909"/>
      </w:tblGrid>
      <w:tr w:rsidR="001E6CF2" w:rsidRPr="001E6CF2" w14:paraId="252D8679" w14:textId="77777777" w:rsidTr="001E6C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3DA7CD" w14:textId="77777777" w:rsidR="001E6CF2" w:rsidRPr="001E6CF2" w:rsidRDefault="001E6CF2" w:rsidP="001E6CF2">
            <w:pPr>
              <w:spacing w:before="60" w:after="60"/>
              <w:jc w:val="center"/>
              <w:rPr>
                <w:rFonts w:cs="Arial"/>
                <w:szCs w:val="20"/>
                <w14:ligatures w14:val="none"/>
              </w:rPr>
            </w:pPr>
            <w:r w:rsidRPr="001E6CF2">
              <w:rPr>
                <w:rFonts w:cs="Arial"/>
                <w:szCs w:val="20"/>
                <w14:ligatures w14:val="none"/>
              </w:rPr>
              <w:t>Sales Process Stage</w:t>
            </w:r>
          </w:p>
        </w:tc>
        <w:tc>
          <w:tcPr>
            <w:tcW w:w="0" w:type="auto"/>
            <w:hideMark/>
          </w:tcPr>
          <w:p w14:paraId="755B470D" w14:textId="77777777" w:rsidR="001E6CF2" w:rsidRPr="001E6CF2" w:rsidRDefault="001E6CF2" w:rsidP="001E6CF2">
            <w:pPr>
              <w:spacing w:before="60" w:after="60"/>
              <w:jc w:val="center"/>
              <w:cnfStyle w:val="100000000000" w:firstRow="1" w:lastRow="0" w:firstColumn="0" w:lastColumn="0" w:oddVBand="0" w:evenVBand="0" w:oddHBand="0" w:evenHBand="0" w:firstRowFirstColumn="0" w:firstRowLastColumn="0" w:lastRowFirstColumn="0" w:lastRowLastColumn="0"/>
              <w:rPr>
                <w:rFonts w:cs="Arial"/>
                <w:szCs w:val="20"/>
                <w14:ligatures w14:val="none"/>
              </w:rPr>
            </w:pPr>
            <w:r w:rsidRPr="001E6CF2">
              <w:rPr>
                <w:rFonts w:cs="Arial"/>
                <w:szCs w:val="20"/>
                <w14:ligatures w14:val="none"/>
              </w:rPr>
              <w:t>Description</w:t>
            </w:r>
          </w:p>
        </w:tc>
        <w:tc>
          <w:tcPr>
            <w:tcW w:w="0" w:type="auto"/>
            <w:hideMark/>
          </w:tcPr>
          <w:p w14:paraId="49C1A6EC" w14:textId="77777777" w:rsidR="001E6CF2" w:rsidRPr="001E6CF2" w:rsidRDefault="001E6CF2" w:rsidP="001E6CF2">
            <w:pPr>
              <w:spacing w:before="60" w:after="60"/>
              <w:jc w:val="center"/>
              <w:cnfStyle w:val="100000000000" w:firstRow="1" w:lastRow="0" w:firstColumn="0" w:lastColumn="0" w:oddVBand="0" w:evenVBand="0" w:oddHBand="0" w:evenHBand="0" w:firstRowFirstColumn="0" w:firstRowLastColumn="0" w:lastRowFirstColumn="0" w:lastRowLastColumn="0"/>
              <w:rPr>
                <w:rFonts w:cs="Arial"/>
                <w:szCs w:val="20"/>
                <w14:ligatures w14:val="none"/>
              </w:rPr>
            </w:pPr>
            <w:r w:rsidRPr="001E6CF2">
              <w:rPr>
                <w:rFonts w:cs="Arial"/>
                <w:szCs w:val="20"/>
                <w14:ligatures w14:val="none"/>
              </w:rPr>
              <w:t>Key Metrics / Commercial Detail</w:t>
            </w:r>
          </w:p>
        </w:tc>
      </w:tr>
      <w:tr w:rsidR="001E6CF2" w:rsidRPr="001E6CF2" w14:paraId="5EA69923" w14:textId="77777777" w:rsidTr="001E6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8CA885" w14:textId="77777777" w:rsidR="001E6CF2" w:rsidRPr="001E6CF2" w:rsidRDefault="001E6CF2" w:rsidP="001E6CF2">
            <w:pPr>
              <w:spacing w:before="60" w:after="60"/>
              <w:rPr>
                <w:rFonts w:cs="Arial"/>
                <w:szCs w:val="20"/>
                <w14:ligatures w14:val="none"/>
              </w:rPr>
            </w:pPr>
            <w:r w:rsidRPr="001E6CF2">
              <w:rPr>
                <w:rFonts w:cs="Arial"/>
                <w:szCs w:val="20"/>
                <w14:ligatures w14:val="none"/>
              </w:rPr>
              <w:t>Screening</w:t>
            </w:r>
          </w:p>
        </w:tc>
        <w:tc>
          <w:tcPr>
            <w:tcW w:w="0" w:type="auto"/>
            <w:hideMark/>
          </w:tcPr>
          <w:p w14:paraId="5529EAFB" w14:textId="5F55E7D0" w:rsidR="001E6CF2" w:rsidRPr="001E6CF2" w:rsidRDefault="001E6CF2" w:rsidP="001E6CF2">
            <w:pPr>
              <w:spacing w:before="60" w:after="60"/>
              <w:cnfStyle w:val="000000100000" w:firstRow="0" w:lastRow="0" w:firstColumn="0" w:lastColumn="0" w:oddVBand="0" w:evenVBand="0" w:oddHBand="1" w:evenHBand="0" w:firstRowFirstColumn="0" w:firstRowLastColumn="0" w:lastRowFirstColumn="0" w:lastRowLastColumn="0"/>
              <w:rPr>
                <w:rFonts w:cs="Arial"/>
                <w:szCs w:val="20"/>
                <w14:ligatures w14:val="none"/>
              </w:rPr>
            </w:pPr>
            <w:r w:rsidRPr="001E6CF2">
              <w:rPr>
                <w:rFonts w:cs="Arial"/>
                <w:szCs w:val="20"/>
                <w14:ligatures w14:val="none"/>
              </w:rPr>
              <w:t>Target customers are vertically integrated produce companies producing more than 100 hectares annually. This ensures potential annual account size of at least US 50,000.</w:t>
            </w:r>
          </w:p>
        </w:tc>
        <w:tc>
          <w:tcPr>
            <w:tcW w:w="0" w:type="auto"/>
            <w:hideMark/>
          </w:tcPr>
          <w:p w14:paraId="442871E8" w14:textId="7DAB12F1" w:rsidR="001E6CF2" w:rsidRPr="001E6CF2" w:rsidRDefault="001E6CF2" w:rsidP="001E6CF2">
            <w:pPr>
              <w:spacing w:before="60" w:after="60"/>
              <w:cnfStyle w:val="000000100000" w:firstRow="0" w:lastRow="0" w:firstColumn="0" w:lastColumn="0" w:oddVBand="0" w:evenVBand="0" w:oddHBand="1" w:evenHBand="0" w:firstRowFirstColumn="0" w:firstRowLastColumn="0" w:lastRowFirstColumn="0" w:lastRowLastColumn="0"/>
              <w:rPr>
                <w:rFonts w:cs="Arial"/>
                <w:szCs w:val="20"/>
                <w14:ligatures w14:val="none"/>
              </w:rPr>
            </w:pPr>
            <w:r w:rsidRPr="001E6CF2">
              <w:rPr>
                <w:rFonts w:cs="Arial"/>
                <w:szCs w:val="20"/>
                <w14:ligatures w14:val="none"/>
              </w:rPr>
              <w:t>30 paying customers targeted in next two years (currently engaging with 12). Median account potential: US 250</w:t>
            </w:r>
            <w:r w:rsidR="00A82E6A">
              <w:rPr>
                <w:rFonts w:cs="Arial"/>
                <w:szCs w:val="20"/>
                <w14:ligatures w14:val="none"/>
              </w:rPr>
              <w:t>k</w:t>
            </w:r>
          </w:p>
        </w:tc>
      </w:tr>
      <w:tr w:rsidR="001E6CF2" w:rsidRPr="001E6CF2" w14:paraId="19D59373" w14:textId="77777777" w:rsidTr="001E6CF2">
        <w:tc>
          <w:tcPr>
            <w:cnfStyle w:val="001000000000" w:firstRow="0" w:lastRow="0" w:firstColumn="1" w:lastColumn="0" w:oddVBand="0" w:evenVBand="0" w:oddHBand="0" w:evenHBand="0" w:firstRowFirstColumn="0" w:firstRowLastColumn="0" w:lastRowFirstColumn="0" w:lastRowLastColumn="0"/>
            <w:tcW w:w="0" w:type="auto"/>
            <w:hideMark/>
          </w:tcPr>
          <w:p w14:paraId="384DB4F9" w14:textId="77777777" w:rsidR="001E6CF2" w:rsidRPr="001E6CF2" w:rsidRDefault="001E6CF2" w:rsidP="001E6CF2">
            <w:pPr>
              <w:spacing w:before="60" w:after="60"/>
              <w:rPr>
                <w:rFonts w:cs="Arial"/>
                <w:szCs w:val="20"/>
                <w14:ligatures w14:val="none"/>
              </w:rPr>
            </w:pPr>
            <w:r w:rsidRPr="001E6CF2">
              <w:rPr>
                <w:rFonts w:cs="Arial"/>
                <w:szCs w:val="20"/>
                <w14:ligatures w14:val="none"/>
              </w:rPr>
              <w:t>Qualification</w:t>
            </w:r>
          </w:p>
        </w:tc>
        <w:tc>
          <w:tcPr>
            <w:tcW w:w="0" w:type="auto"/>
            <w:hideMark/>
          </w:tcPr>
          <w:p w14:paraId="18248575" w14:textId="77777777" w:rsidR="001E6CF2" w:rsidRPr="001E6CF2" w:rsidRDefault="001E6CF2" w:rsidP="001E6CF2">
            <w:pPr>
              <w:spacing w:before="60" w:after="60"/>
              <w:cnfStyle w:val="000000000000" w:firstRow="0" w:lastRow="0" w:firstColumn="0" w:lastColumn="0" w:oddVBand="0" w:evenVBand="0" w:oddHBand="0" w:evenHBand="0" w:firstRowFirstColumn="0" w:firstRowLastColumn="0" w:lastRowFirstColumn="0" w:lastRowLastColumn="0"/>
              <w:rPr>
                <w:rFonts w:cs="Arial"/>
                <w:szCs w:val="20"/>
                <w14:ligatures w14:val="none"/>
              </w:rPr>
            </w:pPr>
            <w:r w:rsidRPr="001E6CF2">
              <w:rPr>
                <w:rFonts w:cs="Arial"/>
                <w:szCs w:val="20"/>
                <w14:ligatures w14:val="none"/>
              </w:rPr>
              <w:t>Senior sales team (VP Commercial Operations and CEO) engage with VPs/CXOs and Heads of Operations to present value proposition and understand priorities. If aligned, a first-stage deployment is proposed.</w:t>
            </w:r>
          </w:p>
        </w:tc>
        <w:tc>
          <w:tcPr>
            <w:tcW w:w="0" w:type="auto"/>
            <w:hideMark/>
          </w:tcPr>
          <w:p w14:paraId="4C209A8B" w14:textId="77777777" w:rsidR="001E6CF2" w:rsidRPr="001E6CF2" w:rsidRDefault="001E6CF2" w:rsidP="001E6CF2">
            <w:pPr>
              <w:spacing w:before="60" w:after="60"/>
              <w:cnfStyle w:val="000000000000" w:firstRow="0" w:lastRow="0" w:firstColumn="0" w:lastColumn="0" w:oddVBand="0" w:evenVBand="0" w:oddHBand="0" w:evenHBand="0" w:firstRowFirstColumn="0" w:firstRowLastColumn="0" w:lastRowFirstColumn="0" w:lastRowLastColumn="0"/>
              <w:rPr>
                <w:rFonts w:cs="Arial"/>
                <w:szCs w:val="20"/>
                <w14:ligatures w14:val="none"/>
              </w:rPr>
            </w:pPr>
            <w:r w:rsidRPr="001E6CF2">
              <w:rPr>
                <w:rFonts w:cs="Arial"/>
                <w:szCs w:val="20"/>
                <w14:ligatures w14:val="none"/>
              </w:rPr>
              <w:t>2–3 conversations on average to secure first-stage commitment.</w:t>
            </w:r>
          </w:p>
        </w:tc>
      </w:tr>
      <w:tr w:rsidR="001E6CF2" w:rsidRPr="001E6CF2" w14:paraId="7CEE1B70" w14:textId="77777777" w:rsidTr="001E6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866B29" w14:textId="77777777" w:rsidR="001E6CF2" w:rsidRPr="001E6CF2" w:rsidRDefault="001E6CF2" w:rsidP="001E6CF2">
            <w:pPr>
              <w:spacing w:before="60" w:after="60"/>
              <w:rPr>
                <w:rFonts w:cs="Arial"/>
                <w:szCs w:val="20"/>
                <w14:ligatures w14:val="none"/>
              </w:rPr>
            </w:pPr>
            <w:r w:rsidRPr="001E6CF2">
              <w:rPr>
                <w:rFonts w:cs="Arial"/>
                <w:szCs w:val="20"/>
                <w14:ligatures w14:val="none"/>
              </w:rPr>
              <w:t>Stage-1 Deployment</w:t>
            </w:r>
          </w:p>
        </w:tc>
        <w:tc>
          <w:tcPr>
            <w:tcW w:w="0" w:type="auto"/>
            <w:hideMark/>
          </w:tcPr>
          <w:p w14:paraId="0CC9C935" w14:textId="77777777" w:rsidR="001E6CF2" w:rsidRPr="001E6CF2" w:rsidRDefault="001E6CF2" w:rsidP="001E6CF2">
            <w:pPr>
              <w:spacing w:before="60" w:after="60"/>
              <w:cnfStyle w:val="000000100000" w:firstRow="0" w:lastRow="0" w:firstColumn="0" w:lastColumn="0" w:oddVBand="0" w:evenVBand="0" w:oddHBand="1" w:evenHBand="0" w:firstRowFirstColumn="0" w:firstRowLastColumn="0" w:lastRowFirstColumn="0" w:lastRowLastColumn="0"/>
              <w:rPr>
                <w:rFonts w:cs="Arial"/>
                <w:szCs w:val="20"/>
                <w14:ligatures w14:val="none"/>
              </w:rPr>
            </w:pPr>
            <w:r w:rsidRPr="001E6CF2">
              <w:rPr>
                <w:rFonts w:cs="Arial"/>
                <w:szCs w:val="20"/>
                <w14:ligatures w14:val="none"/>
              </w:rPr>
              <w:t>Low-risk pilot covering 10–20% of cropped area over 3 months. Priced fairly to allow customers to test ROI before scaling.</w:t>
            </w:r>
          </w:p>
        </w:tc>
        <w:tc>
          <w:tcPr>
            <w:tcW w:w="0" w:type="auto"/>
            <w:hideMark/>
          </w:tcPr>
          <w:p w14:paraId="3438AA68" w14:textId="77777777" w:rsidR="001E6CF2" w:rsidRPr="001E6CF2" w:rsidRDefault="001E6CF2" w:rsidP="001E6CF2">
            <w:pPr>
              <w:spacing w:before="60" w:after="60"/>
              <w:cnfStyle w:val="000000100000" w:firstRow="0" w:lastRow="0" w:firstColumn="0" w:lastColumn="0" w:oddVBand="0" w:evenVBand="0" w:oddHBand="1" w:evenHBand="0" w:firstRowFirstColumn="0" w:firstRowLastColumn="0" w:lastRowFirstColumn="0" w:lastRowLastColumn="0"/>
              <w:rPr>
                <w:rFonts w:cs="Arial"/>
                <w:szCs w:val="20"/>
                <w14:ligatures w14:val="none"/>
              </w:rPr>
            </w:pPr>
            <w:r w:rsidRPr="001E6CF2">
              <w:rPr>
                <w:rFonts w:cs="Arial"/>
                <w:szCs w:val="20"/>
                <w14:ligatures w14:val="none"/>
              </w:rPr>
              <w:t>Enhances retention and de-risks large-scale operations.</w:t>
            </w:r>
          </w:p>
        </w:tc>
      </w:tr>
      <w:tr w:rsidR="001E6CF2" w:rsidRPr="001E6CF2" w14:paraId="12B59911" w14:textId="77777777" w:rsidTr="001E6CF2">
        <w:tc>
          <w:tcPr>
            <w:cnfStyle w:val="001000000000" w:firstRow="0" w:lastRow="0" w:firstColumn="1" w:lastColumn="0" w:oddVBand="0" w:evenVBand="0" w:oddHBand="0" w:evenHBand="0" w:firstRowFirstColumn="0" w:firstRowLastColumn="0" w:lastRowFirstColumn="0" w:lastRowLastColumn="0"/>
            <w:tcW w:w="0" w:type="auto"/>
            <w:hideMark/>
          </w:tcPr>
          <w:p w14:paraId="559F98B7" w14:textId="77777777" w:rsidR="001E6CF2" w:rsidRPr="001E6CF2" w:rsidRDefault="001E6CF2" w:rsidP="001E6CF2">
            <w:pPr>
              <w:spacing w:before="60" w:after="60"/>
              <w:rPr>
                <w:rFonts w:cs="Arial"/>
                <w:szCs w:val="20"/>
                <w14:ligatures w14:val="none"/>
              </w:rPr>
            </w:pPr>
            <w:r w:rsidRPr="001E6CF2">
              <w:rPr>
                <w:rFonts w:cs="Arial"/>
                <w:szCs w:val="20"/>
                <w14:ligatures w14:val="none"/>
              </w:rPr>
              <w:t>Stage-2 Deployment</w:t>
            </w:r>
          </w:p>
        </w:tc>
        <w:tc>
          <w:tcPr>
            <w:tcW w:w="0" w:type="auto"/>
            <w:hideMark/>
          </w:tcPr>
          <w:p w14:paraId="66B2763A" w14:textId="27029579" w:rsidR="001E6CF2" w:rsidRPr="001E6CF2" w:rsidRDefault="001E6CF2" w:rsidP="001E6CF2">
            <w:pPr>
              <w:spacing w:before="60" w:after="60"/>
              <w:cnfStyle w:val="000000000000" w:firstRow="0" w:lastRow="0" w:firstColumn="0" w:lastColumn="0" w:oddVBand="0" w:evenVBand="0" w:oddHBand="0" w:evenHBand="0" w:firstRowFirstColumn="0" w:firstRowLastColumn="0" w:lastRowFirstColumn="0" w:lastRowLastColumn="0"/>
              <w:rPr>
                <w:rFonts w:cs="Arial"/>
                <w:szCs w:val="20"/>
                <w14:ligatures w14:val="none"/>
              </w:rPr>
            </w:pPr>
            <w:r w:rsidRPr="001E6CF2">
              <w:rPr>
                <w:rFonts w:cs="Arial"/>
                <w:szCs w:val="20"/>
                <w14:ligatures w14:val="none"/>
              </w:rPr>
              <w:t>Full-scale rollout priced at US 500 per hectare per crop cycle. Scope includes drone units, accessories (portable power supply, Starlink) and location-specific adjustments. Technical specialists handle on-site setup and onboarding.</w:t>
            </w:r>
          </w:p>
        </w:tc>
        <w:tc>
          <w:tcPr>
            <w:tcW w:w="0" w:type="auto"/>
            <w:hideMark/>
          </w:tcPr>
          <w:p w14:paraId="676E6F6D" w14:textId="77777777" w:rsidR="001E6CF2" w:rsidRPr="001E6CF2" w:rsidRDefault="001E6CF2" w:rsidP="001E6CF2">
            <w:pPr>
              <w:spacing w:before="60" w:after="60"/>
              <w:cnfStyle w:val="000000000000" w:firstRow="0" w:lastRow="0" w:firstColumn="0" w:lastColumn="0" w:oddVBand="0" w:evenVBand="0" w:oddHBand="0" w:evenHBand="0" w:firstRowFirstColumn="0" w:firstRowLastColumn="0" w:lastRowFirstColumn="0" w:lastRowLastColumn="0"/>
              <w:rPr>
                <w:rFonts w:cs="Arial"/>
                <w:szCs w:val="20"/>
                <w14:ligatures w14:val="none"/>
              </w:rPr>
            </w:pPr>
            <w:r w:rsidRPr="001E6CF2">
              <w:rPr>
                <w:rFonts w:cs="Arial"/>
                <w:szCs w:val="20"/>
                <w14:ligatures w14:val="none"/>
              </w:rPr>
              <w:t>In Australia, product goes live within 7 days from contracting.</w:t>
            </w:r>
          </w:p>
        </w:tc>
      </w:tr>
    </w:tbl>
    <w:p w14:paraId="2B62D1B6" w14:textId="77777777" w:rsidR="001E6CF2" w:rsidRPr="001E6CF2" w:rsidRDefault="001E6CF2" w:rsidP="001E6CF2">
      <w:pPr>
        <w:rPr>
          <w:lang w:val="en-US"/>
        </w:rPr>
      </w:pPr>
    </w:p>
    <w:p w14:paraId="3982BB6B" w14:textId="77777777" w:rsidR="006D3E73" w:rsidRDefault="006D3E73">
      <w:pPr>
        <w:spacing w:after="160" w:line="278" w:lineRule="auto"/>
        <w:rPr>
          <w:rFonts w:eastAsiaTheme="majorEastAsia" w:cs="Arial"/>
          <w:color w:val="0F4761" w:themeColor="accent1" w:themeShade="BF"/>
          <w:sz w:val="28"/>
          <w:szCs w:val="32"/>
          <w:lang w:val="en-US"/>
        </w:rPr>
      </w:pPr>
      <w:r>
        <w:br w:type="page"/>
      </w:r>
    </w:p>
    <w:p w14:paraId="03BE0993" w14:textId="6BB5D394" w:rsidR="00D62C4E" w:rsidRDefault="00956799" w:rsidP="00D62C4E">
      <w:pPr>
        <w:pStyle w:val="Heading2"/>
      </w:pPr>
      <w:r w:rsidRPr="006B4DA3">
        <w:lastRenderedPageBreak/>
        <w:t xml:space="preserve">Business Model </w:t>
      </w:r>
      <w:r w:rsidR="000F7B46">
        <w:t>Under Stage 2</w:t>
      </w:r>
    </w:p>
    <w:p w14:paraId="044F6FA4" w14:textId="77777777" w:rsidR="00E4732C" w:rsidRDefault="00E4732C" w:rsidP="00E4732C">
      <w:pPr>
        <w:rPr>
          <w:lang w:val="en-US"/>
        </w:rPr>
      </w:pPr>
    </w:p>
    <w:p w14:paraId="5F1F842B" w14:textId="0C781DDA" w:rsidR="00E4732C" w:rsidRDefault="00E4732C" w:rsidP="00E4732C">
      <w:pPr>
        <w:rPr>
          <w:lang w:val="en-US"/>
        </w:rPr>
      </w:pPr>
      <w:r>
        <w:rPr>
          <w:lang w:val="en-US"/>
        </w:rPr>
        <w:t xml:space="preserve">Polybee charges </w:t>
      </w:r>
      <w:r w:rsidRPr="002F57D7">
        <w:rPr>
          <w:i/>
          <w:iCs/>
          <w:lang w:val="en-US"/>
        </w:rPr>
        <w:t>per hectare, per crop cycle</w:t>
      </w:r>
      <w:r>
        <w:rPr>
          <w:lang w:val="en-US"/>
        </w:rPr>
        <w:t xml:space="preserve"> based on proven value generate in</w:t>
      </w:r>
      <w:r w:rsidR="001E6CF2">
        <w:rPr>
          <w:lang w:val="en-US"/>
        </w:rPr>
        <w:t xml:space="preserve"> per-crop</w:t>
      </w:r>
      <w:r>
        <w:rPr>
          <w:lang w:val="en-US"/>
        </w:rPr>
        <w:t xml:space="preserve"> trials with customers</w:t>
      </w:r>
      <w:r w:rsidR="001E6CF2">
        <w:rPr>
          <w:lang w:val="en-US"/>
        </w:rPr>
        <w:t xml:space="preserve">. </w:t>
      </w:r>
    </w:p>
    <w:p w14:paraId="3E784369" w14:textId="77777777" w:rsidR="00E4732C" w:rsidRDefault="00E4732C" w:rsidP="00E4732C">
      <w:pPr>
        <w:rPr>
          <w:lang w:val="en-US"/>
        </w:rPr>
      </w:pPr>
    </w:p>
    <w:p w14:paraId="64755E98" w14:textId="77777777" w:rsidR="00E4732C" w:rsidRDefault="00E4732C" w:rsidP="00E4732C">
      <w:pPr>
        <w:rPr>
          <w:lang w:val="en-US"/>
        </w:rPr>
      </w:pPr>
      <w:r>
        <w:rPr>
          <w:lang w:val="en-US"/>
        </w:rPr>
        <w:t>This model claims to work because:</w:t>
      </w:r>
    </w:p>
    <w:p w14:paraId="2092348A" w14:textId="77777777" w:rsidR="00E4732C" w:rsidRPr="00E4732C" w:rsidRDefault="00E4732C" w:rsidP="00E4732C">
      <w:pPr>
        <w:pStyle w:val="ListParagraph"/>
        <w:numPr>
          <w:ilvl w:val="0"/>
          <w:numId w:val="54"/>
        </w:numPr>
        <w:rPr>
          <w:lang w:val="en-US"/>
        </w:rPr>
      </w:pPr>
      <w:r w:rsidRPr="00E4732C">
        <w:rPr>
          <w:lang w:val="en-US"/>
        </w:rPr>
        <w:t>It</w:t>
      </w:r>
      <w:r w:rsidRPr="00E4732C">
        <w:t xml:space="preserve"> directly links to the grower’s revenue potential for that specific crop and cycle.</w:t>
      </w:r>
    </w:p>
    <w:p w14:paraId="36431639" w14:textId="77777777" w:rsidR="00E4732C" w:rsidRPr="00E4732C" w:rsidRDefault="00E4732C" w:rsidP="00E4732C">
      <w:pPr>
        <w:pStyle w:val="ListParagraph"/>
        <w:numPr>
          <w:ilvl w:val="0"/>
          <w:numId w:val="54"/>
        </w:numPr>
        <w:rPr>
          <w:lang w:val="en-US"/>
        </w:rPr>
      </w:pPr>
      <w:r w:rsidRPr="00E4732C">
        <w:t>Crops with higher farm-gate value per hectare can better absorb the cost of Polybee’s service while still giving the grower a strong return on investment.</w:t>
      </w:r>
    </w:p>
    <w:p w14:paraId="0A917D0B" w14:textId="0582603E" w:rsidR="00E4732C" w:rsidRPr="001E6CF2" w:rsidRDefault="00E4732C" w:rsidP="00E4732C">
      <w:pPr>
        <w:pStyle w:val="ListParagraph"/>
        <w:numPr>
          <w:ilvl w:val="0"/>
          <w:numId w:val="54"/>
        </w:numPr>
        <w:rPr>
          <w:lang w:val="en-US"/>
        </w:rPr>
      </w:pPr>
      <w:r w:rsidRPr="00E4732C">
        <w:t>It standardises comparisons between crops with different growth durations and land productivity.</w:t>
      </w:r>
    </w:p>
    <w:p w14:paraId="4344F062" w14:textId="77777777" w:rsidR="001E6CF2" w:rsidRPr="001E6CF2" w:rsidRDefault="001E6CF2" w:rsidP="001E6CF2">
      <w:pPr>
        <w:pStyle w:val="ListParagraph"/>
        <w:rPr>
          <w:lang w:val="en-US"/>
        </w:rPr>
      </w:pPr>
    </w:p>
    <w:p w14:paraId="6A15DD05" w14:textId="78366DF8" w:rsidR="001E6CF2" w:rsidRDefault="001E6CF2" w:rsidP="001E6CF2">
      <w:r w:rsidRPr="001E6CF2">
        <w:t xml:space="preserve">The per-hectare, per-crop-cycle pricing model is </w:t>
      </w:r>
      <w:r>
        <w:t>argued as a strength</w:t>
      </w:r>
      <w:r w:rsidRPr="001E6CF2">
        <w:t xml:space="preserve">. It ensures that customers realise measurable returns within a single crop cycle, directly linking spend to value creation. Pricing was validated through case studies with early customers to maintain significant ROI multiples on the fixed rate. For example, in documented trials with Boratto Farms, the technology delivered net profit improvements of over </w:t>
      </w:r>
      <w:r w:rsidR="00A82E6A">
        <w:t>US 3k</w:t>
      </w:r>
      <w:r w:rsidRPr="001E6CF2">
        <w:t xml:space="preserve"> per hectare in spinach crops, equating to up to a 6x return on the US 500/Ha price point. This short payback period and high ROI potential are compelling for customers operating in tight-margin fresh produce markets.</w:t>
      </w:r>
    </w:p>
    <w:p w14:paraId="5BB9147E" w14:textId="77777777" w:rsidR="001E6CF2" w:rsidRPr="001E6CF2" w:rsidRDefault="001E6CF2" w:rsidP="001E6CF2"/>
    <w:p w14:paraId="63CCFFA7" w14:textId="77777777" w:rsidR="001E6CF2" w:rsidRPr="001E6CF2" w:rsidRDefault="001E6CF2" w:rsidP="001E6CF2">
      <w:r w:rsidRPr="001E6CF2">
        <w:t>The combination of rapid value demonstration, minimal technical burden on the customer, and strong economic returns creates a robust commercial proposition. This means that the model is well-positioned to support both customer acquisition and retention, particularly among high-value accounts. The primary execution risk lies in ensuring the operational capacity to deliver seamless onboarding at scale while maintaining service quality across multiple geographies.</w:t>
      </w:r>
    </w:p>
    <w:p w14:paraId="38414F38" w14:textId="77777777" w:rsidR="00E4732C" w:rsidRPr="00E4732C" w:rsidRDefault="00E4732C" w:rsidP="00E4732C">
      <w:pPr>
        <w:rPr>
          <w:lang w:val="en-US"/>
        </w:rPr>
      </w:pPr>
    </w:p>
    <w:p w14:paraId="70A58EA1" w14:textId="77777777" w:rsidR="00E04F8C" w:rsidRDefault="00E04F8C">
      <w:pPr>
        <w:spacing w:after="160" w:line="278" w:lineRule="auto"/>
        <w:rPr>
          <w:rFonts w:eastAsiaTheme="majorEastAsia" w:cs="Arial"/>
          <w:color w:val="0F4761" w:themeColor="accent1" w:themeShade="BF"/>
          <w:sz w:val="28"/>
          <w:szCs w:val="32"/>
          <w:lang w:val="en-US"/>
        </w:rPr>
      </w:pPr>
      <w:r>
        <w:br w:type="page"/>
      </w:r>
    </w:p>
    <w:p w14:paraId="7F7A3EEC" w14:textId="7C5554DD" w:rsidR="0099048E" w:rsidRDefault="00956799" w:rsidP="0099048E">
      <w:pPr>
        <w:pStyle w:val="Heading2"/>
      </w:pPr>
      <w:r w:rsidRPr="006B4DA3">
        <w:lastRenderedPageBreak/>
        <w:t>Unit Economics</w:t>
      </w:r>
      <w:r w:rsidR="00D6305E">
        <w:t xml:space="preserve"> &amp; Gross Margins</w:t>
      </w:r>
    </w:p>
    <w:p w14:paraId="18CD0C68" w14:textId="77777777" w:rsidR="00286EE4" w:rsidRDefault="00286EE4" w:rsidP="00286EE4">
      <w:pPr>
        <w:rPr>
          <w:lang w:val="en-US"/>
        </w:rPr>
      </w:pPr>
    </w:p>
    <w:p w14:paraId="7804B003" w14:textId="26EEA1E6" w:rsidR="00286EE4" w:rsidRDefault="00286EE4" w:rsidP="00286EE4">
      <w:pPr>
        <w:pStyle w:val="Heading3"/>
        <w:rPr>
          <w:lang w:val="en-US"/>
        </w:rPr>
      </w:pPr>
      <w:r>
        <w:rPr>
          <w:lang w:val="en-US"/>
        </w:rPr>
        <w:t>Boratto Farms Example Showing Potential for 65% Gross Profit Margins</w:t>
      </w:r>
    </w:p>
    <w:p w14:paraId="5F461419" w14:textId="28F5263B" w:rsidR="00286EE4" w:rsidRPr="00286EE4" w:rsidRDefault="00286EE4" w:rsidP="00286EE4">
      <w:pPr>
        <w:spacing w:before="100" w:beforeAutospacing="1" w:after="100" w:afterAutospacing="1"/>
        <w:rPr>
          <w:rFonts w:cs="Arial"/>
          <w:szCs w:val="20"/>
          <w14:ligatures w14:val="none"/>
        </w:rPr>
      </w:pPr>
      <w:r>
        <w:rPr>
          <w:rFonts w:cs="Arial"/>
          <w:szCs w:val="20"/>
          <w14:ligatures w14:val="none"/>
        </w:rPr>
        <w:t>Polybee has provided a real-world</w:t>
      </w:r>
      <w:r w:rsidRPr="00286EE4">
        <w:rPr>
          <w:rFonts w:cs="Arial"/>
          <w:szCs w:val="20"/>
          <w14:ligatures w14:val="none"/>
        </w:rPr>
        <w:t xml:space="preserve"> example outlines the economics of a 100-hectare open-field spinach and broccoli operation at Boratto Farms, a Stage-2 customer. The farm is serviced by a single autonomous drone system with dock, embedded computer, and router.</w:t>
      </w:r>
    </w:p>
    <w:p w14:paraId="1E7DF49A" w14:textId="2C720073" w:rsidR="00286EE4" w:rsidRPr="00286EE4" w:rsidRDefault="00286EE4" w:rsidP="00286EE4">
      <w:pPr>
        <w:spacing w:before="100" w:beforeAutospacing="1" w:after="100" w:afterAutospacing="1"/>
        <w:rPr>
          <w:rFonts w:cs="Arial"/>
          <w:szCs w:val="20"/>
          <w14:ligatures w14:val="none"/>
        </w:rPr>
      </w:pPr>
      <w:r w:rsidRPr="00286EE4">
        <w:rPr>
          <w:rFonts w:cs="Arial"/>
          <w:szCs w:val="20"/>
          <w14:ligatures w14:val="none"/>
        </w:rPr>
        <w:t xml:space="preserve">Under the per-hectare, per-crop-cycle pricing model, the account generates </w:t>
      </w:r>
      <w:r w:rsidR="00A911D1">
        <w:rPr>
          <w:rFonts w:cs="Arial"/>
          <w:szCs w:val="20"/>
          <w14:ligatures w14:val="none"/>
        </w:rPr>
        <w:t xml:space="preserve">US </w:t>
      </w:r>
      <w:r w:rsidRPr="00286EE4">
        <w:rPr>
          <w:rFonts w:cs="Arial"/>
          <w:szCs w:val="20"/>
          <w14:ligatures w14:val="none"/>
        </w:rPr>
        <w:t xml:space="preserve">50,000 in annual revenue, or </w:t>
      </w:r>
      <w:r w:rsidR="00A911D1">
        <w:rPr>
          <w:rFonts w:cs="Arial"/>
          <w:szCs w:val="20"/>
          <w14:ligatures w14:val="none"/>
        </w:rPr>
        <w:t xml:space="preserve">US </w:t>
      </w:r>
      <w:r w:rsidRPr="00286EE4">
        <w:rPr>
          <w:rFonts w:cs="Arial"/>
          <w:szCs w:val="20"/>
          <w14:ligatures w14:val="none"/>
        </w:rPr>
        <w:t>100,000 over two years. Polybee’s capital expenditure for the deployment is US 16,184, covering all hardware components. Ongoing operating expenses, primarily internet connectivity and cloud service fees, average US 783 per month (US 18,792 over two years).</w:t>
      </w:r>
    </w:p>
    <w:p w14:paraId="611D728A" w14:textId="2007BE4D" w:rsidR="00286EE4" w:rsidRPr="00286EE4" w:rsidRDefault="00286EE4" w:rsidP="00286EE4">
      <w:pPr>
        <w:spacing w:before="100" w:beforeAutospacing="1" w:after="100" w:afterAutospacing="1"/>
        <w:rPr>
          <w:rFonts w:cs="Arial"/>
          <w:szCs w:val="20"/>
          <w14:ligatures w14:val="none"/>
        </w:rPr>
      </w:pPr>
      <w:r w:rsidRPr="00286EE4">
        <w:rPr>
          <w:rFonts w:cs="Arial"/>
          <w:szCs w:val="20"/>
          <w14:ligatures w14:val="none"/>
        </w:rPr>
        <w:t>With average monthly revenue of US 4,166, the payback period for the initial investment is approximately five months, after which the engagement yields a strong gross margin for the remainder of the term. This rapid payback underscores the profitability potential of high-hectare accounts.</w:t>
      </w:r>
    </w:p>
    <w:tbl>
      <w:tblPr>
        <w:tblStyle w:val="PlainTable2"/>
        <w:tblW w:w="0" w:type="auto"/>
        <w:tblLook w:val="04A0" w:firstRow="1" w:lastRow="0" w:firstColumn="1" w:lastColumn="0" w:noHBand="0" w:noVBand="1"/>
      </w:tblPr>
      <w:tblGrid>
        <w:gridCol w:w="2911"/>
        <w:gridCol w:w="939"/>
        <w:gridCol w:w="5176"/>
      </w:tblGrid>
      <w:tr w:rsidR="00286EE4" w:rsidRPr="00286EE4" w14:paraId="11D9B02E" w14:textId="77777777" w:rsidTr="00286E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5492CD" w14:textId="77777777" w:rsidR="00286EE4" w:rsidRPr="00286EE4" w:rsidRDefault="00286EE4" w:rsidP="00286EE4">
            <w:pPr>
              <w:spacing w:before="120" w:after="120"/>
              <w:jc w:val="center"/>
              <w:rPr>
                <w:rFonts w:cs="Arial"/>
                <w:szCs w:val="20"/>
                <w14:ligatures w14:val="none"/>
              </w:rPr>
            </w:pPr>
            <w:r w:rsidRPr="00286EE4">
              <w:rPr>
                <w:rFonts w:cs="Arial"/>
                <w:szCs w:val="20"/>
                <w14:ligatures w14:val="none"/>
              </w:rPr>
              <w:t>Item</w:t>
            </w:r>
          </w:p>
        </w:tc>
        <w:tc>
          <w:tcPr>
            <w:tcW w:w="0" w:type="auto"/>
            <w:hideMark/>
          </w:tcPr>
          <w:p w14:paraId="2D908B87" w14:textId="36484F1C" w:rsidR="00286EE4" w:rsidRPr="00286EE4" w:rsidRDefault="00286EE4" w:rsidP="00286EE4">
            <w:pPr>
              <w:spacing w:before="120" w:after="120"/>
              <w:jc w:val="center"/>
              <w:cnfStyle w:val="100000000000" w:firstRow="1" w:lastRow="0" w:firstColumn="0" w:lastColumn="0" w:oddVBand="0" w:evenVBand="0" w:oddHBand="0" w:evenHBand="0" w:firstRowFirstColumn="0" w:firstRowLastColumn="0" w:lastRowFirstColumn="0" w:lastRowLastColumn="0"/>
              <w:rPr>
                <w:rFonts w:cs="Arial"/>
                <w:szCs w:val="20"/>
                <w14:ligatures w14:val="none"/>
              </w:rPr>
            </w:pPr>
            <w:r w:rsidRPr="00286EE4">
              <w:rPr>
                <w:rFonts w:cs="Arial"/>
                <w:szCs w:val="20"/>
                <w14:ligatures w14:val="none"/>
              </w:rPr>
              <w:t>US</w:t>
            </w:r>
          </w:p>
        </w:tc>
        <w:tc>
          <w:tcPr>
            <w:tcW w:w="0" w:type="auto"/>
            <w:hideMark/>
          </w:tcPr>
          <w:p w14:paraId="1D4597B5" w14:textId="77777777" w:rsidR="00286EE4" w:rsidRPr="00286EE4" w:rsidRDefault="00286EE4" w:rsidP="00286EE4">
            <w:pPr>
              <w:spacing w:before="120" w:after="120"/>
              <w:jc w:val="center"/>
              <w:cnfStyle w:val="100000000000" w:firstRow="1" w:lastRow="0" w:firstColumn="0" w:lastColumn="0" w:oddVBand="0" w:evenVBand="0" w:oddHBand="0" w:evenHBand="0" w:firstRowFirstColumn="0" w:firstRowLastColumn="0" w:lastRowFirstColumn="0" w:lastRowLastColumn="0"/>
              <w:rPr>
                <w:rFonts w:cs="Arial"/>
                <w:szCs w:val="20"/>
                <w14:ligatures w14:val="none"/>
              </w:rPr>
            </w:pPr>
            <w:r w:rsidRPr="00286EE4">
              <w:rPr>
                <w:rFonts w:cs="Arial"/>
                <w:szCs w:val="20"/>
                <w14:ligatures w14:val="none"/>
              </w:rPr>
              <w:t>Notes</w:t>
            </w:r>
          </w:p>
        </w:tc>
      </w:tr>
      <w:tr w:rsidR="00286EE4" w:rsidRPr="00286EE4" w14:paraId="615B2975" w14:textId="77777777" w:rsidTr="00286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489BBE" w14:textId="77777777" w:rsidR="00286EE4" w:rsidRPr="00286EE4" w:rsidRDefault="00286EE4" w:rsidP="00286EE4">
            <w:pPr>
              <w:spacing w:before="120" w:after="120"/>
              <w:rPr>
                <w:rFonts w:cs="Arial"/>
                <w:szCs w:val="20"/>
                <w14:ligatures w14:val="none"/>
              </w:rPr>
            </w:pPr>
            <w:r w:rsidRPr="00286EE4">
              <w:rPr>
                <w:rFonts w:cs="Arial"/>
                <w:szCs w:val="20"/>
                <w14:ligatures w14:val="none"/>
              </w:rPr>
              <w:t>Revenue</w:t>
            </w:r>
          </w:p>
        </w:tc>
        <w:tc>
          <w:tcPr>
            <w:tcW w:w="0" w:type="auto"/>
            <w:hideMark/>
          </w:tcPr>
          <w:p w14:paraId="678BA95A" w14:textId="77777777" w:rsidR="00286EE4" w:rsidRPr="00286EE4" w:rsidRDefault="00286EE4" w:rsidP="00286EE4">
            <w:pPr>
              <w:spacing w:before="120" w:after="120"/>
              <w:jc w:val="center"/>
              <w:cnfStyle w:val="000000100000" w:firstRow="0" w:lastRow="0" w:firstColumn="0" w:lastColumn="0" w:oddVBand="0" w:evenVBand="0" w:oddHBand="1" w:evenHBand="0" w:firstRowFirstColumn="0" w:firstRowLastColumn="0" w:lastRowFirstColumn="0" w:lastRowLastColumn="0"/>
              <w:rPr>
                <w:rFonts w:cs="Arial"/>
                <w:szCs w:val="20"/>
                <w14:ligatures w14:val="none"/>
              </w:rPr>
            </w:pPr>
            <w:r w:rsidRPr="00286EE4">
              <w:rPr>
                <w:rFonts w:cs="Arial"/>
                <w:szCs w:val="20"/>
                <w14:ligatures w14:val="none"/>
              </w:rPr>
              <w:t>100,000</w:t>
            </w:r>
          </w:p>
        </w:tc>
        <w:tc>
          <w:tcPr>
            <w:tcW w:w="0" w:type="auto"/>
            <w:hideMark/>
          </w:tcPr>
          <w:p w14:paraId="73ECE006" w14:textId="0F0FA564" w:rsidR="00286EE4" w:rsidRPr="00286EE4" w:rsidRDefault="00286EE4" w:rsidP="00286EE4">
            <w:pPr>
              <w:spacing w:before="120" w:after="120"/>
              <w:jc w:val="center"/>
              <w:cnfStyle w:val="000000100000" w:firstRow="0" w:lastRow="0" w:firstColumn="0" w:lastColumn="0" w:oddVBand="0" w:evenVBand="0" w:oddHBand="1" w:evenHBand="0" w:firstRowFirstColumn="0" w:firstRowLastColumn="0" w:lastRowFirstColumn="0" w:lastRowLastColumn="0"/>
              <w:rPr>
                <w:rFonts w:cs="Arial"/>
                <w:szCs w:val="20"/>
                <w14:ligatures w14:val="none"/>
              </w:rPr>
            </w:pPr>
            <w:r w:rsidRPr="00286EE4">
              <w:rPr>
                <w:rFonts w:cs="Arial"/>
                <w:szCs w:val="20"/>
                <w14:ligatures w14:val="none"/>
              </w:rPr>
              <w:t>US 500/Ha × 100 Ha × 2 years</w:t>
            </w:r>
          </w:p>
        </w:tc>
      </w:tr>
      <w:tr w:rsidR="00286EE4" w:rsidRPr="00286EE4" w14:paraId="0731D1F2" w14:textId="77777777" w:rsidTr="00286EE4">
        <w:tc>
          <w:tcPr>
            <w:cnfStyle w:val="001000000000" w:firstRow="0" w:lastRow="0" w:firstColumn="1" w:lastColumn="0" w:oddVBand="0" w:evenVBand="0" w:oddHBand="0" w:evenHBand="0" w:firstRowFirstColumn="0" w:firstRowLastColumn="0" w:lastRowFirstColumn="0" w:lastRowLastColumn="0"/>
            <w:tcW w:w="0" w:type="auto"/>
            <w:hideMark/>
          </w:tcPr>
          <w:p w14:paraId="01526146" w14:textId="77777777" w:rsidR="00286EE4" w:rsidRPr="00286EE4" w:rsidRDefault="00286EE4" w:rsidP="00286EE4">
            <w:pPr>
              <w:spacing w:before="120" w:after="120"/>
              <w:rPr>
                <w:rFonts w:cs="Arial"/>
                <w:szCs w:val="20"/>
                <w14:ligatures w14:val="none"/>
              </w:rPr>
            </w:pPr>
            <w:r w:rsidRPr="00286EE4">
              <w:rPr>
                <w:rFonts w:cs="Arial"/>
                <w:szCs w:val="20"/>
                <w14:ligatures w14:val="none"/>
              </w:rPr>
              <w:t>Capital Expenditure (Capex)</w:t>
            </w:r>
          </w:p>
        </w:tc>
        <w:tc>
          <w:tcPr>
            <w:tcW w:w="0" w:type="auto"/>
            <w:hideMark/>
          </w:tcPr>
          <w:p w14:paraId="506A5FE5" w14:textId="77777777" w:rsidR="00286EE4" w:rsidRPr="00286EE4" w:rsidRDefault="00286EE4" w:rsidP="00286EE4">
            <w:pPr>
              <w:spacing w:before="120" w:after="120"/>
              <w:jc w:val="center"/>
              <w:cnfStyle w:val="000000000000" w:firstRow="0" w:lastRow="0" w:firstColumn="0" w:lastColumn="0" w:oddVBand="0" w:evenVBand="0" w:oddHBand="0" w:evenHBand="0" w:firstRowFirstColumn="0" w:firstRowLastColumn="0" w:lastRowFirstColumn="0" w:lastRowLastColumn="0"/>
              <w:rPr>
                <w:rFonts w:cs="Arial"/>
                <w:szCs w:val="20"/>
                <w14:ligatures w14:val="none"/>
              </w:rPr>
            </w:pPr>
            <w:r w:rsidRPr="00286EE4">
              <w:rPr>
                <w:rFonts w:cs="Arial"/>
                <w:szCs w:val="20"/>
                <w14:ligatures w14:val="none"/>
              </w:rPr>
              <w:t>16,184</w:t>
            </w:r>
          </w:p>
        </w:tc>
        <w:tc>
          <w:tcPr>
            <w:tcW w:w="0" w:type="auto"/>
            <w:hideMark/>
          </w:tcPr>
          <w:p w14:paraId="1BEDA724" w14:textId="77777777" w:rsidR="00286EE4" w:rsidRPr="00286EE4" w:rsidRDefault="00286EE4" w:rsidP="00286EE4">
            <w:pPr>
              <w:spacing w:before="120" w:after="120"/>
              <w:jc w:val="center"/>
              <w:cnfStyle w:val="000000000000" w:firstRow="0" w:lastRow="0" w:firstColumn="0" w:lastColumn="0" w:oddVBand="0" w:evenVBand="0" w:oddHBand="0" w:evenHBand="0" w:firstRowFirstColumn="0" w:firstRowLastColumn="0" w:lastRowFirstColumn="0" w:lastRowLastColumn="0"/>
              <w:rPr>
                <w:rFonts w:cs="Arial"/>
                <w:szCs w:val="20"/>
                <w14:ligatures w14:val="none"/>
              </w:rPr>
            </w:pPr>
            <w:r w:rsidRPr="00286EE4">
              <w:rPr>
                <w:rFonts w:cs="Arial"/>
                <w:szCs w:val="20"/>
                <w14:ligatures w14:val="none"/>
              </w:rPr>
              <w:t>Drone, dock, embedded computer, router</w:t>
            </w:r>
          </w:p>
        </w:tc>
      </w:tr>
      <w:tr w:rsidR="00286EE4" w:rsidRPr="00286EE4" w14:paraId="07049E7A" w14:textId="77777777" w:rsidTr="00286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4FD76E" w14:textId="77777777" w:rsidR="00286EE4" w:rsidRPr="00286EE4" w:rsidRDefault="00286EE4" w:rsidP="00286EE4">
            <w:pPr>
              <w:spacing w:before="120" w:after="120"/>
              <w:rPr>
                <w:rFonts w:cs="Arial"/>
                <w:szCs w:val="20"/>
                <w14:ligatures w14:val="none"/>
              </w:rPr>
            </w:pPr>
            <w:r w:rsidRPr="00286EE4">
              <w:rPr>
                <w:rFonts w:cs="Arial"/>
                <w:szCs w:val="20"/>
                <w14:ligatures w14:val="none"/>
              </w:rPr>
              <w:t>Operating Expenditure (Opex)</w:t>
            </w:r>
          </w:p>
        </w:tc>
        <w:tc>
          <w:tcPr>
            <w:tcW w:w="0" w:type="auto"/>
            <w:hideMark/>
          </w:tcPr>
          <w:p w14:paraId="1B085860" w14:textId="77777777" w:rsidR="00286EE4" w:rsidRPr="00286EE4" w:rsidRDefault="00286EE4" w:rsidP="00286EE4">
            <w:pPr>
              <w:spacing w:before="120" w:after="120"/>
              <w:jc w:val="center"/>
              <w:cnfStyle w:val="000000100000" w:firstRow="0" w:lastRow="0" w:firstColumn="0" w:lastColumn="0" w:oddVBand="0" w:evenVBand="0" w:oddHBand="1" w:evenHBand="0" w:firstRowFirstColumn="0" w:firstRowLastColumn="0" w:lastRowFirstColumn="0" w:lastRowLastColumn="0"/>
              <w:rPr>
                <w:rFonts w:cs="Arial"/>
                <w:szCs w:val="20"/>
                <w14:ligatures w14:val="none"/>
              </w:rPr>
            </w:pPr>
            <w:r w:rsidRPr="00286EE4">
              <w:rPr>
                <w:rFonts w:cs="Arial"/>
                <w:szCs w:val="20"/>
                <w14:ligatures w14:val="none"/>
              </w:rPr>
              <w:t>18,792</w:t>
            </w:r>
          </w:p>
        </w:tc>
        <w:tc>
          <w:tcPr>
            <w:tcW w:w="0" w:type="auto"/>
            <w:hideMark/>
          </w:tcPr>
          <w:p w14:paraId="2A33244E" w14:textId="664893FD" w:rsidR="00286EE4" w:rsidRPr="00286EE4" w:rsidRDefault="00286EE4" w:rsidP="00286EE4">
            <w:pPr>
              <w:spacing w:before="120" w:after="120"/>
              <w:jc w:val="center"/>
              <w:cnfStyle w:val="000000100000" w:firstRow="0" w:lastRow="0" w:firstColumn="0" w:lastColumn="0" w:oddVBand="0" w:evenVBand="0" w:oddHBand="1" w:evenHBand="0" w:firstRowFirstColumn="0" w:firstRowLastColumn="0" w:lastRowFirstColumn="0" w:lastRowLastColumn="0"/>
              <w:rPr>
                <w:rFonts w:cs="Arial"/>
                <w:szCs w:val="20"/>
                <w14:ligatures w14:val="none"/>
              </w:rPr>
            </w:pPr>
            <w:r w:rsidRPr="00286EE4">
              <w:rPr>
                <w:rFonts w:cs="Arial"/>
                <w:szCs w:val="20"/>
                <w14:ligatures w14:val="none"/>
              </w:rPr>
              <w:t>Internet and cloud service fees (US 783/month × 24 months)</w:t>
            </w:r>
          </w:p>
        </w:tc>
      </w:tr>
      <w:tr w:rsidR="00286EE4" w:rsidRPr="00286EE4" w14:paraId="6560E9E9" w14:textId="77777777" w:rsidTr="00286EE4">
        <w:tc>
          <w:tcPr>
            <w:cnfStyle w:val="001000000000" w:firstRow="0" w:lastRow="0" w:firstColumn="1" w:lastColumn="0" w:oddVBand="0" w:evenVBand="0" w:oddHBand="0" w:evenHBand="0" w:firstRowFirstColumn="0" w:firstRowLastColumn="0" w:lastRowFirstColumn="0" w:lastRowLastColumn="0"/>
            <w:tcW w:w="0" w:type="auto"/>
            <w:hideMark/>
          </w:tcPr>
          <w:p w14:paraId="57407580" w14:textId="77777777" w:rsidR="00286EE4" w:rsidRPr="00286EE4" w:rsidRDefault="00286EE4" w:rsidP="00286EE4">
            <w:pPr>
              <w:spacing w:before="120" w:after="120"/>
              <w:rPr>
                <w:rFonts w:cs="Arial"/>
                <w:szCs w:val="20"/>
                <w14:ligatures w14:val="none"/>
              </w:rPr>
            </w:pPr>
            <w:r w:rsidRPr="00286EE4">
              <w:rPr>
                <w:rFonts w:cs="Arial"/>
                <w:szCs w:val="20"/>
                <w14:ligatures w14:val="none"/>
              </w:rPr>
              <w:t>Total Costs</w:t>
            </w:r>
          </w:p>
        </w:tc>
        <w:tc>
          <w:tcPr>
            <w:tcW w:w="0" w:type="auto"/>
            <w:hideMark/>
          </w:tcPr>
          <w:p w14:paraId="5EE89EC4" w14:textId="77777777" w:rsidR="00286EE4" w:rsidRPr="00286EE4" w:rsidRDefault="00286EE4" w:rsidP="00286EE4">
            <w:pPr>
              <w:spacing w:before="120" w:after="120"/>
              <w:jc w:val="center"/>
              <w:cnfStyle w:val="000000000000" w:firstRow="0" w:lastRow="0" w:firstColumn="0" w:lastColumn="0" w:oddVBand="0" w:evenVBand="0" w:oddHBand="0" w:evenHBand="0" w:firstRowFirstColumn="0" w:firstRowLastColumn="0" w:lastRowFirstColumn="0" w:lastRowLastColumn="0"/>
              <w:rPr>
                <w:rFonts w:cs="Arial"/>
                <w:szCs w:val="20"/>
                <w14:ligatures w14:val="none"/>
              </w:rPr>
            </w:pPr>
            <w:r w:rsidRPr="00286EE4">
              <w:rPr>
                <w:rFonts w:cs="Arial"/>
                <w:szCs w:val="20"/>
                <w14:ligatures w14:val="none"/>
              </w:rPr>
              <w:t>34,976</w:t>
            </w:r>
          </w:p>
        </w:tc>
        <w:tc>
          <w:tcPr>
            <w:tcW w:w="0" w:type="auto"/>
            <w:hideMark/>
          </w:tcPr>
          <w:p w14:paraId="1D1FBB4B" w14:textId="77777777" w:rsidR="00286EE4" w:rsidRPr="00286EE4" w:rsidRDefault="00286EE4" w:rsidP="00286EE4">
            <w:pPr>
              <w:spacing w:before="120" w:after="120"/>
              <w:jc w:val="center"/>
              <w:cnfStyle w:val="000000000000" w:firstRow="0" w:lastRow="0" w:firstColumn="0" w:lastColumn="0" w:oddVBand="0" w:evenVBand="0" w:oddHBand="0" w:evenHBand="0" w:firstRowFirstColumn="0" w:firstRowLastColumn="0" w:lastRowFirstColumn="0" w:lastRowLastColumn="0"/>
              <w:rPr>
                <w:rFonts w:cs="Arial"/>
                <w:szCs w:val="20"/>
                <w14:ligatures w14:val="none"/>
              </w:rPr>
            </w:pPr>
            <w:r w:rsidRPr="00286EE4">
              <w:rPr>
                <w:rFonts w:cs="Arial"/>
                <w:szCs w:val="20"/>
                <w14:ligatures w14:val="none"/>
              </w:rPr>
              <w:t>Capex + Opex</w:t>
            </w:r>
          </w:p>
        </w:tc>
      </w:tr>
      <w:tr w:rsidR="00286EE4" w:rsidRPr="00286EE4" w14:paraId="0F80CDEB" w14:textId="77777777" w:rsidTr="00286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FA7C4A" w14:textId="77777777" w:rsidR="00286EE4" w:rsidRPr="00286EE4" w:rsidRDefault="00286EE4" w:rsidP="00286EE4">
            <w:pPr>
              <w:spacing w:before="120" w:after="120"/>
              <w:rPr>
                <w:rFonts w:cs="Arial"/>
                <w:szCs w:val="20"/>
                <w14:ligatures w14:val="none"/>
              </w:rPr>
            </w:pPr>
            <w:r w:rsidRPr="00286EE4">
              <w:rPr>
                <w:rFonts w:cs="Arial"/>
                <w:szCs w:val="20"/>
                <w14:ligatures w14:val="none"/>
              </w:rPr>
              <w:t>Two-Year Profit</w:t>
            </w:r>
          </w:p>
        </w:tc>
        <w:tc>
          <w:tcPr>
            <w:tcW w:w="0" w:type="auto"/>
            <w:hideMark/>
          </w:tcPr>
          <w:p w14:paraId="117F0B43" w14:textId="77777777" w:rsidR="00286EE4" w:rsidRPr="00286EE4" w:rsidRDefault="00286EE4" w:rsidP="00286EE4">
            <w:pPr>
              <w:spacing w:before="120" w:after="120"/>
              <w:jc w:val="center"/>
              <w:cnfStyle w:val="000000100000" w:firstRow="0" w:lastRow="0" w:firstColumn="0" w:lastColumn="0" w:oddVBand="0" w:evenVBand="0" w:oddHBand="1" w:evenHBand="0" w:firstRowFirstColumn="0" w:firstRowLastColumn="0" w:lastRowFirstColumn="0" w:lastRowLastColumn="0"/>
              <w:rPr>
                <w:rFonts w:cs="Arial"/>
                <w:szCs w:val="20"/>
                <w14:ligatures w14:val="none"/>
              </w:rPr>
            </w:pPr>
            <w:r w:rsidRPr="00286EE4">
              <w:rPr>
                <w:rFonts w:cs="Arial"/>
                <w:szCs w:val="20"/>
                <w14:ligatures w14:val="none"/>
              </w:rPr>
              <w:t>65,024</w:t>
            </w:r>
          </w:p>
        </w:tc>
        <w:tc>
          <w:tcPr>
            <w:tcW w:w="0" w:type="auto"/>
            <w:hideMark/>
          </w:tcPr>
          <w:p w14:paraId="51DFBDCA" w14:textId="77777777" w:rsidR="00286EE4" w:rsidRPr="00286EE4" w:rsidRDefault="00286EE4" w:rsidP="00286EE4">
            <w:pPr>
              <w:spacing w:before="120" w:after="120"/>
              <w:jc w:val="center"/>
              <w:cnfStyle w:val="000000100000" w:firstRow="0" w:lastRow="0" w:firstColumn="0" w:lastColumn="0" w:oddVBand="0" w:evenVBand="0" w:oddHBand="1" w:evenHBand="0" w:firstRowFirstColumn="0" w:firstRowLastColumn="0" w:lastRowFirstColumn="0" w:lastRowLastColumn="0"/>
              <w:rPr>
                <w:rFonts w:cs="Arial"/>
                <w:szCs w:val="20"/>
                <w14:ligatures w14:val="none"/>
              </w:rPr>
            </w:pPr>
            <w:r w:rsidRPr="00286EE4">
              <w:rPr>
                <w:rFonts w:cs="Arial"/>
                <w:szCs w:val="20"/>
                <w14:ligatures w14:val="none"/>
              </w:rPr>
              <w:t>Revenue − Total Costs</w:t>
            </w:r>
          </w:p>
        </w:tc>
      </w:tr>
      <w:tr w:rsidR="00286EE4" w:rsidRPr="00286EE4" w14:paraId="0C66A448" w14:textId="77777777" w:rsidTr="00286EE4">
        <w:tc>
          <w:tcPr>
            <w:cnfStyle w:val="001000000000" w:firstRow="0" w:lastRow="0" w:firstColumn="1" w:lastColumn="0" w:oddVBand="0" w:evenVBand="0" w:oddHBand="0" w:evenHBand="0" w:firstRowFirstColumn="0" w:firstRowLastColumn="0" w:lastRowFirstColumn="0" w:lastRowLastColumn="0"/>
            <w:tcW w:w="0" w:type="auto"/>
            <w:hideMark/>
          </w:tcPr>
          <w:p w14:paraId="5B687A8C" w14:textId="563AEED2" w:rsidR="00286EE4" w:rsidRPr="00286EE4" w:rsidRDefault="00A911D1" w:rsidP="00286EE4">
            <w:pPr>
              <w:spacing w:before="120" w:after="120"/>
              <w:rPr>
                <w:rFonts w:cs="Arial"/>
                <w:szCs w:val="20"/>
                <w14:ligatures w14:val="none"/>
              </w:rPr>
            </w:pPr>
            <w:r>
              <w:rPr>
                <w:rFonts w:cs="Arial"/>
                <w:szCs w:val="20"/>
                <w14:ligatures w14:val="none"/>
              </w:rPr>
              <w:t xml:space="preserve">Profit </w:t>
            </w:r>
            <w:r w:rsidR="00286EE4" w:rsidRPr="00286EE4">
              <w:rPr>
                <w:rFonts w:cs="Arial"/>
                <w:szCs w:val="20"/>
                <w14:ligatures w14:val="none"/>
              </w:rPr>
              <w:t>Margin</w:t>
            </w:r>
          </w:p>
        </w:tc>
        <w:tc>
          <w:tcPr>
            <w:tcW w:w="0" w:type="auto"/>
            <w:hideMark/>
          </w:tcPr>
          <w:p w14:paraId="52324651" w14:textId="77777777" w:rsidR="00286EE4" w:rsidRPr="00286EE4" w:rsidRDefault="00286EE4" w:rsidP="00286EE4">
            <w:pPr>
              <w:spacing w:before="120" w:after="120"/>
              <w:jc w:val="center"/>
              <w:cnfStyle w:val="000000000000" w:firstRow="0" w:lastRow="0" w:firstColumn="0" w:lastColumn="0" w:oddVBand="0" w:evenVBand="0" w:oddHBand="0" w:evenHBand="0" w:firstRowFirstColumn="0" w:firstRowLastColumn="0" w:lastRowFirstColumn="0" w:lastRowLastColumn="0"/>
              <w:rPr>
                <w:rFonts w:cs="Arial"/>
                <w:szCs w:val="20"/>
                <w14:ligatures w14:val="none"/>
              </w:rPr>
            </w:pPr>
            <w:r w:rsidRPr="00286EE4">
              <w:rPr>
                <w:rFonts w:cs="Arial"/>
                <w:szCs w:val="20"/>
                <w14:ligatures w14:val="none"/>
              </w:rPr>
              <w:t>65%</w:t>
            </w:r>
          </w:p>
        </w:tc>
        <w:tc>
          <w:tcPr>
            <w:tcW w:w="0" w:type="auto"/>
            <w:hideMark/>
          </w:tcPr>
          <w:p w14:paraId="6DC07C1F" w14:textId="77777777" w:rsidR="00286EE4" w:rsidRPr="00286EE4" w:rsidRDefault="00286EE4" w:rsidP="00286EE4">
            <w:pPr>
              <w:spacing w:before="120" w:after="120"/>
              <w:jc w:val="center"/>
              <w:cnfStyle w:val="000000000000" w:firstRow="0" w:lastRow="0" w:firstColumn="0" w:lastColumn="0" w:oddVBand="0" w:evenVBand="0" w:oddHBand="0" w:evenHBand="0" w:firstRowFirstColumn="0" w:firstRowLastColumn="0" w:lastRowFirstColumn="0" w:lastRowLastColumn="0"/>
              <w:rPr>
                <w:rFonts w:cs="Arial"/>
                <w:szCs w:val="20"/>
                <w14:ligatures w14:val="none"/>
              </w:rPr>
            </w:pPr>
            <w:r w:rsidRPr="00286EE4">
              <w:rPr>
                <w:rFonts w:cs="Arial"/>
                <w:szCs w:val="20"/>
                <w14:ligatures w14:val="none"/>
              </w:rPr>
              <w:t>Profit ÷ Revenue × 100</w:t>
            </w:r>
          </w:p>
        </w:tc>
      </w:tr>
    </w:tbl>
    <w:p w14:paraId="577022D6" w14:textId="77777777" w:rsidR="00286EE4" w:rsidRPr="00286EE4" w:rsidRDefault="00286EE4" w:rsidP="00286EE4">
      <w:pPr>
        <w:rPr>
          <w:lang w:val="en-US"/>
        </w:rPr>
      </w:pPr>
    </w:p>
    <w:p w14:paraId="58F4D03B" w14:textId="77777777" w:rsidR="00A911D1" w:rsidRPr="002F57D7" w:rsidRDefault="00A911D1" w:rsidP="00A911D1">
      <w:pPr>
        <w:rPr>
          <w:highlight w:val="yellow"/>
          <w:lang w:val="en-US"/>
        </w:rPr>
      </w:pPr>
    </w:p>
    <w:p w14:paraId="4EF1F792" w14:textId="77777777" w:rsidR="0099048E" w:rsidRPr="0099048E" w:rsidRDefault="0099048E" w:rsidP="0099048E">
      <w:pPr>
        <w:rPr>
          <w:lang w:val="en-US"/>
        </w:rPr>
      </w:pPr>
    </w:p>
    <w:p w14:paraId="3721A0CE" w14:textId="77777777" w:rsidR="0099048E" w:rsidRDefault="0099048E">
      <w:pPr>
        <w:spacing w:after="160" w:line="278" w:lineRule="auto"/>
        <w:rPr>
          <w:rFonts w:eastAsiaTheme="majorEastAsia" w:cs="Arial"/>
          <w:sz w:val="36"/>
          <w:szCs w:val="36"/>
          <w:lang w:val="en-US"/>
        </w:rPr>
      </w:pPr>
      <w:bookmarkStart w:id="363" w:name="_Toc205038638"/>
      <w:r>
        <w:br w:type="page"/>
      </w:r>
    </w:p>
    <w:p w14:paraId="7CE948E1" w14:textId="7A6CB326" w:rsidR="00BF3DF3" w:rsidRPr="006B4DA3" w:rsidRDefault="00A86305" w:rsidP="009213BB">
      <w:pPr>
        <w:pStyle w:val="Heading1"/>
      </w:pPr>
      <w:bookmarkStart w:id="364" w:name="_Toc242456377"/>
      <w:r w:rsidRPr="00A7224B">
        <w:lastRenderedPageBreak/>
        <w:t>Financial</w:t>
      </w:r>
      <w:bookmarkEnd w:id="363"/>
      <w:r w:rsidR="00D26292" w:rsidRPr="00A7224B">
        <w:t xml:space="preserve"> Commentary</w:t>
      </w:r>
      <w:bookmarkEnd w:id="364"/>
    </w:p>
    <w:p w14:paraId="6516FC63" w14:textId="0504AEEB" w:rsidR="00923DF9" w:rsidRPr="006B4DA3" w:rsidRDefault="00923DF9" w:rsidP="0099048E">
      <w:pPr>
        <w:pStyle w:val="Heading2"/>
      </w:pPr>
      <w:r w:rsidRPr="006B4DA3">
        <w:t>Historical</w:t>
      </w:r>
      <w:r w:rsidR="008C4BAA">
        <w:t xml:space="preserve"> </w:t>
      </w:r>
      <w:r w:rsidR="00821130">
        <w:t>Summary</w:t>
      </w:r>
    </w:p>
    <w:p w14:paraId="635295E3" w14:textId="6B3510D7" w:rsidR="005868D4" w:rsidRDefault="005868D4" w:rsidP="005868D4">
      <w:pPr>
        <w:rPr>
          <w:rFonts w:cs="Arial"/>
          <w:szCs w:val="20"/>
          <w:lang w:val="en-US" w:eastAsia="en-US"/>
        </w:rPr>
      </w:pPr>
      <w:r w:rsidRPr="006B4DA3">
        <w:rPr>
          <w:rFonts w:cs="Arial"/>
          <w:szCs w:val="20"/>
          <w:lang w:val="en-US" w:eastAsia="en-US"/>
        </w:rPr>
        <w:t xml:space="preserve">A general historical and financial summary is provided </w:t>
      </w:r>
      <w:r w:rsidR="00085DD1">
        <w:rPr>
          <w:rFonts w:cs="Arial"/>
          <w:szCs w:val="20"/>
          <w:lang w:val="en-US" w:eastAsia="en-US"/>
        </w:rPr>
        <w:t>based on what has been provided the company</w:t>
      </w:r>
      <w:r w:rsidR="006076C2">
        <w:rPr>
          <w:rFonts w:cs="Arial"/>
          <w:szCs w:val="20"/>
          <w:lang w:val="en-US" w:eastAsia="en-US"/>
        </w:rPr>
        <w:t>:</w:t>
      </w:r>
    </w:p>
    <w:p w14:paraId="0A52799A" w14:textId="77777777" w:rsidR="00085DD1" w:rsidRPr="006B4DA3" w:rsidRDefault="00085DD1" w:rsidP="005868D4">
      <w:pPr>
        <w:rPr>
          <w:rFonts w:cs="Arial"/>
          <w:lang w:val="en-US" w:eastAsia="en-US"/>
        </w:rPr>
      </w:pPr>
    </w:p>
    <w:tbl>
      <w:tblPr>
        <w:tblW w:w="9242" w:type="dxa"/>
        <w:tblLayout w:type="fixed"/>
        <w:tblLook w:val="04A0" w:firstRow="1" w:lastRow="0" w:firstColumn="1" w:lastColumn="0" w:noHBand="0" w:noVBand="1"/>
      </w:tblPr>
      <w:tblGrid>
        <w:gridCol w:w="1764"/>
        <w:gridCol w:w="1246"/>
        <w:gridCol w:w="1246"/>
        <w:gridCol w:w="1247"/>
        <w:gridCol w:w="403"/>
        <w:gridCol w:w="843"/>
        <w:gridCol w:w="1246"/>
        <w:gridCol w:w="1247"/>
      </w:tblGrid>
      <w:tr w:rsidR="00E82B80" w:rsidRPr="000B2DE0" w14:paraId="2A06B880" w14:textId="77777777" w:rsidTr="006076C2">
        <w:trPr>
          <w:trHeight w:val="265"/>
        </w:trPr>
        <w:tc>
          <w:tcPr>
            <w:tcW w:w="1764" w:type="dxa"/>
            <w:tcBorders>
              <w:top w:val="nil"/>
              <w:left w:val="nil"/>
              <w:bottom w:val="single" w:sz="4" w:space="0" w:color="auto"/>
              <w:right w:val="nil"/>
            </w:tcBorders>
            <w:shd w:val="clear" w:color="auto" w:fill="auto"/>
            <w:noWrap/>
            <w:vAlign w:val="bottom"/>
            <w:hideMark/>
          </w:tcPr>
          <w:p w14:paraId="69CC8076" w14:textId="77777777" w:rsidR="00E82B80" w:rsidRPr="000B2DE0" w:rsidRDefault="00E82B80">
            <w:pPr>
              <w:rPr>
                <w:rFonts w:cs="Arial"/>
                <w:sz w:val="18"/>
                <w:szCs w:val="18"/>
              </w:rPr>
            </w:pPr>
          </w:p>
        </w:tc>
        <w:tc>
          <w:tcPr>
            <w:tcW w:w="4142" w:type="dxa"/>
            <w:gridSpan w:val="4"/>
            <w:tcBorders>
              <w:top w:val="nil"/>
              <w:left w:val="nil"/>
              <w:bottom w:val="single" w:sz="4" w:space="0" w:color="auto"/>
              <w:right w:val="nil"/>
            </w:tcBorders>
            <w:shd w:val="clear" w:color="auto" w:fill="auto"/>
            <w:noWrap/>
            <w:vAlign w:val="bottom"/>
            <w:hideMark/>
          </w:tcPr>
          <w:p w14:paraId="0BCA3F0C" w14:textId="4D4F4D1F" w:rsidR="00E82B80" w:rsidRPr="000B2DE0" w:rsidRDefault="00E82B80">
            <w:pPr>
              <w:jc w:val="center"/>
              <w:rPr>
                <w:rFonts w:cs="Arial"/>
                <w:b/>
                <w:bCs/>
                <w:color w:val="000000"/>
                <w:sz w:val="18"/>
                <w:szCs w:val="18"/>
              </w:rPr>
            </w:pPr>
            <w:r w:rsidRPr="000B2DE0">
              <w:rPr>
                <w:rFonts w:cs="Arial"/>
                <w:b/>
                <w:bCs/>
                <w:color w:val="000000"/>
                <w:sz w:val="18"/>
                <w:szCs w:val="18"/>
              </w:rPr>
              <w:t>Historical</w:t>
            </w:r>
            <w:r w:rsidR="00085DD1" w:rsidRPr="000B2DE0">
              <w:rPr>
                <w:rFonts w:cs="Arial"/>
                <w:b/>
                <w:bCs/>
                <w:color w:val="000000"/>
                <w:sz w:val="18"/>
                <w:szCs w:val="18"/>
              </w:rPr>
              <w:t>/Actual</w:t>
            </w:r>
          </w:p>
        </w:tc>
        <w:tc>
          <w:tcPr>
            <w:tcW w:w="3336" w:type="dxa"/>
            <w:gridSpan w:val="3"/>
            <w:tcBorders>
              <w:top w:val="nil"/>
              <w:left w:val="nil"/>
              <w:bottom w:val="single" w:sz="4" w:space="0" w:color="auto"/>
              <w:right w:val="nil"/>
            </w:tcBorders>
            <w:shd w:val="clear" w:color="auto" w:fill="auto"/>
            <w:noWrap/>
            <w:vAlign w:val="bottom"/>
            <w:hideMark/>
          </w:tcPr>
          <w:p w14:paraId="68E165AE" w14:textId="77777777" w:rsidR="00E82B80" w:rsidRPr="000B2DE0" w:rsidRDefault="00E82B80">
            <w:pPr>
              <w:jc w:val="center"/>
              <w:rPr>
                <w:rFonts w:cs="Arial"/>
                <w:b/>
                <w:bCs/>
                <w:color w:val="000000"/>
                <w:sz w:val="18"/>
                <w:szCs w:val="18"/>
              </w:rPr>
            </w:pPr>
            <w:r w:rsidRPr="000B2DE0">
              <w:rPr>
                <w:rFonts w:cs="Arial"/>
                <w:b/>
                <w:bCs/>
                <w:color w:val="000000"/>
                <w:sz w:val="18"/>
                <w:szCs w:val="18"/>
              </w:rPr>
              <w:t>Forecast</w:t>
            </w:r>
          </w:p>
        </w:tc>
      </w:tr>
      <w:tr w:rsidR="00E82B80" w:rsidRPr="000B2DE0" w14:paraId="14FB6FD4" w14:textId="77777777" w:rsidTr="006076C2">
        <w:trPr>
          <w:trHeight w:val="265"/>
        </w:trPr>
        <w:tc>
          <w:tcPr>
            <w:tcW w:w="1764" w:type="dxa"/>
            <w:tcBorders>
              <w:top w:val="single" w:sz="4" w:space="0" w:color="auto"/>
              <w:left w:val="nil"/>
              <w:bottom w:val="single" w:sz="4" w:space="0" w:color="auto"/>
              <w:right w:val="nil"/>
            </w:tcBorders>
            <w:shd w:val="clear" w:color="auto" w:fill="auto"/>
            <w:noWrap/>
            <w:vAlign w:val="center"/>
            <w:hideMark/>
          </w:tcPr>
          <w:p w14:paraId="5EE0DCBE" w14:textId="04C46606" w:rsidR="00E82B80" w:rsidRPr="000B2DE0" w:rsidRDefault="00E82B80">
            <w:pPr>
              <w:rPr>
                <w:rFonts w:cs="Arial"/>
                <w:b/>
                <w:bCs/>
                <w:color w:val="000000"/>
                <w:sz w:val="18"/>
                <w:szCs w:val="18"/>
              </w:rPr>
            </w:pPr>
            <w:r w:rsidRPr="000B2DE0">
              <w:rPr>
                <w:rFonts w:cs="Arial"/>
                <w:b/>
                <w:bCs/>
                <w:color w:val="000000"/>
                <w:sz w:val="18"/>
                <w:szCs w:val="18"/>
              </w:rPr>
              <w:t>SGD</w:t>
            </w:r>
          </w:p>
        </w:tc>
        <w:tc>
          <w:tcPr>
            <w:tcW w:w="1246" w:type="dxa"/>
            <w:tcBorders>
              <w:top w:val="single" w:sz="4" w:space="0" w:color="auto"/>
              <w:left w:val="nil"/>
              <w:bottom w:val="single" w:sz="4" w:space="0" w:color="auto"/>
              <w:right w:val="nil"/>
            </w:tcBorders>
            <w:shd w:val="clear" w:color="auto" w:fill="auto"/>
            <w:noWrap/>
            <w:vAlign w:val="bottom"/>
            <w:hideMark/>
          </w:tcPr>
          <w:p w14:paraId="40BA116E" w14:textId="77777777" w:rsidR="00E82B80" w:rsidRPr="000B2DE0" w:rsidRDefault="00E82B80">
            <w:pPr>
              <w:jc w:val="right"/>
              <w:rPr>
                <w:rFonts w:cs="Arial"/>
                <w:b/>
                <w:bCs/>
                <w:color w:val="000000"/>
                <w:sz w:val="18"/>
                <w:szCs w:val="18"/>
              </w:rPr>
            </w:pPr>
            <w:r w:rsidRPr="000B2DE0">
              <w:rPr>
                <w:rFonts w:cs="Arial"/>
                <w:b/>
                <w:bCs/>
                <w:color w:val="000000"/>
                <w:sz w:val="18"/>
                <w:szCs w:val="18"/>
              </w:rPr>
              <w:t>2022</w:t>
            </w:r>
          </w:p>
        </w:tc>
        <w:tc>
          <w:tcPr>
            <w:tcW w:w="1246" w:type="dxa"/>
            <w:tcBorders>
              <w:top w:val="single" w:sz="4" w:space="0" w:color="auto"/>
              <w:left w:val="nil"/>
              <w:bottom w:val="single" w:sz="4" w:space="0" w:color="auto"/>
              <w:right w:val="nil"/>
            </w:tcBorders>
            <w:shd w:val="clear" w:color="auto" w:fill="auto"/>
            <w:noWrap/>
            <w:vAlign w:val="bottom"/>
            <w:hideMark/>
          </w:tcPr>
          <w:p w14:paraId="3D3B8BA4" w14:textId="77777777" w:rsidR="00E82B80" w:rsidRPr="000B2DE0" w:rsidRDefault="00E82B80">
            <w:pPr>
              <w:jc w:val="right"/>
              <w:rPr>
                <w:rFonts w:cs="Arial"/>
                <w:b/>
                <w:bCs/>
                <w:color w:val="000000"/>
                <w:sz w:val="18"/>
                <w:szCs w:val="18"/>
              </w:rPr>
            </w:pPr>
            <w:r w:rsidRPr="000B2DE0">
              <w:rPr>
                <w:rFonts w:cs="Arial"/>
                <w:b/>
                <w:bCs/>
                <w:color w:val="000000"/>
                <w:sz w:val="18"/>
                <w:szCs w:val="18"/>
              </w:rPr>
              <w:t>2023</w:t>
            </w:r>
          </w:p>
        </w:tc>
        <w:tc>
          <w:tcPr>
            <w:tcW w:w="1247" w:type="dxa"/>
            <w:tcBorders>
              <w:top w:val="single" w:sz="4" w:space="0" w:color="auto"/>
              <w:left w:val="nil"/>
              <w:bottom w:val="single" w:sz="4" w:space="0" w:color="auto"/>
              <w:right w:val="single" w:sz="4" w:space="0" w:color="auto"/>
            </w:tcBorders>
            <w:shd w:val="clear" w:color="auto" w:fill="auto"/>
            <w:noWrap/>
            <w:vAlign w:val="bottom"/>
            <w:hideMark/>
          </w:tcPr>
          <w:p w14:paraId="3068F4E3" w14:textId="77777777" w:rsidR="00E82B80" w:rsidRPr="000B2DE0" w:rsidRDefault="00E82B80">
            <w:pPr>
              <w:jc w:val="right"/>
              <w:rPr>
                <w:rFonts w:cs="Arial"/>
                <w:b/>
                <w:bCs/>
                <w:color w:val="000000"/>
                <w:sz w:val="18"/>
                <w:szCs w:val="18"/>
              </w:rPr>
            </w:pPr>
            <w:r w:rsidRPr="000B2DE0">
              <w:rPr>
                <w:rFonts w:cs="Arial"/>
                <w:b/>
                <w:bCs/>
                <w:color w:val="000000"/>
                <w:sz w:val="18"/>
                <w:szCs w:val="18"/>
              </w:rPr>
              <w:t>2024</w:t>
            </w:r>
          </w:p>
        </w:tc>
        <w:tc>
          <w:tcPr>
            <w:tcW w:w="1246" w:type="dxa"/>
            <w:gridSpan w:val="2"/>
            <w:tcBorders>
              <w:top w:val="single" w:sz="4" w:space="0" w:color="auto"/>
              <w:left w:val="single" w:sz="4" w:space="0" w:color="auto"/>
              <w:bottom w:val="single" w:sz="4" w:space="0" w:color="auto"/>
              <w:right w:val="nil"/>
            </w:tcBorders>
            <w:shd w:val="clear" w:color="auto" w:fill="auto"/>
            <w:noWrap/>
            <w:vAlign w:val="bottom"/>
            <w:hideMark/>
          </w:tcPr>
          <w:p w14:paraId="458767EE" w14:textId="77777777" w:rsidR="00E82B80" w:rsidRPr="000B2DE0" w:rsidRDefault="00E82B80">
            <w:pPr>
              <w:jc w:val="right"/>
              <w:rPr>
                <w:rFonts w:cs="Arial"/>
                <w:b/>
                <w:bCs/>
                <w:color w:val="000000"/>
                <w:sz w:val="18"/>
                <w:szCs w:val="18"/>
              </w:rPr>
            </w:pPr>
            <w:r w:rsidRPr="000B2DE0">
              <w:rPr>
                <w:rFonts w:cs="Arial"/>
                <w:b/>
                <w:bCs/>
                <w:color w:val="000000"/>
                <w:sz w:val="18"/>
                <w:szCs w:val="18"/>
              </w:rPr>
              <w:t>2025</w:t>
            </w:r>
          </w:p>
        </w:tc>
        <w:tc>
          <w:tcPr>
            <w:tcW w:w="1246" w:type="dxa"/>
            <w:tcBorders>
              <w:top w:val="single" w:sz="4" w:space="0" w:color="auto"/>
              <w:left w:val="nil"/>
              <w:bottom w:val="single" w:sz="4" w:space="0" w:color="auto"/>
              <w:right w:val="nil"/>
            </w:tcBorders>
            <w:shd w:val="clear" w:color="auto" w:fill="auto"/>
            <w:noWrap/>
            <w:vAlign w:val="bottom"/>
            <w:hideMark/>
          </w:tcPr>
          <w:p w14:paraId="76AAE987" w14:textId="77777777" w:rsidR="00E82B80" w:rsidRPr="000B2DE0" w:rsidRDefault="00E82B80">
            <w:pPr>
              <w:jc w:val="right"/>
              <w:rPr>
                <w:rFonts w:cs="Arial"/>
                <w:b/>
                <w:bCs/>
                <w:color w:val="000000"/>
                <w:sz w:val="18"/>
                <w:szCs w:val="18"/>
              </w:rPr>
            </w:pPr>
            <w:r w:rsidRPr="000B2DE0">
              <w:rPr>
                <w:rFonts w:cs="Arial"/>
                <w:b/>
                <w:bCs/>
                <w:color w:val="000000"/>
                <w:sz w:val="18"/>
                <w:szCs w:val="18"/>
              </w:rPr>
              <w:t>2026</w:t>
            </w:r>
          </w:p>
        </w:tc>
        <w:tc>
          <w:tcPr>
            <w:tcW w:w="1247" w:type="dxa"/>
            <w:tcBorders>
              <w:top w:val="single" w:sz="4" w:space="0" w:color="auto"/>
              <w:left w:val="nil"/>
              <w:bottom w:val="single" w:sz="4" w:space="0" w:color="auto"/>
              <w:right w:val="nil"/>
            </w:tcBorders>
            <w:shd w:val="clear" w:color="auto" w:fill="auto"/>
            <w:noWrap/>
            <w:vAlign w:val="bottom"/>
            <w:hideMark/>
          </w:tcPr>
          <w:p w14:paraId="15CDD89B" w14:textId="77777777" w:rsidR="00E82B80" w:rsidRPr="000B2DE0" w:rsidRDefault="00E82B80">
            <w:pPr>
              <w:jc w:val="right"/>
              <w:rPr>
                <w:rFonts w:cs="Arial"/>
                <w:b/>
                <w:bCs/>
                <w:color w:val="000000"/>
                <w:sz w:val="18"/>
                <w:szCs w:val="18"/>
              </w:rPr>
            </w:pPr>
            <w:r w:rsidRPr="000B2DE0">
              <w:rPr>
                <w:rFonts w:cs="Arial"/>
                <w:b/>
                <w:bCs/>
                <w:color w:val="000000"/>
                <w:sz w:val="18"/>
                <w:szCs w:val="18"/>
              </w:rPr>
              <w:t>2027</w:t>
            </w:r>
          </w:p>
        </w:tc>
      </w:tr>
      <w:tr w:rsidR="00E82B80" w:rsidRPr="000B2DE0" w14:paraId="6665AE1D" w14:textId="77777777" w:rsidTr="006076C2">
        <w:trPr>
          <w:trHeight w:val="265"/>
        </w:trPr>
        <w:tc>
          <w:tcPr>
            <w:tcW w:w="1764" w:type="dxa"/>
            <w:tcBorders>
              <w:top w:val="nil"/>
              <w:left w:val="nil"/>
              <w:bottom w:val="nil"/>
              <w:right w:val="nil"/>
            </w:tcBorders>
            <w:shd w:val="clear" w:color="auto" w:fill="auto"/>
            <w:noWrap/>
            <w:vAlign w:val="center"/>
            <w:hideMark/>
          </w:tcPr>
          <w:p w14:paraId="0CFDD05D" w14:textId="77777777" w:rsidR="00E82B80" w:rsidRPr="000B2DE0" w:rsidRDefault="00E82B80">
            <w:pPr>
              <w:rPr>
                <w:rFonts w:cs="Arial"/>
                <w:color w:val="000000"/>
                <w:sz w:val="18"/>
                <w:szCs w:val="18"/>
              </w:rPr>
            </w:pPr>
            <w:r w:rsidRPr="000B2DE0">
              <w:rPr>
                <w:rFonts w:cs="Arial"/>
                <w:color w:val="000000"/>
                <w:sz w:val="18"/>
                <w:szCs w:val="18"/>
              </w:rPr>
              <w:t>Revenues</w:t>
            </w:r>
          </w:p>
        </w:tc>
        <w:tc>
          <w:tcPr>
            <w:tcW w:w="1246" w:type="dxa"/>
            <w:tcBorders>
              <w:top w:val="single" w:sz="4" w:space="0" w:color="auto"/>
              <w:left w:val="nil"/>
              <w:bottom w:val="nil"/>
              <w:right w:val="nil"/>
            </w:tcBorders>
            <w:shd w:val="clear" w:color="auto" w:fill="auto"/>
            <w:noWrap/>
            <w:vAlign w:val="bottom"/>
          </w:tcPr>
          <w:p w14:paraId="31383BB3" w14:textId="2BE12DCA" w:rsidR="00E82B80" w:rsidRPr="000B2DE0" w:rsidRDefault="00E82B80">
            <w:pPr>
              <w:jc w:val="right"/>
              <w:rPr>
                <w:rFonts w:cs="Arial"/>
                <w:color w:val="000000"/>
                <w:sz w:val="18"/>
                <w:szCs w:val="18"/>
              </w:rPr>
            </w:pPr>
            <w:r w:rsidRPr="000B2DE0">
              <w:rPr>
                <w:rFonts w:cs="Arial"/>
                <w:color w:val="000000"/>
                <w:sz w:val="18"/>
                <w:szCs w:val="18"/>
              </w:rPr>
              <w:t>322,561</w:t>
            </w:r>
          </w:p>
        </w:tc>
        <w:tc>
          <w:tcPr>
            <w:tcW w:w="1246" w:type="dxa"/>
            <w:tcBorders>
              <w:top w:val="single" w:sz="4" w:space="0" w:color="auto"/>
              <w:left w:val="nil"/>
              <w:bottom w:val="nil"/>
            </w:tcBorders>
            <w:shd w:val="clear" w:color="auto" w:fill="auto"/>
            <w:noWrap/>
            <w:vAlign w:val="bottom"/>
          </w:tcPr>
          <w:p w14:paraId="5557023E" w14:textId="13372B46" w:rsidR="00E82B80" w:rsidRPr="000B2DE0" w:rsidRDefault="00E82B80">
            <w:pPr>
              <w:jc w:val="right"/>
              <w:rPr>
                <w:rFonts w:cs="Arial"/>
                <w:color w:val="000000"/>
                <w:sz w:val="18"/>
                <w:szCs w:val="18"/>
              </w:rPr>
            </w:pPr>
            <w:r w:rsidRPr="000B2DE0">
              <w:rPr>
                <w:rFonts w:cs="Arial"/>
                <w:color w:val="000000"/>
                <w:sz w:val="18"/>
                <w:szCs w:val="18"/>
              </w:rPr>
              <w:t>232,860</w:t>
            </w:r>
          </w:p>
        </w:tc>
        <w:tc>
          <w:tcPr>
            <w:tcW w:w="1247" w:type="dxa"/>
            <w:tcBorders>
              <w:top w:val="single" w:sz="4" w:space="0" w:color="auto"/>
              <w:left w:val="nil"/>
              <w:bottom w:val="nil"/>
              <w:right w:val="single" w:sz="4" w:space="0" w:color="auto"/>
            </w:tcBorders>
            <w:shd w:val="clear" w:color="auto" w:fill="auto"/>
            <w:noWrap/>
            <w:vAlign w:val="bottom"/>
          </w:tcPr>
          <w:p w14:paraId="05FDDFF1" w14:textId="67792F15" w:rsidR="00E82B80" w:rsidRPr="000B2DE0" w:rsidRDefault="00E82B80">
            <w:pPr>
              <w:jc w:val="right"/>
              <w:rPr>
                <w:rFonts w:cs="Arial"/>
                <w:color w:val="000000"/>
                <w:sz w:val="18"/>
                <w:szCs w:val="18"/>
              </w:rPr>
            </w:pPr>
            <w:r w:rsidRPr="000B2DE0">
              <w:rPr>
                <w:rFonts w:cs="Arial"/>
                <w:color w:val="000000"/>
                <w:sz w:val="18"/>
                <w:szCs w:val="18"/>
              </w:rPr>
              <w:t>86,572</w:t>
            </w:r>
          </w:p>
        </w:tc>
        <w:tc>
          <w:tcPr>
            <w:tcW w:w="1246" w:type="dxa"/>
            <w:gridSpan w:val="2"/>
            <w:tcBorders>
              <w:top w:val="nil"/>
              <w:left w:val="single" w:sz="4" w:space="0" w:color="auto"/>
              <w:bottom w:val="nil"/>
              <w:right w:val="nil"/>
            </w:tcBorders>
            <w:shd w:val="clear" w:color="auto" w:fill="auto"/>
            <w:noWrap/>
            <w:vAlign w:val="bottom"/>
          </w:tcPr>
          <w:p w14:paraId="7784C4BD" w14:textId="5777D234" w:rsidR="00E82B80" w:rsidRPr="000B2DE0" w:rsidRDefault="006076C2">
            <w:pPr>
              <w:jc w:val="right"/>
              <w:rPr>
                <w:rFonts w:cs="Arial"/>
                <w:color w:val="000000"/>
                <w:sz w:val="18"/>
                <w:szCs w:val="18"/>
              </w:rPr>
            </w:pPr>
            <w:r>
              <w:rPr>
                <w:rFonts w:cs="Arial"/>
                <w:color w:val="000000"/>
                <w:sz w:val="18"/>
                <w:szCs w:val="18"/>
              </w:rPr>
              <w:t>236,500</w:t>
            </w:r>
          </w:p>
        </w:tc>
        <w:tc>
          <w:tcPr>
            <w:tcW w:w="1246" w:type="dxa"/>
            <w:tcBorders>
              <w:top w:val="nil"/>
              <w:left w:val="nil"/>
              <w:bottom w:val="nil"/>
              <w:right w:val="nil"/>
            </w:tcBorders>
            <w:shd w:val="clear" w:color="auto" w:fill="auto"/>
            <w:noWrap/>
            <w:vAlign w:val="bottom"/>
          </w:tcPr>
          <w:p w14:paraId="3B7C7C99" w14:textId="5D11E1DC" w:rsidR="00E82B80" w:rsidRPr="000B2DE0" w:rsidRDefault="000B2DE0">
            <w:pPr>
              <w:jc w:val="right"/>
              <w:rPr>
                <w:rFonts w:cs="Arial"/>
                <w:color w:val="000000"/>
                <w:sz w:val="18"/>
                <w:szCs w:val="18"/>
              </w:rPr>
            </w:pPr>
            <w:r w:rsidRPr="000B2DE0">
              <w:rPr>
                <w:rFonts w:cs="Arial"/>
                <w:color w:val="000000"/>
                <w:sz w:val="18"/>
                <w:szCs w:val="18"/>
              </w:rPr>
              <w:t>2,202,600</w:t>
            </w:r>
          </w:p>
        </w:tc>
        <w:tc>
          <w:tcPr>
            <w:tcW w:w="1247" w:type="dxa"/>
            <w:tcBorders>
              <w:top w:val="nil"/>
              <w:left w:val="nil"/>
              <w:bottom w:val="nil"/>
              <w:right w:val="nil"/>
            </w:tcBorders>
            <w:shd w:val="clear" w:color="auto" w:fill="auto"/>
            <w:noWrap/>
            <w:vAlign w:val="bottom"/>
          </w:tcPr>
          <w:p w14:paraId="31C4CFD3" w14:textId="7D597A3E" w:rsidR="00E82B80" w:rsidRPr="000B2DE0" w:rsidRDefault="000B2DE0">
            <w:pPr>
              <w:jc w:val="right"/>
              <w:rPr>
                <w:rFonts w:cs="Arial"/>
                <w:color w:val="000000"/>
                <w:sz w:val="18"/>
                <w:szCs w:val="18"/>
              </w:rPr>
            </w:pPr>
            <w:r>
              <w:rPr>
                <w:rFonts w:cs="Arial"/>
                <w:color w:val="000000"/>
                <w:sz w:val="18"/>
                <w:szCs w:val="18"/>
              </w:rPr>
              <w:t>5,329,600</w:t>
            </w:r>
          </w:p>
        </w:tc>
      </w:tr>
      <w:tr w:rsidR="00E82B80" w:rsidRPr="000B2DE0" w14:paraId="0ACE8495" w14:textId="77777777" w:rsidTr="006076C2">
        <w:trPr>
          <w:trHeight w:val="265"/>
        </w:trPr>
        <w:tc>
          <w:tcPr>
            <w:tcW w:w="1764" w:type="dxa"/>
            <w:tcBorders>
              <w:top w:val="nil"/>
              <w:left w:val="nil"/>
              <w:bottom w:val="nil"/>
              <w:right w:val="nil"/>
            </w:tcBorders>
            <w:shd w:val="clear" w:color="auto" w:fill="auto"/>
            <w:noWrap/>
            <w:vAlign w:val="center"/>
            <w:hideMark/>
          </w:tcPr>
          <w:p w14:paraId="65D56DEB" w14:textId="77777777" w:rsidR="00E82B80" w:rsidRPr="000B2DE0" w:rsidRDefault="00E82B80">
            <w:pPr>
              <w:rPr>
                <w:rFonts w:cs="Arial"/>
                <w:color w:val="000000"/>
                <w:sz w:val="18"/>
                <w:szCs w:val="18"/>
              </w:rPr>
            </w:pPr>
            <w:r w:rsidRPr="000B2DE0">
              <w:rPr>
                <w:rFonts w:cs="Arial"/>
                <w:color w:val="000000"/>
                <w:sz w:val="18"/>
                <w:szCs w:val="18"/>
              </w:rPr>
              <w:t>Gross Profit</w:t>
            </w:r>
          </w:p>
        </w:tc>
        <w:tc>
          <w:tcPr>
            <w:tcW w:w="1246" w:type="dxa"/>
            <w:tcBorders>
              <w:top w:val="nil"/>
              <w:left w:val="nil"/>
              <w:bottom w:val="nil"/>
              <w:right w:val="nil"/>
            </w:tcBorders>
            <w:shd w:val="clear" w:color="auto" w:fill="auto"/>
            <w:noWrap/>
            <w:vAlign w:val="bottom"/>
          </w:tcPr>
          <w:p w14:paraId="786CFC28" w14:textId="216D9D89" w:rsidR="00E82B80" w:rsidRPr="000B2DE0" w:rsidRDefault="00E82B80">
            <w:pPr>
              <w:jc w:val="right"/>
              <w:rPr>
                <w:rFonts w:cs="Arial"/>
                <w:color w:val="000000"/>
                <w:sz w:val="18"/>
                <w:szCs w:val="18"/>
              </w:rPr>
            </w:pPr>
            <w:r w:rsidRPr="000B2DE0">
              <w:rPr>
                <w:rFonts w:cs="Arial"/>
                <w:color w:val="000000"/>
                <w:sz w:val="18"/>
                <w:szCs w:val="18"/>
              </w:rPr>
              <w:t>304,163</w:t>
            </w:r>
          </w:p>
        </w:tc>
        <w:tc>
          <w:tcPr>
            <w:tcW w:w="1246" w:type="dxa"/>
            <w:tcBorders>
              <w:top w:val="nil"/>
              <w:left w:val="nil"/>
              <w:bottom w:val="nil"/>
            </w:tcBorders>
            <w:shd w:val="clear" w:color="auto" w:fill="auto"/>
            <w:noWrap/>
            <w:vAlign w:val="bottom"/>
          </w:tcPr>
          <w:p w14:paraId="0812747C" w14:textId="7D41367D" w:rsidR="00E82B80" w:rsidRPr="000B2DE0" w:rsidRDefault="00E82B80">
            <w:pPr>
              <w:jc w:val="right"/>
              <w:rPr>
                <w:rFonts w:cs="Arial"/>
                <w:color w:val="000000"/>
                <w:sz w:val="18"/>
                <w:szCs w:val="18"/>
              </w:rPr>
            </w:pPr>
            <w:r w:rsidRPr="000B2DE0">
              <w:rPr>
                <w:rFonts w:cs="Arial"/>
                <w:color w:val="000000"/>
                <w:sz w:val="18"/>
                <w:szCs w:val="18"/>
              </w:rPr>
              <w:t>142,136</w:t>
            </w:r>
          </w:p>
        </w:tc>
        <w:tc>
          <w:tcPr>
            <w:tcW w:w="1247" w:type="dxa"/>
            <w:tcBorders>
              <w:top w:val="nil"/>
              <w:left w:val="nil"/>
              <w:bottom w:val="nil"/>
              <w:right w:val="single" w:sz="4" w:space="0" w:color="auto"/>
            </w:tcBorders>
            <w:shd w:val="clear" w:color="auto" w:fill="auto"/>
            <w:noWrap/>
            <w:vAlign w:val="bottom"/>
          </w:tcPr>
          <w:p w14:paraId="470B6687" w14:textId="71391C54" w:rsidR="00E82B80" w:rsidRPr="000B2DE0" w:rsidRDefault="00E82B80">
            <w:pPr>
              <w:jc w:val="right"/>
              <w:rPr>
                <w:rFonts w:cs="Arial"/>
                <w:color w:val="000000"/>
                <w:sz w:val="18"/>
                <w:szCs w:val="18"/>
              </w:rPr>
            </w:pPr>
            <w:r w:rsidRPr="000B2DE0">
              <w:rPr>
                <w:rFonts w:cs="Arial"/>
                <w:color w:val="000000"/>
                <w:sz w:val="18"/>
                <w:szCs w:val="18"/>
              </w:rPr>
              <w:t>(26,573)</w:t>
            </w:r>
          </w:p>
        </w:tc>
        <w:tc>
          <w:tcPr>
            <w:tcW w:w="1246" w:type="dxa"/>
            <w:gridSpan w:val="2"/>
            <w:tcBorders>
              <w:top w:val="nil"/>
              <w:left w:val="single" w:sz="4" w:space="0" w:color="auto"/>
              <w:bottom w:val="nil"/>
              <w:right w:val="nil"/>
            </w:tcBorders>
            <w:shd w:val="clear" w:color="auto" w:fill="auto"/>
            <w:noWrap/>
            <w:vAlign w:val="bottom"/>
          </w:tcPr>
          <w:p w14:paraId="1B692CB3" w14:textId="22928999" w:rsidR="00E82B80" w:rsidRPr="000B2DE0" w:rsidRDefault="006076C2">
            <w:pPr>
              <w:jc w:val="right"/>
              <w:rPr>
                <w:rFonts w:cs="Arial"/>
                <w:color w:val="000000"/>
                <w:sz w:val="18"/>
                <w:szCs w:val="18"/>
              </w:rPr>
            </w:pPr>
            <w:r>
              <w:rPr>
                <w:rFonts w:cs="Arial"/>
                <w:color w:val="000000"/>
                <w:sz w:val="18"/>
                <w:szCs w:val="18"/>
              </w:rPr>
              <w:t>131,187</w:t>
            </w:r>
          </w:p>
        </w:tc>
        <w:tc>
          <w:tcPr>
            <w:tcW w:w="1246" w:type="dxa"/>
            <w:tcBorders>
              <w:top w:val="nil"/>
              <w:left w:val="nil"/>
              <w:bottom w:val="nil"/>
              <w:right w:val="nil"/>
            </w:tcBorders>
            <w:shd w:val="clear" w:color="auto" w:fill="auto"/>
            <w:noWrap/>
            <w:vAlign w:val="bottom"/>
          </w:tcPr>
          <w:p w14:paraId="2CE498D5" w14:textId="6558BC16" w:rsidR="00E82B80" w:rsidRPr="000B2DE0" w:rsidRDefault="000B2DE0">
            <w:pPr>
              <w:jc w:val="right"/>
              <w:rPr>
                <w:rFonts w:cs="Arial"/>
                <w:color w:val="000000"/>
                <w:sz w:val="18"/>
                <w:szCs w:val="18"/>
              </w:rPr>
            </w:pPr>
            <w:r>
              <w:rPr>
                <w:rFonts w:cs="Arial"/>
                <w:color w:val="000000"/>
                <w:sz w:val="18"/>
                <w:szCs w:val="18"/>
              </w:rPr>
              <w:t>981,075</w:t>
            </w:r>
          </w:p>
        </w:tc>
        <w:tc>
          <w:tcPr>
            <w:tcW w:w="1247" w:type="dxa"/>
            <w:tcBorders>
              <w:top w:val="nil"/>
              <w:left w:val="nil"/>
              <w:bottom w:val="nil"/>
              <w:right w:val="nil"/>
            </w:tcBorders>
            <w:shd w:val="clear" w:color="auto" w:fill="auto"/>
            <w:noWrap/>
            <w:vAlign w:val="bottom"/>
          </w:tcPr>
          <w:p w14:paraId="58C7F9FF" w14:textId="707D52C0" w:rsidR="00E82B80" w:rsidRPr="000B2DE0" w:rsidRDefault="000B2DE0">
            <w:pPr>
              <w:jc w:val="right"/>
              <w:rPr>
                <w:rFonts w:cs="Arial"/>
                <w:color w:val="000000"/>
                <w:sz w:val="18"/>
                <w:szCs w:val="18"/>
              </w:rPr>
            </w:pPr>
            <w:r>
              <w:rPr>
                <w:rFonts w:cs="Arial"/>
                <w:color w:val="000000"/>
                <w:sz w:val="18"/>
                <w:szCs w:val="18"/>
              </w:rPr>
              <w:t>2,162,328</w:t>
            </w:r>
          </w:p>
        </w:tc>
      </w:tr>
      <w:tr w:rsidR="00E82B80" w:rsidRPr="000B2DE0" w14:paraId="6E4732E8" w14:textId="77777777" w:rsidTr="006076C2">
        <w:trPr>
          <w:trHeight w:val="265"/>
        </w:trPr>
        <w:tc>
          <w:tcPr>
            <w:tcW w:w="1764" w:type="dxa"/>
            <w:tcBorders>
              <w:top w:val="nil"/>
              <w:left w:val="nil"/>
              <w:bottom w:val="nil"/>
              <w:right w:val="nil"/>
            </w:tcBorders>
            <w:shd w:val="clear" w:color="auto" w:fill="auto"/>
            <w:noWrap/>
            <w:vAlign w:val="center"/>
            <w:hideMark/>
          </w:tcPr>
          <w:p w14:paraId="2FC0EC8C" w14:textId="77777777" w:rsidR="00E82B80" w:rsidRPr="000B2DE0" w:rsidRDefault="00E82B80">
            <w:pPr>
              <w:rPr>
                <w:rFonts w:cs="Arial"/>
                <w:color w:val="000000"/>
                <w:sz w:val="18"/>
                <w:szCs w:val="18"/>
              </w:rPr>
            </w:pPr>
            <w:r w:rsidRPr="000B2DE0">
              <w:rPr>
                <w:rFonts w:cs="Arial"/>
                <w:color w:val="000000"/>
                <w:sz w:val="18"/>
                <w:szCs w:val="18"/>
              </w:rPr>
              <w:t>Other income</w:t>
            </w:r>
          </w:p>
        </w:tc>
        <w:tc>
          <w:tcPr>
            <w:tcW w:w="1246" w:type="dxa"/>
            <w:tcBorders>
              <w:top w:val="nil"/>
              <w:left w:val="nil"/>
              <w:bottom w:val="nil"/>
              <w:right w:val="nil"/>
            </w:tcBorders>
            <w:shd w:val="clear" w:color="auto" w:fill="auto"/>
            <w:noWrap/>
            <w:vAlign w:val="bottom"/>
          </w:tcPr>
          <w:p w14:paraId="7877648C" w14:textId="5481D46B" w:rsidR="00E82B80" w:rsidRPr="000B2DE0" w:rsidRDefault="00E82B80">
            <w:pPr>
              <w:jc w:val="right"/>
              <w:rPr>
                <w:rFonts w:cs="Arial"/>
                <w:color w:val="000000"/>
                <w:sz w:val="18"/>
                <w:szCs w:val="18"/>
              </w:rPr>
            </w:pPr>
            <w:r w:rsidRPr="000B2DE0">
              <w:rPr>
                <w:rFonts w:cs="Arial"/>
                <w:color w:val="000000"/>
                <w:sz w:val="18"/>
                <w:szCs w:val="18"/>
              </w:rPr>
              <w:t>370,406</w:t>
            </w:r>
          </w:p>
        </w:tc>
        <w:tc>
          <w:tcPr>
            <w:tcW w:w="1246" w:type="dxa"/>
            <w:tcBorders>
              <w:top w:val="nil"/>
              <w:left w:val="nil"/>
              <w:bottom w:val="nil"/>
            </w:tcBorders>
            <w:shd w:val="clear" w:color="auto" w:fill="auto"/>
            <w:noWrap/>
            <w:vAlign w:val="bottom"/>
          </w:tcPr>
          <w:p w14:paraId="175944E0" w14:textId="2ADE86E3" w:rsidR="00E82B80" w:rsidRPr="000B2DE0" w:rsidRDefault="00E82B80">
            <w:pPr>
              <w:jc w:val="right"/>
              <w:rPr>
                <w:rFonts w:cs="Arial"/>
                <w:color w:val="000000"/>
                <w:sz w:val="18"/>
                <w:szCs w:val="18"/>
              </w:rPr>
            </w:pPr>
            <w:r w:rsidRPr="000B2DE0">
              <w:rPr>
                <w:rFonts w:cs="Arial"/>
                <w:color w:val="000000"/>
                <w:sz w:val="18"/>
                <w:szCs w:val="18"/>
              </w:rPr>
              <w:t>161,988</w:t>
            </w:r>
          </w:p>
        </w:tc>
        <w:tc>
          <w:tcPr>
            <w:tcW w:w="1247" w:type="dxa"/>
            <w:tcBorders>
              <w:top w:val="nil"/>
              <w:left w:val="nil"/>
              <w:bottom w:val="nil"/>
              <w:right w:val="single" w:sz="4" w:space="0" w:color="auto"/>
            </w:tcBorders>
            <w:shd w:val="clear" w:color="auto" w:fill="auto"/>
            <w:noWrap/>
            <w:vAlign w:val="bottom"/>
          </w:tcPr>
          <w:p w14:paraId="56B3FC26" w14:textId="7AEC9380" w:rsidR="00E82B80" w:rsidRPr="000B2DE0" w:rsidRDefault="00E82B80">
            <w:pPr>
              <w:jc w:val="right"/>
              <w:rPr>
                <w:rFonts w:cs="Arial"/>
                <w:color w:val="000000"/>
                <w:sz w:val="18"/>
                <w:szCs w:val="18"/>
              </w:rPr>
            </w:pPr>
            <w:r w:rsidRPr="000B2DE0">
              <w:rPr>
                <w:rFonts w:cs="Arial"/>
                <w:color w:val="000000"/>
                <w:sz w:val="18"/>
                <w:szCs w:val="18"/>
              </w:rPr>
              <w:t>647,228</w:t>
            </w:r>
          </w:p>
        </w:tc>
        <w:tc>
          <w:tcPr>
            <w:tcW w:w="1246" w:type="dxa"/>
            <w:gridSpan w:val="2"/>
            <w:tcBorders>
              <w:top w:val="nil"/>
              <w:left w:val="single" w:sz="4" w:space="0" w:color="auto"/>
              <w:bottom w:val="nil"/>
              <w:right w:val="nil"/>
            </w:tcBorders>
            <w:shd w:val="clear" w:color="auto" w:fill="auto"/>
            <w:noWrap/>
            <w:vAlign w:val="bottom"/>
          </w:tcPr>
          <w:p w14:paraId="51DD0F2D" w14:textId="509E2CC2" w:rsidR="00E82B80" w:rsidRPr="000B2DE0" w:rsidRDefault="00ED65B5">
            <w:pPr>
              <w:jc w:val="right"/>
              <w:rPr>
                <w:rFonts w:cs="Arial"/>
                <w:color w:val="000000"/>
                <w:sz w:val="18"/>
                <w:szCs w:val="18"/>
              </w:rPr>
            </w:pPr>
            <w:r>
              <w:rPr>
                <w:rFonts w:cs="Arial"/>
                <w:color w:val="000000"/>
                <w:sz w:val="18"/>
                <w:szCs w:val="18"/>
              </w:rPr>
              <w:t>-</w:t>
            </w:r>
          </w:p>
        </w:tc>
        <w:tc>
          <w:tcPr>
            <w:tcW w:w="1246" w:type="dxa"/>
            <w:tcBorders>
              <w:top w:val="nil"/>
              <w:left w:val="nil"/>
              <w:bottom w:val="nil"/>
              <w:right w:val="nil"/>
            </w:tcBorders>
            <w:shd w:val="clear" w:color="auto" w:fill="auto"/>
            <w:noWrap/>
            <w:vAlign w:val="bottom"/>
          </w:tcPr>
          <w:p w14:paraId="289C153B" w14:textId="678D1954" w:rsidR="00E82B80" w:rsidRPr="000B2DE0" w:rsidRDefault="00ED65B5">
            <w:pPr>
              <w:jc w:val="right"/>
              <w:rPr>
                <w:rFonts w:cs="Arial"/>
                <w:color w:val="000000"/>
                <w:sz w:val="18"/>
                <w:szCs w:val="18"/>
              </w:rPr>
            </w:pPr>
            <w:r>
              <w:rPr>
                <w:rFonts w:cs="Arial"/>
                <w:color w:val="000000"/>
                <w:sz w:val="18"/>
                <w:szCs w:val="18"/>
              </w:rPr>
              <w:t>-</w:t>
            </w:r>
          </w:p>
        </w:tc>
        <w:tc>
          <w:tcPr>
            <w:tcW w:w="1247" w:type="dxa"/>
            <w:tcBorders>
              <w:top w:val="nil"/>
              <w:left w:val="nil"/>
              <w:bottom w:val="nil"/>
              <w:right w:val="nil"/>
            </w:tcBorders>
            <w:shd w:val="clear" w:color="auto" w:fill="auto"/>
            <w:noWrap/>
            <w:vAlign w:val="bottom"/>
          </w:tcPr>
          <w:p w14:paraId="06E730C9" w14:textId="366C2948" w:rsidR="00E82B80" w:rsidRPr="000B2DE0" w:rsidRDefault="00ED65B5">
            <w:pPr>
              <w:jc w:val="right"/>
              <w:rPr>
                <w:rFonts w:cs="Arial"/>
                <w:color w:val="000000"/>
                <w:sz w:val="18"/>
                <w:szCs w:val="18"/>
              </w:rPr>
            </w:pPr>
            <w:r>
              <w:rPr>
                <w:rFonts w:cs="Arial"/>
                <w:color w:val="000000"/>
                <w:sz w:val="18"/>
                <w:szCs w:val="18"/>
              </w:rPr>
              <w:t>-</w:t>
            </w:r>
          </w:p>
        </w:tc>
      </w:tr>
      <w:tr w:rsidR="00E82B80" w:rsidRPr="000B2DE0" w14:paraId="39E9D58A" w14:textId="77777777" w:rsidTr="006076C2">
        <w:trPr>
          <w:trHeight w:val="265"/>
        </w:trPr>
        <w:tc>
          <w:tcPr>
            <w:tcW w:w="1764" w:type="dxa"/>
            <w:tcBorders>
              <w:top w:val="nil"/>
              <w:left w:val="nil"/>
              <w:bottom w:val="nil"/>
              <w:right w:val="nil"/>
            </w:tcBorders>
            <w:shd w:val="clear" w:color="auto" w:fill="auto"/>
            <w:noWrap/>
            <w:vAlign w:val="center"/>
            <w:hideMark/>
          </w:tcPr>
          <w:p w14:paraId="3C78EEB5" w14:textId="77777777" w:rsidR="00E82B80" w:rsidRPr="000B2DE0" w:rsidRDefault="00E82B80">
            <w:pPr>
              <w:rPr>
                <w:rFonts w:cs="Arial"/>
                <w:color w:val="000000"/>
                <w:sz w:val="18"/>
                <w:szCs w:val="18"/>
              </w:rPr>
            </w:pPr>
            <w:r w:rsidRPr="000B2DE0">
              <w:rPr>
                <w:rFonts w:cs="Arial"/>
                <w:color w:val="000000"/>
                <w:sz w:val="18"/>
                <w:szCs w:val="18"/>
              </w:rPr>
              <w:t>Operating expense</w:t>
            </w:r>
          </w:p>
        </w:tc>
        <w:tc>
          <w:tcPr>
            <w:tcW w:w="1246" w:type="dxa"/>
            <w:tcBorders>
              <w:top w:val="nil"/>
              <w:left w:val="nil"/>
              <w:bottom w:val="nil"/>
              <w:right w:val="nil"/>
            </w:tcBorders>
            <w:shd w:val="clear" w:color="auto" w:fill="auto"/>
            <w:noWrap/>
            <w:vAlign w:val="bottom"/>
          </w:tcPr>
          <w:p w14:paraId="3E3655A6" w14:textId="5D1504A9" w:rsidR="00E82B80" w:rsidRPr="000B2DE0" w:rsidRDefault="00E82B80">
            <w:pPr>
              <w:jc w:val="right"/>
              <w:rPr>
                <w:rFonts w:cs="Arial"/>
                <w:color w:val="000000"/>
                <w:sz w:val="18"/>
                <w:szCs w:val="18"/>
              </w:rPr>
            </w:pPr>
            <w:r w:rsidRPr="000B2DE0">
              <w:rPr>
                <w:rFonts w:cs="Arial"/>
                <w:color w:val="000000"/>
                <w:sz w:val="18"/>
                <w:szCs w:val="18"/>
              </w:rPr>
              <w:t>(1,237,798)</w:t>
            </w:r>
          </w:p>
        </w:tc>
        <w:tc>
          <w:tcPr>
            <w:tcW w:w="1246" w:type="dxa"/>
            <w:tcBorders>
              <w:top w:val="nil"/>
              <w:left w:val="nil"/>
              <w:bottom w:val="nil"/>
            </w:tcBorders>
            <w:shd w:val="clear" w:color="auto" w:fill="auto"/>
            <w:noWrap/>
            <w:vAlign w:val="bottom"/>
          </w:tcPr>
          <w:p w14:paraId="45808869" w14:textId="735F127A" w:rsidR="00E82B80" w:rsidRPr="000B2DE0" w:rsidRDefault="00E82B80">
            <w:pPr>
              <w:jc w:val="right"/>
              <w:rPr>
                <w:rFonts w:cs="Arial"/>
                <w:color w:val="000000"/>
                <w:sz w:val="18"/>
                <w:szCs w:val="18"/>
              </w:rPr>
            </w:pPr>
            <w:r w:rsidRPr="000B2DE0">
              <w:rPr>
                <w:rFonts w:cs="Arial"/>
                <w:color w:val="000000"/>
                <w:sz w:val="18"/>
                <w:szCs w:val="18"/>
              </w:rPr>
              <w:t>(1,159,944)</w:t>
            </w:r>
          </w:p>
        </w:tc>
        <w:tc>
          <w:tcPr>
            <w:tcW w:w="1247" w:type="dxa"/>
            <w:tcBorders>
              <w:top w:val="nil"/>
              <w:left w:val="nil"/>
              <w:bottom w:val="nil"/>
              <w:right w:val="single" w:sz="4" w:space="0" w:color="auto"/>
            </w:tcBorders>
            <w:shd w:val="clear" w:color="auto" w:fill="auto"/>
            <w:noWrap/>
            <w:vAlign w:val="bottom"/>
          </w:tcPr>
          <w:p w14:paraId="6EFE0C71" w14:textId="7D3D39FA" w:rsidR="00E82B80" w:rsidRPr="000B2DE0" w:rsidRDefault="00E82B80">
            <w:pPr>
              <w:jc w:val="right"/>
              <w:rPr>
                <w:rFonts w:cs="Arial"/>
                <w:color w:val="000000"/>
                <w:sz w:val="18"/>
                <w:szCs w:val="18"/>
              </w:rPr>
            </w:pPr>
            <w:r w:rsidRPr="000B2DE0">
              <w:rPr>
                <w:rFonts w:cs="Arial"/>
                <w:color w:val="000000"/>
                <w:sz w:val="18"/>
                <w:szCs w:val="18"/>
              </w:rPr>
              <w:t>(1,281,895)</w:t>
            </w:r>
          </w:p>
        </w:tc>
        <w:tc>
          <w:tcPr>
            <w:tcW w:w="1246" w:type="dxa"/>
            <w:gridSpan w:val="2"/>
            <w:tcBorders>
              <w:top w:val="nil"/>
              <w:left w:val="single" w:sz="4" w:space="0" w:color="auto"/>
              <w:bottom w:val="nil"/>
              <w:right w:val="nil"/>
            </w:tcBorders>
            <w:shd w:val="clear" w:color="auto" w:fill="auto"/>
            <w:noWrap/>
            <w:vAlign w:val="bottom"/>
          </w:tcPr>
          <w:p w14:paraId="23304543" w14:textId="1B9F45A1" w:rsidR="00E82B80" w:rsidRPr="000B2DE0" w:rsidRDefault="006076C2">
            <w:pPr>
              <w:jc w:val="right"/>
              <w:rPr>
                <w:rFonts w:cs="Arial"/>
                <w:color w:val="000000"/>
                <w:sz w:val="18"/>
                <w:szCs w:val="18"/>
              </w:rPr>
            </w:pPr>
            <w:r>
              <w:rPr>
                <w:rFonts w:cs="Arial"/>
                <w:color w:val="000000"/>
                <w:sz w:val="18"/>
                <w:szCs w:val="18"/>
              </w:rPr>
              <w:t>(2,013,111)</w:t>
            </w:r>
          </w:p>
        </w:tc>
        <w:tc>
          <w:tcPr>
            <w:tcW w:w="1246" w:type="dxa"/>
            <w:tcBorders>
              <w:top w:val="nil"/>
              <w:left w:val="nil"/>
              <w:bottom w:val="nil"/>
              <w:right w:val="nil"/>
            </w:tcBorders>
            <w:shd w:val="clear" w:color="auto" w:fill="auto"/>
            <w:noWrap/>
            <w:vAlign w:val="bottom"/>
          </w:tcPr>
          <w:p w14:paraId="0DDDD8B6" w14:textId="289531D0" w:rsidR="00E82B80" w:rsidRPr="000B2DE0" w:rsidRDefault="00ED65B5">
            <w:pPr>
              <w:jc w:val="right"/>
              <w:rPr>
                <w:rFonts w:cs="Arial"/>
                <w:color w:val="000000"/>
                <w:sz w:val="18"/>
                <w:szCs w:val="18"/>
              </w:rPr>
            </w:pPr>
            <w:r>
              <w:rPr>
                <w:rFonts w:cs="Arial"/>
                <w:color w:val="000000"/>
                <w:sz w:val="18"/>
                <w:szCs w:val="18"/>
              </w:rPr>
              <w:t>(3,318,293)</w:t>
            </w:r>
          </w:p>
        </w:tc>
        <w:tc>
          <w:tcPr>
            <w:tcW w:w="1247" w:type="dxa"/>
            <w:tcBorders>
              <w:top w:val="nil"/>
              <w:left w:val="nil"/>
              <w:bottom w:val="nil"/>
              <w:right w:val="nil"/>
            </w:tcBorders>
            <w:shd w:val="clear" w:color="auto" w:fill="auto"/>
            <w:noWrap/>
            <w:vAlign w:val="bottom"/>
          </w:tcPr>
          <w:p w14:paraId="12CF6888" w14:textId="370743A5" w:rsidR="00E82B80" w:rsidRPr="000B2DE0" w:rsidRDefault="00ED65B5">
            <w:pPr>
              <w:jc w:val="right"/>
              <w:rPr>
                <w:rFonts w:cs="Arial"/>
                <w:color w:val="000000"/>
                <w:sz w:val="18"/>
                <w:szCs w:val="18"/>
              </w:rPr>
            </w:pPr>
            <w:r>
              <w:rPr>
                <w:rFonts w:cs="Arial"/>
                <w:color w:val="000000"/>
                <w:sz w:val="18"/>
                <w:szCs w:val="18"/>
              </w:rPr>
              <w:t>(3,965,338)</w:t>
            </w:r>
          </w:p>
        </w:tc>
      </w:tr>
      <w:tr w:rsidR="00E82B80" w:rsidRPr="000B2DE0" w14:paraId="20539E41" w14:textId="77777777" w:rsidTr="006076C2">
        <w:trPr>
          <w:trHeight w:val="265"/>
        </w:trPr>
        <w:tc>
          <w:tcPr>
            <w:tcW w:w="1764" w:type="dxa"/>
            <w:tcBorders>
              <w:top w:val="nil"/>
              <w:left w:val="nil"/>
              <w:bottom w:val="nil"/>
              <w:right w:val="nil"/>
            </w:tcBorders>
            <w:shd w:val="clear" w:color="auto" w:fill="auto"/>
            <w:noWrap/>
            <w:vAlign w:val="center"/>
            <w:hideMark/>
          </w:tcPr>
          <w:p w14:paraId="5AB1E872" w14:textId="77777777" w:rsidR="00E82B80" w:rsidRPr="000B2DE0" w:rsidRDefault="00E82B80">
            <w:pPr>
              <w:rPr>
                <w:rFonts w:cs="Arial"/>
                <w:color w:val="000000"/>
                <w:sz w:val="18"/>
                <w:szCs w:val="18"/>
              </w:rPr>
            </w:pPr>
            <w:r w:rsidRPr="000B2DE0">
              <w:rPr>
                <w:rFonts w:cs="Arial"/>
                <w:color w:val="000000"/>
                <w:sz w:val="18"/>
                <w:szCs w:val="18"/>
              </w:rPr>
              <w:t>NPAT</w:t>
            </w:r>
          </w:p>
        </w:tc>
        <w:tc>
          <w:tcPr>
            <w:tcW w:w="1246" w:type="dxa"/>
            <w:tcBorders>
              <w:top w:val="nil"/>
              <w:left w:val="nil"/>
              <w:bottom w:val="nil"/>
              <w:right w:val="nil"/>
            </w:tcBorders>
            <w:shd w:val="clear" w:color="auto" w:fill="auto"/>
            <w:noWrap/>
            <w:vAlign w:val="bottom"/>
          </w:tcPr>
          <w:p w14:paraId="0F5E6825" w14:textId="644D17B4" w:rsidR="00E82B80" w:rsidRPr="000B2DE0" w:rsidRDefault="00E82B80">
            <w:pPr>
              <w:jc w:val="right"/>
              <w:rPr>
                <w:rFonts w:cs="Arial"/>
                <w:color w:val="000000"/>
                <w:sz w:val="18"/>
                <w:szCs w:val="18"/>
              </w:rPr>
            </w:pPr>
            <w:r w:rsidRPr="000B2DE0">
              <w:rPr>
                <w:rFonts w:cs="Arial"/>
                <w:color w:val="000000"/>
                <w:sz w:val="18"/>
                <w:szCs w:val="18"/>
              </w:rPr>
              <w:t>(563,229)</w:t>
            </w:r>
          </w:p>
        </w:tc>
        <w:tc>
          <w:tcPr>
            <w:tcW w:w="1246" w:type="dxa"/>
            <w:tcBorders>
              <w:top w:val="nil"/>
              <w:left w:val="nil"/>
              <w:bottom w:val="nil"/>
            </w:tcBorders>
            <w:shd w:val="clear" w:color="auto" w:fill="auto"/>
            <w:noWrap/>
            <w:vAlign w:val="bottom"/>
          </w:tcPr>
          <w:p w14:paraId="33CE1F32" w14:textId="0EF646EF" w:rsidR="00E82B80" w:rsidRPr="000B2DE0" w:rsidRDefault="00E82B80">
            <w:pPr>
              <w:jc w:val="right"/>
              <w:rPr>
                <w:rFonts w:cs="Arial"/>
                <w:color w:val="000000"/>
                <w:sz w:val="18"/>
                <w:szCs w:val="18"/>
              </w:rPr>
            </w:pPr>
            <w:r w:rsidRPr="000B2DE0">
              <w:rPr>
                <w:rFonts w:cs="Arial"/>
                <w:color w:val="000000"/>
                <w:sz w:val="18"/>
                <w:szCs w:val="18"/>
              </w:rPr>
              <w:t>(855,820)</w:t>
            </w:r>
          </w:p>
        </w:tc>
        <w:tc>
          <w:tcPr>
            <w:tcW w:w="1247" w:type="dxa"/>
            <w:tcBorders>
              <w:top w:val="nil"/>
              <w:left w:val="nil"/>
              <w:bottom w:val="nil"/>
              <w:right w:val="single" w:sz="4" w:space="0" w:color="auto"/>
            </w:tcBorders>
            <w:shd w:val="clear" w:color="auto" w:fill="auto"/>
            <w:noWrap/>
            <w:vAlign w:val="bottom"/>
          </w:tcPr>
          <w:p w14:paraId="058F8D25" w14:textId="63189620" w:rsidR="00E82B80" w:rsidRPr="000B2DE0" w:rsidRDefault="00E82B80">
            <w:pPr>
              <w:jc w:val="right"/>
              <w:rPr>
                <w:rFonts w:cs="Arial"/>
                <w:color w:val="000000"/>
                <w:sz w:val="18"/>
                <w:szCs w:val="18"/>
              </w:rPr>
            </w:pPr>
            <w:r w:rsidRPr="000B2DE0">
              <w:rPr>
                <w:rFonts w:cs="Arial"/>
                <w:color w:val="000000"/>
                <w:sz w:val="18"/>
                <w:szCs w:val="18"/>
              </w:rPr>
              <w:t>(574,666)</w:t>
            </w:r>
          </w:p>
        </w:tc>
        <w:tc>
          <w:tcPr>
            <w:tcW w:w="1246" w:type="dxa"/>
            <w:gridSpan w:val="2"/>
            <w:tcBorders>
              <w:top w:val="nil"/>
              <w:left w:val="single" w:sz="4" w:space="0" w:color="auto"/>
              <w:bottom w:val="nil"/>
              <w:right w:val="nil"/>
            </w:tcBorders>
            <w:shd w:val="clear" w:color="auto" w:fill="auto"/>
            <w:noWrap/>
            <w:vAlign w:val="bottom"/>
          </w:tcPr>
          <w:p w14:paraId="6F267EF5" w14:textId="04A62053" w:rsidR="00E82B80" w:rsidRPr="000B2DE0" w:rsidRDefault="006076C2">
            <w:pPr>
              <w:jc w:val="right"/>
              <w:rPr>
                <w:rFonts w:cs="Arial"/>
                <w:color w:val="000000"/>
                <w:sz w:val="18"/>
                <w:szCs w:val="18"/>
              </w:rPr>
            </w:pPr>
            <w:r>
              <w:rPr>
                <w:rFonts w:cs="Arial"/>
                <w:color w:val="000000"/>
                <w:sz w:val="18"/>
                <w:szCs w:val="18"/>
              </w:rPr>
              <w:t>(1,294,815)</w:t>
            </w:r>
          </w:p>
        </w:tc>
        <w:tc>
          <w:tcPr>
            <w:tcW w:w="1246" w:type="dxa"/>
            <w:tcBorders>
              <w:top w:val="nil"/>
              <w:left w:val="nil"/>
              <w:bottom w:val="nil"/>
              <w:right w:val="nil"/>
            </w:tcBorders>
            <w:shd w:val="clear" w:color="auto" w:fill="auto"/>
            <w:noWrap/>
            <w:vAlign w:val="bottom"/>
          </w:tcPr>
          <w:p w14:paraId="32E177E3" w14:textId="4E1FE6E5" w:rsidR="00E82B80" w:rsidRPr="000B2DE0" w:rsidRDefault="00ED65B5">
            <w:pPr>
              <w:jc w:val="right"/>
              <w:rPr>
                <w:rFonts w:cs="Arial"/>
                <w:color w:val="000000"/>
                <w:sz w:val="18"/>
                <w:szCs w:val="18"/>
              </w:rPr>
            </w:pPr>
            <w:r>
              <w:rPr>
                <w:rFonts w:cs="Arial"/>
                <w:color w:val="000000"/>
                <w:sz w:val="18"/>
                <w:szCs w:val="18"/>
              </w:rPr>
              <w:t>(1,859,257)</w:t>
            </w:r>
          </w:p>
        </w:tc>
        <w:tc>
          <w:tcPr>
            <w:tcW w:w="1247" w:type="dxa"/>
            <w:tcBorders>
              <w:top w:val="nil"/>
              <w:left w:val="nil"/>
              <w:bottom w:val="nil"/>
              <w:right w:val="nil"/>
            </w:tcBorders>
            <w:shd w:val="clear" w:color="auto" w:fill="auto"/>
            <w:noWrap/>
            <w:vAlign w:val="bottom"/>
          </w:tcPr>
          <w:p w14:paraId="0EC1151C" w14:textId="3044083B" w:rsidR="00E82B80" w:rsidRPr="000B2DE0" w:rsidRDefault="00ED65B5">
            <w:pPr>
              <w:jc w:val="right"/>
              <w:rPr>
                <w:rFonts w:cs="Arial"/>
                <w:color w:val="000000"/>
                <w:sz w:val="18"/>
                <w:szCs w:val="18"/>
              </w:rPr>
            </w:pPr>
            <w:r>
              <w:rPr>
                <w:rFonts w:cs="Arial"/>
                <w:color w:val="000000"/>
                <w:sz w:val="18"/>
                <w:szCs w:val="18"/>
              </w:rPr>
              <w:t>(662,395)</w:t>
            </w:r>
          </w:p>
        </w:tc>
      </w:tr>
      <w:tr w:rsidR="00E82B80" w:rsidRPr="000B2DE0" w14:paraId="5A10C3B1" w14:textId="77777777" w:rsidTr="006076C2">
        <w:trPr>
          <w:trHeight w:val="265"/>
        </w:trPr>
        <w:tc>
          <w:tcPr>
            <w:tcW w:w="1764" w:type="dxa"/>
            <w:tcBorders>
              <w:top w:val="nil"/>
              <w:left w:val="nil"/>
              <w:bottom w:val="nil"/>
              <w:right w:val="nil"/>
            </w:tcBorders>
            <w:shd w:val="clear" w:color="auto" w:fill="auto"/>
            <w:noWrap/>
            <w:vAlign w:val="center"/>
          </w:tcPr>
          <w:p w14:paraId="04857903" w14:textId="2F5067ED" w:rsidR="00E82B80" w:rsidRPr="000B2DE0" w:rsidRDefault="00E82B80">
            <w:pPr>
              <w:rPr>
                <w:rFonts w:cs="Arial"/>
                <w:color w:val="000000"/>
                <w:sz w:val="18"/>
                <w:szCs w:val="18"/>
              </w:rPr>
            </w:pPr>
            <w:r w:rsidRPr="000B2DE0">
              <w:rPr>
                <w:rFonts w:cs="Arial"/>
                <w:color w:val="000000"/>
                <w:sz w:val="18"/>
                <w:szCs w:val="18"/>
              </w:rPr>
              <w:t>Cash EOP</w:t>
            </w:r>
          </w:p>
        </w:tc>
        <w:tc>
          <w:tcPr>
            <w:tcW w:w="1246" w:type="dxa"/>
            <w:tcBorders>
              <w:top w:val="nil"/>
              <w:left w:val="nil"/>
              <w:bottom w:val="nil"/>
              <w:right w:val="nil"/>
            </w:tcBorders>
            <w:shd w:val="clear" w:color="auto" w:fill="auto"/>
            <w:noWrap/>
            <w:vAlign w:val="bottom"/>
          </w:tcPr>
          <w:p w14:paraId="0F8018CC" w14:textId="341CCD46" w:rsidR="00E82B80" w:rsidRPr="000B2DE0" w:rsidRDefault="00E82B80">
            <w:pPr>
              <w:jc w:val="right"/>
              <w:rPr>
                <w:rFonts w:cs="Arial"/>
                <w:color w:val="000000"/>
                <w:sz w:val="18"/>
                <w:szCs w:val="18"/>
              </w:rPr>
            </w:pPr>
            <w:r w:rsidRPr="000B2DE0">
              <w:rPr>
                <w:rFonts w:cs="Arial"/>
                <w:color w:val="000000"/>
                <w:sz w:val="18"/>
                <w:szCs w:val="18"/>
              </w:rPr>
              <w:t>2,453,702</w:t>
            </w:r>
          </w:p>
        </w:tc>
        <w:tc>
          <w:tcPr>
            <w:tcW w:w="1246" w:type="dxa"/>
            <w:tcBorders>
              <w:top w:val="nil"/>
              <w:left w:val="nil"/>
              <w:bottom w:val="nil"/>
            </w:tcBorders>
            <w:shd w:val="clear" w:color="auto" w:fill="auto"/>
            <w:noWrap/>
            <w:vAlign w:val="bottom"/>
          </w:tcPr>
          <w:p w14:paraId="40440022" w14:textId="056BC8F9" w:rsidR="00E82B80" w:rsidRPr="000B2DE0" w:rsidRDefault="00E82B80">
            <w:pPr>
              <w:jc w:val="right"/>
              <w:rPr>
                <w:rFonts w:cs="Arial"/>
                <w:color w:val="000000"/>
                <w:sz w:val="18"/>
                <w:szCs w:val="18"/>
              </w:rPr>
            </w:pPr>
            <w:r w:rsidRPr="000B2DE0">
              <w:rPr>
                <w:rFonts w:cs="Arial"/>
                <w:color w:val="000000"/>
                <w:sz w:val="18"/>
                <w:szCs w:val="18"/>
              </w:rPr>
              <w:t>1,796,641</w:t>
            </w:r>
          </w:p>
        </w:tc>
        <w:tc>
          <w:tcPr>
            <w:tcW w:w="1247" w:type="dxa"/>
            <w:tcBorders>
              <w:top w:val="nil"/>
              <w:left w:val="nil"/>
              <w:bottom w:val="nil"/>
              <w:right w:val="single" w:sz="4" w:space="0" w:color="auto"/>
            </w:tcBorders>
            <w:shd w:val="clear" w:color="auto" w:fill="auto"/>
            <w:noWrap/>
            <w:vAlign w:val="bottom"/>
          </w:tcPr>
          <w:p w14:paraId="0BC5F0C5" w14:textId="6E033C24" w:rsidR="00E82B80" w:rsidRPr="000B2DE0" w:rsidRDefault="00E82B80">
            <w:pPr>
              <w:jc w:val="right"/>
              <w:rPr>
                <w:rFonts w:cs="Arial"/>
                <w:color w:val="000000"/>
                <w:sz w:val="18"/>
                <w:szCs w:val="18"/>
              </w:rPr>
            </w:pPr>
            <w:r w:rsidRPr="000B2DE0">
              <w:rPr>
                <w:rFonts w:cs="Arial"/>
                <w:color w:val="000000"/>
                <w:sz w:val="18"/>
                <w:szCs w:val="18"/>
              </w:rPr>
              <w:t xml:space="preserve"> 1,163,873 </w:t>
            </w:r>
          </w:p>
        </w:tc>
        <w:tc>
          <w:tcPr>
            <w:tcW w:w="1246" w:type="dxa"/>
            <w:gridSpan w:val="2"/>
            <w:tcBorders>
              <w:top w:val="nil"/>
              <w:left w:val="single" w:sz="4" w:space="0" w:color="auto"/>
              <w:bottom w:val="nil"/>
              <w:right w:val="nil"/>
            </w:tcBorders>
            <w:shd w:val="clear" w:color="auto" w:fill="auto"/>
            <w:noWrap/>
            <w:vAlign w:val="bottom"/>
          </w:tcPr>
          <w:p w14:paraId="43B275EE" w14:textId="472D2D81" w:rsidR="00E82B80" w:rsidRPr="000B2DE0" w:rsidRDefault="00ED65B5">
            <w:pPr>
              <w:jc w:val="right"/>
              <w:rPr>
                <w:rFonts w:cs="Arial"/>
                <w:color w:val="000000"/>
                <w:sz w:val="18"/>
                <w:szCs w:val="18"/>
              </w:rPr>
            </w:pPr>
            <w:r>
              <w:rPr>
                <w:rFonts w:cs="Arial"/>
                <w:color w:val="000000"/>
                <w:sz w:val="18"/>
                <w:szCs w:val="18"/>
              </w:rPr>
              <w:t>-</w:t>
            </w:r>
          </w:p>
        </w:tc>
        <w:tc>
          <w:tcPr>
            <w:tcW w:w="1246" w:type="dxa"/>
            <w:tcBorders>
              <w:top w:val="nil"/>
              <w:left w:val="nil"/>
              <w:bottom w:val="nil"/>
              <w:right w:val="nil"/>
            </w:tcBorders>
            <w:shd w:val="clear" w:color="auto" w:fill="auto"/>
            <w:noWrap/>
            <w:vAlign w:val="bottom"/>
          </w:tcPr>
          <w:p w14:paraId="3063066D" w14:textId="2B3787B4" w:rsidR="00E82B80" w:rsidRPr="000B2DE0" w:rsidRDefault="00ED65B5">
            <w:pPr>
              <w:jc w:val="right"/>
              <w:rPr>
                <w:rFonts w:cs="Arial"/>
                <w:color w:val="000000"/>
                <w:sz w:val="18"/>
                <w:szCs w:val="18"/>
              </w:rPr>
            </w:pPr>
            <w:r>
              <w:rPr>
                <w:rFonts w:cs="Arial"/>
                <w:color w:val="000000"/>
                <w:sz w:val="18"/>
                <w:szCs w:val="18"/>
              </w:rPr>
              <w:t>-</w:t>
            </w:r>
          </w:p>
        </w:tc>
        <w:tc>
          <w:tcPr>
            <w:tcW w:w="1247" w:type="dxa"/>
            <w:tcBorders>
              <w:top w:val="nil"/>
              <w:left w:val="nil"/>
              <w:bottom w:val="nil"/>
              <w:right w:val="nil"/>
            </w:tcBorders>
            <w:shd w:val="clear" w:color="auto" w:fill="auto"/>
            <w:noWrap/>
            <w:vAlign w:val="bottom"/>
          </w:tcPr>
          <w:p w14:paraId="61FA4AB4" w14:textId="0C5DD611" w:rsidR="00E82B80" w:rsidRPr="000B2DE0" w:rsidRDefault="00ED65B5">
            <w:pPr>
              <w:jc w:val="right"/>
              <w:rPr>
                <w:rFonts w:cs="Arial"/>
                <w:color w:val="000000"/>
                <w:sz w:val="18"/>
                <w:szCs w:val="18"/>
              </w:rPr>
            </w:pPr>
            <w:r>
              <w:rPr>
                <w:rFonts w:cs="Arial"/>
                <w:color w:val="000000"/>
                <w:sz w:val="18"/>
                <w:szCs w:val="18"/>
              </w:rPr>
              <w:t>-</w:t>
            </w:r>
          </w:p>
        </w:tc>
      </w:tr>
      <w:tr w:rsidR="00E82B80" w:rsidRPr="000B2DE0" w14:paraId="1EC476A6" w14:textId="77777777" w:rsidTr="006076C2">
        <w:trPr>
          <w:trHeight w:val="265"/>
        </w:trPr>
        <w:tc>
          <w:tcPr>
            <w:tcW w:w="1764" w:type="dxa"/>
            <w:tcBorders>
              <w:top w:val="nil"/>
              <w:left w:val="nil"/>
              <w:bottom w:val="nil"/>
              <w:right w:val="nil"/>
            </w:tcBorders>
            <w:shd w:val="clear" w:color="auto" w:fill="auto"/>
            <w:noWrap/>
            <w:vAlign w:val="center"/>
          </w:tcPr>
          <w:p w14:paraId="3002C583" w14:textId="0037FF66" w:rsidR="00E82B80" w:rsidRPr="000B2DE0" w:rsidRDefault="00085DD1">
            <w:pPr>
              <w:rPr>
                <w:rFonts w:cs="Arial"/>
                <w:color w:val="000000"/>
                <w:sz w:val="18"/>
                <w:szCs w:val="18"/>
              </w:rPr>
            </w:pPr>
            <w:r w:rsidRPr="000B2DE0">
              <w:rPr>
                <w:rFonts w:cs="Arial"/>
                <w:color w:val="000000"/>
                <w:sz w:val="18"/>
                <w:szCs w:val="18"/>
              </w:rPr>
              <w:t xml:space="preserve">Net change in cash </w:t>
            </w:r>
          </w:p>
        </w:tc>
        <w:tc>
          <w:tcPr>
            <w:tcW w:w="1246" w:type="dxa"/>
            <w:tcBorders>
              <w:top w:val="nil"/>
              <w:left w:val="nil"/>
              <w:bottom w:val="nil"/>
              <w:right w:val="nil"/>
            </w:tcBorders>
            <w:shd w:val="clear" w:color="auto" w:fill="auto"/>
            <w:noWrap/>
            <w:vAlign w:val="bottom"/>
          </w:tcPr>
          <w:p w14:paraId="75600DBD" w14:textId="6BA05688" w:rsidR="00E82B80" w:rsidRPr="000B2DE0" w:rsidRDefault="00085DD1">
            <w:pPr>
              <w:jc w:val="right"/>
              <w:rPr>
                <w:rFonts w:cs="Arial"/>
                <w:color w:val="000000"/>
                <w:sz w:val="18"/>
                <w:szCs w:val="18"/>
              </w:rPr>
            </w:pPr>
            <w:r w:rsidRPr="000B2DE0">
              <w:rPr>
                <w:rFonts w:cs="Arial"/>
                <w:color w:val="000000"/>
                <w:sz w:val="18"/>
                <w:szCs w:val="18"/>
              </w:rPr>
              <w:t>2,453,703</w:t>
            </w:r>
          </w:p>
        </w:tc>
        <w:tc>
          <w:tcPr>
            <w:tcW w:w="1246" w:type="dxa"/>
            <w:tcBorders>
              <w:top w:val="nil"/>
              <w:left w:val="nil"/>
              <w:bottom w:val="nil"/>
            </w:tcBorders>
            <w:shd w:val="clear" w:color="auto" w:fill="auto"/>
            <w:noWrap/>
            <w:vAlign w:val="bottom"/>
          </w:tcPr>
          <w:p w14:paraId="00FBF760" w14:textId="2233EC7A" w:rsidR="00E82B80" w:rsidRPr="000B2DE0" w:rsidRDefault="00085DD1">
            <w:pPr>
              <w:jc w:val="right"/>
              <w:rPr>
                <w:rFonts w:cs="Arial"/>
                <w:color w:val="000000"/>
                <w:sz w:val="18"/>
                <w:szCs w:val="18"/>
              </w:rPr>
            </w:pPr>
            <w:r w:rsidRPr="000B2DE0">
              <w:rPr>
                <w:rFonts w:cs="Arial"/>
                <w:color w:val="000000"/>
                <w:sz w:val="18"/>
                <w:szCs w:val="18"/>
              </w:rPr>
              <w:t>(622,155)</w:t>
            </w:r>
          </w:p>
        </w:tc>
        <w:tc>
          <w:tcPr>
            <w:tcW w:w="1247" w:type="dxa"/>
            <w:tcBorders>
              <w:top w:val="nil"/>
              <w:left w:val="nil"/>
              <w:bottom w:val="nil"/>
              <w:right w:val="single" w:sz="4" w:space="0" w:color="auto"/>
            </w:tcBorders>
            <w:shd w:val="clear" w:color="auto" w:fill="auto"/>
            <w:noWrap/>
            <w:vAlign w:val="bottom"/>
          </w:tcPr>
          <w:p w14:paraId="5D4DC25D" w14:textId="0EEE5DBF" w:rsidR="00E82B80" w:rsidRPr="000B2DE0" w:rsidRDefault="00085DD1">
            <w:pPr>
              <w:jc w:val="right"/>
              <w:rPr>
                <w:rFonts w:cs="Arial"/>
                <w:color w:val="000000"/>
                <w:sz w:val="18"/>
                <w:szCs w:val="18"/>
              </w:rPr>
            </w:pPr>
            <w:r w:rsidRPr="000B2DE0">
              <w:rPr>
                <w:rFonts w:cs="Arial"/>
                <w:color w:val="000000"/>
                <w:sz w:val="18"/>
                <w:szCs w:val="18"/>
              </w:rPr>
              <w:t>(634,619)</w:t>
            </w:r>
          </w:p>
        </w:tc>
        <w:tc>
          <w:tcPr>
            <w:tcW w:w="1246" w:type="dxa"/>
            <w:gridSpan w:val="2"/>
            <w:tcBorders>
              <w:top w:val="nil"/>
              <w:left w:val="single" w:sz="4" w:space="0" w:color="auto"/>
              <w:bottom w:val="nil"/>
              <w:right w:val="nil"/>
            </w:tcBorders>
            <w:shd w:val="clear" w:color="auto" w:fill="auto"/>
            <w:noWrap/>
            <w:vAlign w:val="bottom"/>
          </w:tcPr>
          <w:p w14:paraId="0B26553D" w14:textId="06E9FD35" w:rsidR="00E82B80" w:rsidRPr="000B2DE0" w:rsidRDefault="00ED65B5">
            <w:pPr>
              <w:jc w:val="right"/>
              <w:rPr>
                <w:rFonts w:cs="Arial"/>
                <w:color w:val="000000"/>
                <w:sz w:val="18"/>
                <w:szCs w:val="18"/>
              </w:rPr>
            </w:pPr>
            <w:r>
              <w:rPr>
                <w:rFonts w:cs="Arial"/>
                <w:color w:val="000000"/>
                <w:sz w:val="18"/>
                <w:szCs w:val="18"/>
              </w:rPr>
              <w:t>-</w:t>
            </w:r>
          </w:p>
        </w:tc>
        <w:tc>
          <w:tcPr>
            <w:tcW w:w="1246" w:type="dxa"/>
            <w:tcBorders>
              <w:top w:val="nil"/>
              <w:left w:val="nil"/>
              <w:bottom w:val="nil"/>
              <w:right w:val="nil"/>
            </w:tcBorders>
            <w:shd w:val="clear" w:color="auto" w:fill="auto"/>
            <w:noWrap/>
            <w:vAlign w:val="bottom"/>
          </w:tcPr>
          <w:p w14:paraId="58A0AFDE" w14:textId="59A3821D" w:rsidR="00E82B80" w:rsidRPr="000B2DE0" w:rsidRDefault="00ED65B5">
            <w:pPr>
              <w:jc w:val="right"/>
              <w:rPr>
                <w:rFonts w:cs="Arial"/>
                <w:color w:val="000000"/>
                <w:sz w:val="18"/>
                <w:szCs w:val="18"/>
              </w:rPr>
            </w:pPr>
            <w:r>
              <w:rPr>
                <w:rFonts w:cs="Arial"/>
                <w:color w:val="000000"/>
                <w:sz w:val="18"/>
                <w:szCs w:val="18"/>
              </w:rPr>
              <w:t>-</w:t>
            </w:r>
          </w:p>
        </w:tc>
        <w:tc>
          <w:tcPr>
            <w:tcW w:w="1247" w:type="dxa"/>
            <w:tcBorders>
              <w:top w:val="nil"/>
              <w:left w:val="nil"/>
              <w:bottom w:val="nil"/>
              <w:right w:val="nil"/>
            </w:tcBorders>
            <w:shd w:val="clear" w:color="auto" w:fill="auto"/>
            <w:noWrap/>
            <w:vAlign w:val="bottom"/>
          </w:tcPr>
          <w:p w14:paraId="2787C605" w14:textId="70C384A6" w:rsidR="00E82B80" w:rsidRPr="000B2DE0" w:rsidRDefault="00ED65B5">
            <w:pPr>
              <w:jc w:val="right"/>
              <w:rPr>
                <w:rFonts w:cs="Arial"/>
                <w:color w:val="000000"/>
                <w:sz w:val="18"/>
                <w:szCs w:val="18"/>
              </w:rPr>
            </w:pPr>
            <w:r>
              <w:rPr>
                <w:rFonts w:cs="Arial"/>
                <w:color w:val="000000"/>
                <w:sz w:val="18"/>
                <w:szCs w:val="18"/>
              </w:rPr>
              <w:t>-</w:t>
            </w:r>
          </w:p>
        </w:tc>
      </w:tr>
      <w:tr w:rsidR="00085DD1" w:rsidRPr="000B2DE0" w14:paraId="7CA8E6A7" w14:textId="77777777" w:rsidTr="006076C2">
        <w:trPr>
          <w:trHeight w:val="265"/>
        </w:trPr>
        <w:tc>
          <w:tcPr>
            <w:tcW w:w="1764" w:type="dxa"/>
            <w:tcBorders>
              <w:top w:val="nil"/>
              <w:left w:val="nil"/>
              <w:bottom w:val="nil"/>
              <w:right w:val="nil"/>
            </w:tcBorders>
            <w:shd w:val="clear" w:color="auto" w:fill="auto"/>
            <w:noWrap/>
            <w:vAlign w:val="center"/>
          </w:tcPr>
          <w:p w14:paraId="423108BA" w14:textId="742B3001" w:rsidR="00085DD1" w:rsidRPr="000B2DE0" w:rsidRDefault="00085DD1">
            <w:pPr>
              <w:rPr>
                <w:rFonts w:cs="Arial"/>
                <w:color w:val="000000"/>
                <w:sz w:val="18"/>
                <w:szCs w:val="18"/>
              </w:rPr>
            </w:pPr>
            <w:r w:rsidRPr="000B2DE0">
              <w:rPr>
                <w:rFonts w:cs="Arial"/>
                <w:color w:val="000000"/>
                <w:sz w:val="18"/>
                <w:szCs w:val="18"/>
              </w:rPr>
              <w:t>Salar</w:t>
            </w:r>
            <w:r w:rsidR="00B52679" w:rsidRPr="000B2DE0">
              <w:rPr>
                <w:rFonts w:cs="Arial"/>
                <w:color w:val="000000"/>
                <w:sz w:val="18"/>
                <w:szCs w:val="18"/>
              </w:rPr>
              <w:t>y expense</w:t>
            </w:r>
          </w:p>
        </w:tc>
        <w:tc>
          <w:tcPr>
            <w:tcW w:w="1246" w:type="dxa"/>
            <w:tcBorders>
              <w:top w:val="nil"/>
              <w:left w:val="nil"/>
              <w:bottom w:val="nil"/>
              <w:right w:val="nil"/>
            </w:tcBorders>
            <w:shd w:val="clear" w:color="auto" w:fill="auto"/>
            <w:noWrap/>
            <w:vAlign w:val="bottom"/>
          </w:tcPr>
          <w:p w14:paraId="6E28AF32" w14:textId="77777777" w:rsidR="00085DD1" w:rsidRPr="000B2DE0" w:rsidRDefault="00085DD1">
            <w:pPr>
              <w:jc w:val="right"/>
              <w:rPr>
                <w:rFonts w:cs="Arial"/>
                <w:color w:val="000000"/>
                <w:sz w:val="18"/>
                <w:szCs w:val="18"/>
              </w:rPr>
            </w:pPr>
          </w:p>
        </w:tc>
        <w:tc>
          <w:tcPr>
            <w:tcW w:w="1246" w:type="dxa"/>
            <w:tcBorders>
              <w:top w:val="nil"/>
              <w:left w:val="nil"/>
              <w:bottom w:val="nil"/>
            </w:tcBorders>
            <w:shd w:val="clear" w:color="auto" w:fill="auto"/>
            <w:noWrap/>
            <w:vAlign w:val="bottom"/>
          </w:tcPr>
          <w:p w14:paraId="29D5F306" w14:textId="56786772" w:rsidR="00085DD1" w:rsidRPr="000B2DE0" w:rsidRDefault="00B52679">
            <w:pPr>
              <w:jc w:val="right"/>
              <w:rPr>
                <w:rFonts w:cs="Arial"/>
                <w:color w:val="000000"/>
                <w:sz w:val="18"/>
                <w:szCs w:val="18"/>
              </w:rPr>
            </w:pPr>
            <w:r w:rsidRPr="000B2DE0">
              <w:rPr>
                <w:rFonts w:cs="Arial"/>
                <w:color w:val="000000"/>
                <w:sz w:val="18"/>
                <w:szCs w:val="18"/>
              </w:rPr>
              <w:t>(734,589)</w:t>
            </w:r>
          </w:p>
        </w:tc>
        <w:tc>
          <w:tcPr>
            <w:tcW w:w="1247" w:type="dxa"/>
            <w:tcBorders>
              <w:top w:val="nil"/>
              <w:left w:val="nil"/>
              <w:bottom w:val="nil"/>
              <w:right w:val="single" w:sz="4" w:space="0" w:color="auto"/>
            </w:tcBorders>
            <w:shd w:val="clear" w:color="auto" w:fill="auto"/>
            <w:noWrap/>
            <w:vAlign w:val="bottom"/>
          </w:tcPr>
          <w:p w14:paraId="0FD8E95A" w14:textId="27E229A3" w:rsidR="00085DD1" w:rsidRPr="000B2DE0" w:rsidRDefault="00B52679">
            <w:pPr>
              <w:jc w:val="right"/>
              <w:rPr>
                <w:rFonts w:cs="Arial"/>
                <w:color w:val="000000"/>
                <w:sz w:val="18"/>
                <w:szCs w:val="18"/>
              </w:rPr>
            </w:pPr>
            <w:r w:rsidRPr="000B2DE0">
              <w:rPr>
                <w:rFonts w:cs="Arial"/>
                <w:color w:val="000000"/>
                <w:sz w:val="18"/>
                <w:szCs w:val="18"/>
              </w:rPr>
              <w:t>(902,934)</w:t>
            </w:r>
          </w:p>
        </w:tc>
        <w:tc>
          <w:tcPr>
            <w:tcW w:w="1246" w:type="dxa"/>
            <w:gridSpan w:val="2"/>
            <w:tcBorders>
              <w:top w:val="nil"/>
              <w:left w:val="single" w:sz="4" w:space="0" w:color="auto"/>
              <w:bottom w:val="nil"/>
              <w:right w:val="nil"/>
            </w:tcBorders>
            <w:shd w:val="clear" w:color="auto" w:fill="auto"/>
            <w:noWrap/>
            <w:vAlign w:val="bottom"/>
          </w:tcPr>
          <w:p w14:paraId="0F7CCFB4" w14:textId="0B1C27A5" w:rsidR="00085DD1" w:rsidRPr="000B2DE0" w:rsidRDefault="006076C2">
            <w:pPr>
              <w:jc w:val="right"/>
              <w:rPr>
                <w:rFonts w:cs="Arial"/>
                <w:color w:val="000000"/>
                <w:sz w:val="18"/>
                <w:szCs w:val="18"/>
              </w:rPr>
            </w:pPr>
            <w:r>
              <w:rPr>
                <w:rFonts w:cs="Arial"/>
                <w:color w:val="000000"/>
                <w:sz w:val="18"/>
                <w:szCs w:val="18"/>
              </w:rPr>
              <w:t>(1,622,638)</w:t>
            </w:r>
          </w:p>
        </w:tc>
        <w:tc>
          <w:tcPr>
            <w:tcW w:w="1246" w:type="dxa"/>
            <w:tcBorders>
              <w:top w:val="nil"/>
              <w:left w:val="nil"/>
              <w:bottom w:val="nil"/>
              <w:right w:val="nil"/>
            </w:tcBorders>
            <w:shd w:val="clear" w:color="auto" w:fill="auto"/>
            <w:noWrap/>
            <w:vAlign w:val="bottom"/>
          </w:tcPr>
          <w:p w14:paraId="4238F419" w14:textId="68F2277E" w:rsidR="00085DD1" w:rsidRPr="000B2DE0" w:rsidRDefault="00ED65B5">
            <w:pPr>
              <w:jc w:val="right"/>
              <w:rPr>
                <w:rFonts w:cs="Arial"/>
                <w:color w:val="000000"/>
                <w:sz w:val="18"/>
                <w:szCs w:val="18"/>
              </w:rPr>
            </w:pPr>
            <w:r>
              <w:rPr>
                <w:rFonts w:cs="Arial"/>
                <w:color w:val="000000"/>
                <w:sz w:val="18"/>
                <w:szCs w:val="18"/>
              </w:rPr>
              <w:t>(2,961,523)</w:t>
            </w:r>
          </w:p>
        </w:tc>
        <w:tc>
          <w:tcPr>
            <w:tcW w:w="1247" w:type="dxa"/>
            <w:tcBorders>
              <w:top w:val="nil"/>
              <w:left w:val="nil"/>
              <w:bottom w:val="nil"/>
              <w:right w:val="nil"/>
            </w:tcBorders>
            <w:shd w:val="clear" w:color="auto" w:fill="auto"/>
            <w:noWrap/>
            <w:vAlign w:val="bottom"/>
          </w:tcPr>
          <w:p w14:paraId="1DF93668" w14:textId="35DDB457" w:rsidR="00085DD1" w:rsidRPr="000B2DE0" w:rsidRDefault="00ED65B5">
            <w:pPr>
              <w:jc w:val="right"/>
              <w:rPr>
                <w:rFonts w:cs="Arial"/>
                <w:color w:val="000000"/>
                <w:sz w:val="18"/>
                <w:szCs w:val="18"/>
              </w:rPr>
            </w:pPr>
            <w:r>
              <w:rPr>
                <w:rFonts w:cs="Arial"/>
                <w:color w:val="000000"/>
                <w:sz w:val="18"/>
                <w:szCs w:val="18"/>
              </w:rPr>
              <w:t>(3,582,340)</w:t>
            </w:r>
          </w:p>
        </w:tc>
      </w:tr>
    </w:tbl>
    <w:p w14:paraId="4518E9CF" w14:textId="77777777" w:rsidR="00085DD1" w:rsidRPr="00A1707D" w:rsidRDefault="00085DD1" w:rsidP="00285847">
      <w:pPr>
        <w:rPr>
          <w:sz w:val="16"/>
          <w:szCs w:val="20"/>
        </w:rPr>
      </w:pPr>
      <w:bookmarkStart w:id="365" w:name="_Ref205027747"/>
      <w:bookmarkStart w:id="366" w:name="_Toc205038640"/>
    </w:p>
    <w:p w14:paraId="7DB4678F" w14:textId="5E172BEA" w:rsidR="008C4BAA" w:rsidRPr="00A1707D" w:rsidRDefault="00643256" w:rsidP="00285847">
      <w:pPr>
        <w:rPr>
          <w:sz w:val="16"/>
          <w:szCs w:val="20"/>
        </w:rPr>
      </w:pPr>
      <w:r>
        <w:rPr>
          <w:sz w:val="16"/>
          <w:szCs w:val="20"/>
        </w:rPr>
        <w:t xml:space="preserve">Forecast is based on the company’s 3-way forecast. This </w:t>
      </w:r>
      <w:r w:rsidR="00A1707D" w:rsidRPr="00A1707D">
        <w:rPr>
          <w:sz w:val="16"/>
          <w:szCs w:val="20"/>
        </w:rPr>
        <w:t>Forecast assumes the year end is December 31</w:t>
      </w:r>
      <w:r w:rsidR="00A1707D" w:rsidRPr="00A1707D">
        <w:rPr>
          <w:sz w:val="16"/>
          <w:szCs w:val="20"/>
          <w:vertAlign w:val="superscript"/>
        </w:rPr>
        <w:t>st</w:t>
      </w:r>
      <w:r w:rsidR="00A1707D" w:rsidRPr="00A1707D">
        <w:rPr>
          <w:sz w:val="16"/>
          <w:szCs w:val="20"/>
        </w:rPr>
        <w:t xml:space="preserve"> per the Polybee’s ACRA profile</w:t>
      </w:r>
      <w:r w:rsidR="00A1707D">
        <w:rPr>
          <w:sz w:val="16"/>
          <w:szCs w:val="20"/>
        </w:rPr>
        <w:t>.</w:t>
      </w:r>
      <w:r>
        <w:rPr>
          <w:sz w:val="16"/>
          <w:szCs w:val="20"/>
        </w:rPr>
        <w:t xml:space="preserve"> Note that 2025-2026 pipeline value of US 2.1m is considerably less than the 2025 financial year projections.</w:t>
      </w:r>
    </w:p>
    <w:p w14:paraId="332AAACC" w14:textId="146021A7" w:rsidR="008C4BAA" w:rsidRPr="008C4BAA" w:rsidRDefault="008C4BAA" w:rsidP="008C4BAA">
      <w:pPr>
        <w:pStyle w:val="Heading3"/>
        <w:rPr>
          <w:lang w:val="en-US"/>
        </w:rPr>
      </w:pPr>
      <w:bookmarkStart w:id="367" w:name="_Ref206510408"/>
      <w:r w:rsidRPr="008C4BAA">
        <w:rPr>
          <w:lang w:val="en-US"/>
        </w:rPr>
        <w:t>Revenue decline explanation</w:t>
      </w:r>
      <w:bookmarkEnd w:id="367"/>
    </w:p>
    <w:p w14:paraId="075D0C86" w14:textId="5420E527" w:rsidR="008C4BAA" w:rsidRDefault="008C4BAA" w:rsidP="008C4BAA">
      <w:pPr>
        <w:rPr>
          <w:rFonts w:cs="Arial"/>
          <w:szCs w:val="20"/>
        </w:rPr>
      </w:pPr>
      <w:r w:rsidRPr="008C4BAA">
        <w:rPr>
          <w:rFonts w:cs="Arial"/>
          <w:szCs w:val="20"/>
        </w:rPr>
        <w:t xml:space="preserve">Revenue declined from SG 322k in 2022 to SG 86k in 2024. In 2022 and 2023, a significant proportion of the company’s revenue came from pilot projects with major agricultural input companies, including Bayer and Syngenta. These projects applied the company’s yield forecasting technology to digital phenotyping for internal product development. The pilots achieved their technical objectives; however, anticipated commercial scale-up in 2024 did not materialise. This </w:t>
      </w:r>
      <w:r w:rsidR="0050416E">
        <w:rPr>
          <w:rFonts w:cs="Arial"/>
          <w:szCs w:val="20"/>
        </w:rPr>
        <w:t>has been alleged by management</w:t>
      </w:r>
      <w:r w:rsidRPr="008C4BAA">
        <w:rPr>
          <w:rFonts w:cs="Arial"/>
          <w:szCs w:val="20"/>
        </w:rPr>
        <w:t xml:space="preserve"> due to a sector-wide downturn in the seed industry, with companies such as Bayer reporting negative cash flow, implementing workforce reductions of approximately 25%, and substantially cutting budgets for new product initiatives.</w:t>
      </w:r>
    </w:p>
    <w:p w14:paraId="0B71BE19" w14:textId="77777777" w:rsidR="008C4BAA" w:rsidRPr="008C4BAA" w:rsidRDefault="008C4BAA" w:rsidP="008C4BAA">
      <w:pPr>
        <w:rPr>
          <w:rFonts w:cs="Arial"/>
          <w:szCs w:val="20"/>
        </w:rPr>
      </w:pPr>
    </w:p>
    <w:p w14:paraId="21BFEBE0" w14:textId="47B9B88D" w:rsidR="008C4BAA" w:rsidRPr="008C4BAA" w:rsidRDefault="008C4BAA" w:rsidP="008C4BAA">
      <w:pPr>
        <w:rPr>
          <w:rFonts w:cs="Arial"/>
          <w:szCs w:val="20"/>
        </w:rPr>
      </w:pPr>
      <w:r w:rsidRPr="008C4BAA">
        <w:rPr>
          <w:rFonts w:cs="Arial"/>
          <w:szCs w:val="20"/>
        </w:rPr>
        <w:t>In response, the company pivoted to a direct-to-grower model. While the underlying technology was already proven, this shift required additional product development to deliver demonstrable and repeatable return on investment for growers. The company dedicated 2024 to building these capabilities and aligning its offering to secure product–market fit. Management reports that the current customer pipeline is sufficient to achieve this milestone. Investors were informed of the strategic shift and supported the decision, acknowledging that 2024 revenue projections would be materially reduced as a result.</w:t>
      </w:r>
    </w:p>
    <w:p w14:paraId="26FDA657" w14:textId="77777777" w:rsidR="008C4BAA" w:rsidRDefault="008C4BAA" w:rsidP="008C4BAA">
      <w:pPr>
        <w:rPr>
          <w:highlight w:val="yellow"/>
        </w:rPr>
      </w:pPr>
    </w:p>
    <w:p w14:paraId="5AA816DC" w14:textId="1DBA1734" w:rsidR="008C4BAA" w:rsidRDefault="008C4BAA" w:rsidP="008C4BAA">
      <w:r w:rsidRPr="008C4BAA">
        <w:rPr>
          <w:rFonts w:ascii="Tahoma" w:hAnsi="Tahoma" w:cs="Tahoma"/>
        </w:rPr>
        <w:t>⁠</w:t>
      </w:r>
      <w:r w:rsidRPr="008C4BAA">
        <w:t>Other revenue is all R&amp;D grant tranches from Hort Innovation and Enterprise Singapore.</w:t>
      </w:r>
    </w:p>
    <w:p w14:paraId="7C844A09" w14:textId="77777777" w:rsidR="008C4BAA" w:rsidRDefault="008C4BAA" w:rsidP="008C4BAA"/>
    <w:p w14:paraId="4E1444DD" w14:textId="7D81ED94" w:rsidR="008C4BAA" w:rsidRDefault="008C4BAA" w:rsidP="008C4BAA">
      <w:pPr>
        <w:pStyle w:val="Heading3"/>
      </w:pPr>
      <w:r>
        <w:t>Expenses and Balance Sheet Comments</w:t>
      </w:r>
    </w:p>
    <w:p w14:paraId="0C776477" w14:textId="0CF5D5B5" w:rsidR="00285847" w:rsidRDefault="00B52679" w:rsidP="00285847">
      <w:r>
        <w:t xml:space="preserve">Salaries as a </w:t>
      </w:r>
      <w:r w:rsidR="00285847">
        <w:t>percentage of total operating expenses</w:t>
      </w:r>
      <w:r>
        <w:t xml:space="preserve"> for 2023 and 2024 were 63% and 70% respectively. Travel expenses also appear to make up a high proportion of expenses,</w:t>
      </w:r>
      <w:r w:rsidR="00285847">
        <w:t xml:space="preserve"> and SG </w:t>
      </w:r>
      <w:r w:rsidR="00285847" w:rsidRPr="00285847">
        <w:t>117,827</w:t>
      </w:r>
      <w:r w:rsidR="00285847">
        <w:t xml:space="preserve"> in 2023 and SG </w:t>
      </w:r>
      <w:r w:rsidRPr="00B52679">
        <w:t>125</w:t>
      </w:r>
      <w:r>
        <w:t>,</w:t>
      </w:r>
      <w:r w:rsidRPr="00B52679">
        <w:t>748</w:t>
      </w:r>
      <w:r>
        <w:t xml:space="preserve"> in 2024</w:t>
      </w:r>
      <w:r w:rsidR="00285847">
        <w:t xml:space="preserve">. Travel is likely linked to the research and development setup of paid trials under Stage 1 and 2 of its sales process, however as revenue has declined over but 2023-24, it suggests that this travel is not translating to revenue. Travel expenses should be monitored carefully given the need expand overseas in Australia and the United States and local hiring strategies in these countries which could otherwise manage this expense over time. Research and development </w:t>
      </w:r>
      <w:proofErr w:type="gramStart"/>
      <w:r w:rsidR="00285847">
        <w:t>is</w:t>
      </w:r>
      <w:proofErr w:type="gramEnd"/>
      <w:r w:rsidR="00285847">
        <w:t xml:space="preserve"> low, SG 1,253 in 2023 and SG 73,239 for 2024. This is likely due to the use of </w:t>
      </w:r>
      <w:r w:rsidR="00285847">
        <w:lastRenderedPageBreak/>
        <w:t>off-the-shelf drone technology and reliance on specialised engineering staff to complete yield forecasting development as a salary expense item.</w:t>
      </w:r>
    </w:p>
    <w:p w14:paraId="6B6FC19C" w14:textId="77777777" w:rsidR="00AD3C6D" w:rsidRDefault="00AD3C6D" w:rsidP="00285847"/>
    <w:p w14:paraId="7FB5D4EC" w14:textId="082AA8D5" w:rsidR="00285847" w:rsidRDefault="008C4BAA" w:rsidP="00285847">
      <w:r>
        <w:t xml:space="preserve">The cash conversion ratio has generated been close to 100%. From 2022-24, net cash flow conversion has been 123%, 72% and 102% respectively. These fluctuations highlight that operating cash performance has been sensitive to the timing of supplier payments, customer receipts, and inventory movements, which may not be sustainable or predictable – typical of a seed stage startup. </w:t>
      </w:r>
      <w:r w:rsidR="00AD3C6D">
        <w:t xml:space="preserve">The movement in Trade and Other Payables shifted from a cash outflow of </w:t>
      </w:r>
      <w:r w:rsidR="00AD3C6D" w:rsidRPr="00AD3C6D">
        <w:rPr>
          <w:rStyle w:val="Strong"/>
          <w:rFonts w:eastAsiaTheme="majorEastAsia"/>
          <w:b w:val="0"/>
          <w:bCs w:val="0"/>
        </w:rPr>
        <w:t>SG 221,389</w:t>
      </w:r>
      <w:r w:rsidR="00AD3C6D">
        <w:t xml:space="preserve"> in 2022 to a cash inflow of </w:t>
      </w:r>
      <w:r w:rsidR="00AD3C6D" w:rsidRPr="00AD3C6D">
        <w:rPr>
          <w:rStyle w:val="Strong"/>
          <w:rFonts w:eastAsiaTheme="majorEastAsia"/>
          <w:b w:val="0"/>
          <w:bCs w:val="0"/>
        </w:rPr>
        <w:t>SG 231,752</w:t>
      </w:r>
      <w:r w:rsidR="00AD3C6D">
        <w:t xml:space="preserve"> in 2023, representing a year-on-year swing of </w:t>
      </w:r>
      <w:r w:rsidR="00AD3C6D" w:rsidRPr="00AD3C6D">
        <w:rPr>
          <w:rStyle w:val="Strong"/>
          <w:rFonts w:eastAsiaTheme="majorEastAsia"/>
          <w:b w:val="0"/>
          <w:bCs w:val="0"/>
        </w:rPr>
        <w:t>SG 453,141</w:t>
      </w:r>
      <w:r w:rsidR="00AD3C6D" w:rsidRPr="00AD3C6D">
        <w:rPr>
          <w:b/>
          <w:bCs/>
        </w:rPr>
        <w:t>.</w:t>
      </w:r>
      <w:r w:rsidR="00AD3C6D">
        <w:t xml:space="preserve"> This improvement in operating cash flow is not the result of higher profitability, but of changes in working capital. The positive movement in 2023 likely reflects delayed payments to suppliers, increased purchasing activity toward year-end, extended credit terms, or the inclusion of new accrued liabilities. In contrast, the negative movement in 2022 indicates that the company paid down a larger portion of outstanding liabilities during that year.</w:t>
      </w:r>
    </w:p>
    <w:p w14:paraId="16945DD9" w14:textId="77777777" w:rsidR="00B52679" w:rsidRDefault="00B52679" w:rsidP="00085DD1"/>
    <w:p w14:paraId="376D12A0" w14:textId="77777777" w:rsidR="00821130" w:rsidRDefault="00821130" w:rsidP="00CF65D9"/>
    <w:p w14:paraId="05F5A120" w14:textId="77777777" w:rsidR="00821130" w:rsidRPr="00821130" w:rsidRDefault="00821130" w:rsidP="00CF65D9"/>
    <w:p w14:paraId="08490B2F" w14:textId="77777777" w:rsidR="00F86346" w:rsidRDefault="00F86346" w:rsidP="00CF65D9">
      <w:pPr>
        <w:spacing w:after="160" w:line="278" w:lineRule="auto"/>
        <w:rPr>
          <w:rFonts w:eastAsiaTheme="majorEastAsia" w:cs="Arial"/>
          <w:color w:val="0F4761" w:themeColor="accent1" w:themeShade="BF"/>
          <w:sz w:val="28"/>
          <w:szCs w:val="32"/>
          <w:highlight w:val="yellow"/>
          <w:lang w:val="en-US"/>
        </w:rPr>
      </w:pPr>
      <w:r>
        <w:rPr>
          <w:highlight w:val="yellow"/>
        </w:rPr>
        <w:br w:type="page"/>
      </w:r>
    </w:p>
    <w:p w14:paraId="62F9F73F" w14:textId="1C29BD1F" w:rsidR="00DD7A39" w:rsidRDefault="00DD7A39" w:rsidP="00DD7A39">
      <w:pPr>
        <w:pStyle w:val="Heading2"/>
      </w:pPr>
      <w:r w:rsidRPr="00E52942">
        <w:lastRenderedPageBreak/>
        <w:t>Revenue Pipeline and 2026 Year</w:t>
      </w:r>
    </w:p>
    <w:p w14:paraId="1FD6EEB9" w14:textId="77777777" w:rsidR="008900E6" w:rsidRDefault="008900E6" w:rsidP="008900E6">
      <w:pPr>
        <w:rPr>
          <w:lang w:val="en-US"/>
        </w:rPr>
      </w:pPr>
    </w:p>
    <w:p w14:paraId="2A80E14D" w14:textId="61297736" w:rsidR="00A91F9C" w:rsidRDefault="008900E6" w:rsidP="008900E6">
      <w:pPr>
        <w:rPr>
          <w:lang w:val="en-US"/>
        </w:rPr>
      </w:pPr>
      <w:r>
        <w:rPr>
          <w:lang w:val="en-US"/>
        </w:rPr>
        <w:t>Polybee forecasts that it will generate US 2.</w:t>
      </w:r>
      <w:r w:rsidR="00F86346">
        <w:rPr>
          <w:lang w:val="en-US"/>
        </w:rPr>
        <w:t>1</w:t>
      </w:r>
      <w:r>
        <w:rPr>
          <w:lang w:val="en-US"/>
        </w:rPr>
        <w:t xml:space="preserve">m </w:t>
      </w:r>
      <w:r w:rsidR="00F86346">
        <w:rPr>
          <w:lang w:val="en-US"/>
        </w:rPr>
        <w:t xml:space="preserve">over 2025-2026 most of these are from Stage 1 trial which occur over a </w:t>
      </w:r>
      <w:proofErr w:type="gramStart"/>
      <w:r w:rsidR="00F86346">
        <w:rPr>
          <w:lang w:val="en-US"/>
        </w:rPr>
        <w:t>three month</w:t>
      </w:r>
      <w:proofErr w:type="gramEnd"/>
      <w:r w:rsidR="00F86346">
        <w:rPr>
          <w:lang w:val="en-US"/>
        </w:rPr>
        <w:t xml:space="preserve"> period. </w:t>
      </w:r>
      <w:r w:rsidR="000F7B46">
        <w:rPr>
          <w:lang w:val="en-US"/>
        </w:rPr>
        <w:t xml:space="preserve">The cost charged to customer is US 500 per Ha. </w:t>
      </w:r>
    </w:p>
    <w:p w14:paraId="209A09D6" w14:textId="77777777" w:rsidR="00F86346" w:rsidRDefault="00F86346" w:rsidP="008900E6">
      <w:pPr>
        <w:rPr>
          <w:lang w:val="en-US"/>
        </w:rPr>
      </w:pPr>
    </w:p>
    <w:tbl>
      <w:tblPr>
        <w:tblStyle w:val="PlainTable2"/>
        <w:tblW w:w="9242" w:type="dxa"/>
        <w:tblLook w:val="04A0" w:firstRow="1" w:lastRow="0" w:firstColumn="1" w:lastColumn="0" w:noHBand="0" w:noVBand="1"/>
      </w:tblPr>
      <w:tblGrid>
        <w:gridCol w:w="989"/>
        <w:gridCol w:w="1311"/>
        <w:gridCol w:w="1069"/>
        <w:gridCol w:w="919"/>
        <w:gridCol w:w="1050"/>
        <w:gridCol w:w="1559"/>
        <w:gridCol w:w="2345"/>
      </w:tblGrid>
      <w:tr w:rsidR="00F86346" w:rsidRPr="00F86346" w14:paraId="3EE06124" w14:textId="77777777" w:rsidTr="00F86346">
        <w:trPr>
          <w:cnfStyle w:val="100000000000" w:firstRow="1" w:lastRow="0" w:firstColumn="0" w:lastColumn="0" w:oddVBand="0" w:evenVBand="0" w:oddHBand="0" w:evenHBand="0" w:firstRowFirstColumn="0" w:firstRowLastColumn="0" w:lastRowFirstColumn="0" w:lastRowLastColumn="0"/>
          <w:trHeight w:val="356"/>
        </w:trPr>
        <w:tc>
          <w:tcPr>
            <w:cnfStyle w:val="001000000000" w:firstRow="0" w:lastRow="0" w:firstColumn="1" w:lastColumn="0" w:oddVBand="0" w:evenVBand="0" w:oddHBand="0" w:evenHBand="0" w:firstRowFirstColumn="0" w:firstRowLastColumn="0" w:lastRowFirstColumn="0" w:lastRowLastColumn="0"/>
            <w:tcW w:w="989" w:type="dxa"/>
            <w:noWrap/>
            <w:hideMark/>
          </w:tcPr>
          <w:p w14:paraId="39D93734" w14:textId="77777777" w:rsidR="00F86346" w:rsidRPr="00F86346" w:rsidRDefault="00F86346" w:rsidP="00F86346">
            <w:pPr>
              <w:spacing w:beforeLines="60" w:before="144" w:afterLines="60" w:after="144"/>
              <w:rPr>
                <w:rFonts w:cs="Arial"/>
                <w:color w:val="000000"/>
                <w:szCs w:val="20"/>
                <w14:ligatures w14:val="none"/>
              </w:rPr>
            </w:pPr>
            <w:r w:rsidRPr="00F86346">
              <w:rPr>
                <w:rFonts w:cs="Arial"/>
                <w:color w:val="000000"/>
                <w:szCs w:val="20"/>
                <w14:ligatures w14:val="none"/>
              </w:rPr>
              <w:t>Crop</w:t>
            </w:r>
          </w:p>
        </w:tc>
        <w:tc>
          <w:tcPr>
            <w:tcW w:w="1311" w:type="dxa"/>
            <w:shd w:val="clear" w:color="auto" w:fill="auto"/>
            <w:noWrap/>
            <w:hideMark/>
          </w:tcPr>
          <w:p w14:paraId="52C04AC5" w14:textId="77777777" w:rsidR="00F86346" w:rsidRPr="00F86346" w:rsidRDefault="00F86346" w:rsidP="00F86346">
            <w:pPr>
              <w:spacing w:beforeLines="60" w:before="144" w:afterLines="60" w:after="144"/>
              <w:jc w:val="center"/>
              <w:cnfStyle w:val="100000000000" w:firstRow="1" w:lastRow="0" w:firstColumn="0" w:lastColumn="0" w:oddVBand="0" w:evenVBand="0" w:oddHBand="0" w:evenHBand="0" w:firstRowFirstColumn="0" w:firstRowLastColumn="0" w:lastRowFirstColumn="0" w:lastRowLastColumn="0"/>
              <w:rPr>
                <w:rFonts w:cs="Arial"/>
                <w:color w:val="000000"/>
                <w:szCs w:val="20"/>
                <w14:ligatures w14:val="none"/>
              </w:rPr>
            </w:pPr>
            <w:r w:rsidRPr="00F86346">
              <w:rPr>
                <w:rFonts w:cs="Arial"/>
                <w:color w:val="000000"/>
                <w:szCs w:val="20"/>
                <w14:ligatures w14:val="none"/>
              </w:rPr>
              <w:t>Customer</w:t>
            </w:r>
          </w:p>
        </w:tc>
        <w:tc>
          <w:tcPr>
            <w:tcW w:w="1069" w:type="dxa"/>
            <w:shd w:val="clear" w:color="auto" w:fill="auto"/>
            <w:noWrap/>
            <w:hideMark/>
          </w:tcPr>
          <w:p w14:paraId="3601515E" w14:textId="77777777" w:rsidR="00F86346" w:rsidRPr="00F86346" w:rsidRDefault="00F86346" w:rsidP="00F86346">
            <w:pPr>
              <w:spacing w:beforeLines="60" w:before="144" w:afterLines="60" w:after="144"/>
              <w:jc w:val="center"/>
              <w:cnfStyle w:val="100000000000" w:firstRow="1" w:lastRow="0" w:firstColumn="0" w:lastColumn="0" w:oddVBand="0" w:evenVBand="0" w:oddHBand="0" w:evenHBand="0" w:firstRowFirstColumn="0" w:firstRowLastColumn="0" w:lastRowFirstColumn="0" w:lastRowLastColumn="0"/>
              <w:rPr>
                <w:rFonts w:cs="Arial"/>
                <w:color w:val="000000"/>
                <w:szCs w:val="20"/>
                <w14:ligatures w14:val="none"/>
              </w:rPr>
            </w:pPr>
            <w:r w:rsidRPr="00F86346">
              <w:rPr>
                <w:rFonts w:cs="Arial"/>
                <w:color w:val="000000"/>
                <w:szCs w:val="20"/>
                <w14:ligatures w14:val="none"/>
              </w:rPr>
              <w:t>Country</w:t>
            </w:r>
          </w:p>
        </w:tc>
        <w:tc>
          <w:tcPr>
            <w:tcW w:w="919" w:type="dxa"/>
            <w:shd w:val="clear" w:color="auto" w:fill="auto"/>
            <w:noWrap/>
            <w:hideMark/>
          </w:tcPr>
          <w:p w14:paraId="6B9B48E8" w14:textId="63B9EE5C" w:rsidR="00F86346" w:rsidRPr="00F86346" w:rsidRDefault="00F86346" w:rsidP="00F86346">
            <w:pPr>
              <w:spacing w:beforeLines="60" w:before="144" w:afterLines="60" w:after="144"/>
              <w:jc w:val="center"/>
              <w:cnfStyle w:val="100000000000" w:firstRow="1" w:lastRow="0" w:firstColumn="0" w:lastColumn="0" w:oddVBand="0" w:evenVBand="0" w:oddHBand="0" w:evenHBand="0" w:firstRowFirstColumn="0" w:firstRowLastColumn="0" w:lastRowFirstColumn="0" w:lastRowLastColumn="0"/>
              <w:rPr>
                <w:rFonts w:cs="Arial"/>
                <w:color w:val="000000"/>
                <w:szCs w:val="20"/>
                <w14:ligatures w14:val="none"/>
              </w:rPr>
            </w:pPr>
            <w:r w:rsidRPr="00F86346">
              <w:rPr>
                <w:rFonts w:cs="Arial"/>
                <w:color w:val="000000"/>
                <w:szCs w:val="20"/>
                <w14:ligatures w14:val="none"/>
              </w:rPr>
              <w:t>H</w:t>
            </w:r>
            <w:r>
              <w:rPr>
                <w:rFonts w:cs="Arial"/>
                <w:color w:val="000000"/>
                <w:szCs w:val="20"/>
                <w14:ligatures w14:val="none"/>
              </w:rPr>
              <w:t>a</w:t>
            </w:r>
          </w:p>
        </w:tc>
        <w:tc>
          <w:tcPr>
            <w:tcW w:w="1050" w:type="dxa"/>
            <w:shd w:val="clear" w:color="auto" w:fill="auto"/>
            <w:noWrap/>
            <w:hideMark/>
          </w:tcPr>
          <w:p w14:paraId="3F48CA3E" w14:textId="6CF75103" w:rsidR="00F86346" w:rsidRPr="00F86346" w:rsidRDefault="00F86346" w:rsidP="00F86346">
            <w:pPr>
              <w:spacing w:beforeLines="60" w:before="144" w:afterLines="60" w:after="144"/>
              <w:jc w:val="center"/>
              <w:cnfStyle w:val="100000000000" w:firstRow="1" w:lastRow="0" w:firstColumn="0" w:lastColumn="0" w:oddVBand="0" w:evenVBand="0" w:oddHBand="0" w:evenHBand="0" w:firstRowFirstColumn="0" w:firstRowLastColumn="0" w:lastRowFirstColumn="0" w:lastRowLastColumn="0"/>
              <w:rPr>
                <w:rFonts w:cs="Arial"/>
                <w:color w:val="000000"/>
                <w:szCs w:val="20"/>
                <w14:ligatures w14:val="none"/>
              </w:rPr>
            </w:pPr>
            <w:r w:rsidRPr="00F86346">
              <w:rPr>
                <w:rFonts w:cs="Arial"/>
                <w:color w:val="000000"/>
                <w:szCs w:val="20"/>
                <w14:ligatures w14:val="none"/>
              </w:rPr>
              <w:t>US</w:t>
            </w:r>
          </w:p>
        </w:tc>
        <w:tc>
          <w:tcPr>
            <w:tcW w:w="1559" w:type="dxa"/>
            <w:shd w:val="clear" w:color="auto" w:fill="auto"/>
            <w:noWrap/>
            <w:hideMark/>
          </w:tcPr>
          <w:p w14:paraId="66837DF8" w14:textId="77777777" w:rsidR="00F86346" w:rsidRPr="00F86346" w:rsidRDefault="00F86346" w:rsidP="00F86346">
            <w:pPr>
              <w:spacing w:beforeLines="60" w:before="144" w:afterLines="60" w:after="144"/>
              <w:jc w:val="center"/>
              <w:cnfStyle w:val="100000000000" w:firstRow="1" w:lastRow="0" w:firstColumn="0" w:lastColumn="0" w:oddVBand="0" w:evenVBand="0" w:oddHBand="0" w:evenHBand="0" w:firstRowFirstColumn="0" w:firstRowLastColumn="0" w:lastRowFirstColumn="0" w:lastRowLastColumn="0"/>
              <w:rPr>
                <w:rFonts w:cs="Arial"/>
                <w:color w:val="000000"/>
                <w:szCs w:val="20"/>
                <w14:ligatures w14:val="none"/>
              </w:rPr>
            </w:pPr>
            <w:r w:rsidRPr="00F86346">
              <w:rPr>
                <w:rFonts w:cs="Arial"/>
                <w:color w:val="000000"/>
                <w:szCs w:val="20"/>
                <w14:ligatures w14:val="none"/>
              </w:rPr>
              <w:t>Engagement Stage</w:t>
            </w:r>
          </w:p>
        </w:tc>
        <w:tc>
          <w:tcPr>
            <w:tcW w:w="2345" w:type="dxa"/>
            <w:shd w:val="clear" w:color="auto" w:fill="auto"/>
            <w:noWrap/>
            <w:hideMark/>
          </w:tcPr>
          <w:p w14:paraId="5D847DF1" w14:textId="77777777" w:rsidR="00F86346" w:rsidRPr="00F86346" w:rsidRDefault="00F86346" w:rsidP="00F86346">
            <w:pPr>
              <w:spacing w:beforeLines="60" w:before="144" w:afterLines="60" w:after="144"/>
              <w:jc w:val="center"/>
              <w:cnfStyle w:val="100000000000" w:firstRow="1" w:lastRow="0" w:firstColumn="0" w:lastColumn="0" w:oddVBand="0" w:evenVBand="0" w:oddHBand="0" w:evenHBand="0" w:firstRowFirstColumn="0" w:firstRowLastColumn="0" w:lastRowFirstColumn="0" w:lastRowLastColumn="0"/>
              <w:rPr>
                <w:rFonts w:cs="Arial"/>
                <w:color w:val="000000"/>
                <w:szCs w:val="20"/>
                <w14:ligatures w14:val="none"/>
              </w:rPr>
            </w:pPr>
            <w:r w:rsidRPr="00F86346">
              <w:rPr>
                <w:rFonts w:cs="Arial"/>
                <w:color w:val="000000"/>
                <w:szCs w:val="20"/>
                <w14:ligatures w14:val="none"/>
              </w:rPr>
              <w:t>Notes</w:t>
            </w:r>
          </w:p>
        </w:tc>
      </w:tr>
      <w:tr w:rsidR="00F86346" w:rsidRPr="00F86346" w14:paraId="34CAC242" w14:textId="77777777" w:rsidTr="00F86346">
        <w:trPr>
          <w:cnfStyle w:val="000000100000" w:firstRow="0" w:lastRow="0" w:firstColumn="0" w:lastColumn="0" w:oddVBand="0" w:evenVBand="0" w:oddHBand="1" w:evenHBand="0" w:firstRowFirstColumn="0" w:firstRowLastColumn="0" w:lastRowFirstColumn="0" w:lastRowLastColumn="0"/>
          <w:trHeight w:val="356"/>
        </w:trPr>
        <w:tc>
          <w:tcPr>
            <w:cnfStyle w:val="001000000000" w:firstRow="0" w:lastRow="0" w:firstColumn="1" w:lastColumn="0" w:oddVBand="0" w:evenVBand="0" w:oddHBand="0" w:evenHBand="0" w:firstRowFirstColumn="0" w:firstRowLastColumn="0" w:lastRowFirstColumn="0" w:lastRowLastColumn="0"/>
            <w:tcW w:w="989" w:type="dxa"/>
            <w:vMerge w:val="restart"/>
            <w:noWrap/>
            <w:vAlign w:val="center"/>
            <w:hideMark/>
          </w:tcPr>
          <w:p w14:paraId="29868B43" w14:textId="77777777" w:rsidR="00F86346" w:rsidRPr="00F86346" w:rsidRDefault="00F86346" w:rsidP="00F86346">
            <w:pPr>
              <w:spacing w:beforeLines="60" w:before="144" w:afterLines="60" w:after="144"/>
              <w:rPr>
                <w:rFonts w:cs="Arial"/>
                <w:color w:val="000000"/>
                <w:sz w:val="18"/>
                <w:szCs w:val="18"/>
                <w14:ligatures w14:val="none"/>
              </w:rPr>
            </w:pPr>
            <w:r w:rsidRPr="00F86346">
              <w:rPr>
                <w:rFonts w:cs="Arial"/>
                <w:color w:val="000000"/>
                <w:sz w:val="18"/>
                <w:szCs w:val="18"/>
                <w14:ligatures w14:val="none"/>
              </w:rPr>
              <w:t>Spinach</w:t>
            </w:r>
          </w:p>
          <w:p w14:paraId="40FB6CB5" w14:textId="3F3C5264" w:rsidR="00F86346" w:rsidRPr="00F86346" w:rsidRDefault="00F86346" w:rsidP="00F86346">
            <w:pPr>
              <w:spacing w:beforeLines="60" w:before="144" w:afterLines="60" w:after="144"/>
              <w:rPr>
                <w:rFonts w:cs="Arial"/>
                <w:color w:val="000000"/>
                <w:sz w:val="18"/>
                <w:szCs w:val="18"/>
                <w14:ligatures w14:val="none"/>
              </w:rPr>
            </w:pPr>
          </w:p>
        </w:tc>
        <w:tc>
          <w:tcPr>
            <w:tcW w:w="1311" w:type="dxa"/>
            <w:shd w:val="clear" w:color="auto" w:fill="auto"/>
            <w:noWrap/>
            <w:hideMark/>
          </w:tcPr>
          <w:p w14:paraId="1F445F95" w14:textId="77777777" w:rsidR="00F86346" w:rsidRPr="00F86346" w:rsidRDefault="00F86346" w:rsidP="00F86346">
            <w:pPr>
              <w:spacing w:beforeLines="60" w:before="144" w:afterLines="60" w:after="144"/>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14:ligatures w14:val="none"/>
              </w:rPr>
            </w:pPr>
            <w:r w:rsidRPr="00F86346">
              <w:rPr>
                <w:rFonts w:cs="Arial"/>
                <w:color w:val="000000"/>
                <w:sz w:val="18"/>
                <w:szCs w:val="18"/>
                <w14:ligatures w14:val="none"/>
              </w:rPr>
              <w:t>Boratto Farms</w:t>
            </w:r>
          </w:p>
        </w:tc>
        <w:tc>
          <w:tcPr>
            <w:tcW w:w="1069" w:type="dxa"/>
            <w:shd w:val="clear" w:color="auto" w:fill="auto"/>
            <w:noWrap/>
            <w:hideMark/>
          </w:tcPr>
          <w:p w14:paraId="1D13A608" w14:textId="77777777" w:rsidR="00F86346" w:rsidRPr="00F86346" w:rsidRDefault="00F86346" w:rsidP="00F86346">
            <w:pPr>
              <w:spacing w:beforeLines="60" w:before="144" w:afterLines="60" w:after="144"/>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14:ligatures w14:val="none"/>
              </w:rPr>
            </w:pPr>
            <w:r w:rsidRPr="00F86346">
              <w:rPr>
                <w:rFonts w:cs="Arial"/>
                <w:color w:val="000000"/>
                <w:sz w:val="18"/>
                <w:szCs w:val="18"/>
                <w14:ligatures w14:val="none"/>
              </w:rPr>
              <w:t>AU</w:t>
            </w:r>
          </w:p>
        </w:tc>
        <w:tc>
          <w:tcPr>
            <w:tcW w:w="919" w:type="dxa"/>
            <w:shd w:val="clear" w:color="auto" w:fill="auto"/>
            <w:noWrap/>
            <w:hideMark/>
          </w:tcPr>
          <w:p w14:paraId="15D53EA6" w14:textId="77777777" w:rsidR="00F86346" w:rsidRPr="00F86346" w:rsidRDefault="00F86346" w:rsidP="00F86346">
            <w:pPr>
              <w:spacing w:beforeLines="60" w:before="144" w:afterLines="60" w:after="144"/>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14:ligatures w14:val="none"/>
              </w:rPr>
            </w:pPr>
            <w:r w:rsidRPr="00F86346">
              <w:rPr>
                <w:rFonts w:cs="Arial"/>
                <w:color w:val="000000"/>
                <w:sz w:val="18"/>
                <w:szCs w:val="18"/>
                <w14:ligatures w14:val="none"/>
              </w:rPr>
              <w:t>100</w:t>
            </w:r>
          </w:p>
        </w:tc>
        <w:tc>
          <w:tcPr>
            <w:tcW w:w="1050" w:type="dxa"/>
            <w:shd w:val="clear" w:color="auto" w:fill="auto"/>
            <w:noWrap/>
            <w:hideMark/>
          </w:tcPr>
          <w:p w14:paraId="30D1338F" w14:textId="41EC22DF" w:rsidR="00F86346" w:rsidRPr="00F86346" w:rsidRDefault="00F86346" w:rsidP="00F86346">
            <w:pPr>
              <w:spacing w:beforeLines="60" w:before="144" w:afterLines="60" w:after="144"/>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14:ligatures w14:val="none"/>
              </w:rPr>
            </w:pPr>
            <w:r w:rsidRPr="00F86346">
              <w:rPr>
                <w:rFonts w:cs="Arial"/>
                <w:color w:val="000000"/>
                <w:sz w:val="18"/>
                <w:szCs w:val="18"/>
                <w14:ligatures w14:val="none"/>
              </w:rPr>
              <w:t>50</w:t>
            </w:r>
            <w:r>
              <w:rPr>
                <w:rFonts w:cs="Arial"/>
                <w:color w:val="000000"/>
                <w:sz w:val="18"/>
                <w:szCs w:val="18"/>
                <w14:ligatures w14:val="none"/>
              </w:rPr>
              <w:t>,</w:t>
            </w:r>
            <w:r w:rsidRPr="00F86346">
              <w:rPr>
                <w:rFonts w:cs="Arial"/>
                <w:color w:val="000000"/>
                <w:sz w:val="18"/>
                <w:szCs w:val="18"/>
                <w14:ligatures w14:val="none"/>
              </w:rPr>
              <w:t>000</w:t>
            </w:r>
          </w:p>
        </w:tc>
        <w:tc>
          <w:tcPr>
            <w:tcW w:w="1559" w:type="dxa"/>
            <w:shd w:val="clear" w:color="auto" w:fill="auto"/>
            <w:noWrap/>
            <w:hideMark/>
          </w:tcPr>
          <w:p w14:paraId="64B3B2D7" w14:textId="77777777" w:rsidR="00F86346" w:rsidRPr="00F86346" w:rsidRDefault="00F86346" w:rsidP="00F86346">
            <w:pPr>
              <w:spacing w:beforeLines="60" w:before="144" w:afterLines="60" w:after="144"/>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14:ligatures w14:val="none"/>
              </w:rPr>
            </w:pPr>
            <w:r w:rsidRPr="00F86346">
              <w:rPr>
                <w:rFonts w:cs="Arial"/>
                <w:color w:val="000000"/>
                <w:sz w:val="18"/>
                <w:szCs w:val="18"/>
                <w14:ligatures w14:val="none"/>
              </w:rPr>
              <w:t>Stage 2</w:t>
            </w:r>
          </w:p>
        </w:tc>
        <w:tc>
          <w:tcPr>
            <w:tcW w:w="2345" w:type="dxa"/>
            <w:shd w:val="clear" w:color="auto" w:fill="auto"/>
            <w:noWrap/>
            <w:hideMark/>
          </w:tcPr>
          <w:p w14:paraId="5CE0BD4B" w14:textId="7993FFBD" w:rsidR="00F86346" w:rsidRPr="00F86346" w:rsidRDefault="00F86346" w:rsidP="00F86346">
            <w:pPr>
              <w:spacing w:beforeLines="60" w:before="144" w:afterLines="60" w:after="144"/>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14:ligatures w14:val="none"/>
              </w:rPr>
            </w:pPr>
          </w:p>
        </w:tc>
      </w:tr>
      <w:tr w:rsidR="00F86346" w:rsidRPr="00F86346" w14:paraId="7B102CFC" w14:textId="77777777" w:rsidTr="00F86346">
        <w:trPr>
          <w:trHeight w:val="356"/>
        </w:trPr>
        <w:tc>
          <w:tcPr>
            <w:cnfStyle w:val="001000000000" w:firstRow="0" w:lastRow="0" w:firstColumn="1" w:lastColumn="0" w:oddVBand="0" w:evenVBand="0" w:oddHBand="0" w:evenHBand="0" w:firstRowFirstColumn="0" w:firstRowLastColumn="0" w:lastRowFirstColumn="0" w:lastRowLastColumn="0"/>
            <w:tcW w:w="989" w:type="dxa"/>
            <w:vMerge/>
            <w:noWrap/>
            <w:hideMark/>
          </w:tcPr>
          <w:p w14:paraId="618B39E9" w14:textId="774EEA7C" w:rsidR="00F86346" w:rsidRPr="00F86346" w:rsidRDefault="00F86346" w:rsidP="00F86346">
            <w:pPr>
              <w:spacing w:beforeLines="60" w:before="144" w:afterLines="60" w:after="144"/>
              <w:rPr>
                <w:rFonts w:cs="Arial"/>
                <w:color w:val="000000"/>
                <w:sz w:val="18"/>
                <w:szCs w:val="18"/>
                <w14:ligatures w14:val="none"/>
              </w:rPr>
            </w:pPr>
          </w:p>
        </w:tc>
        <w:tc>
          <w:tcPr>
            <w:tcW w:w="1311" w:type="dxa"/>
            <w:shd w:val="clear" w:color="auto" w:fill="auto"/>
            <w:noWrap/>
            <w:hideMark/>
          </w:tcPr>
          <w:p w14:paraId="7DFB41E8" w14:textId="77777777" w:rsidR="00F86346" w:rsidRPr="00F86346" w:rsidRDefault="00F86346" w:rsidP="00F86346">
            <w:pPr>
              <w:spacing w:beforeLines="60" w:before="144" w:afterLines="60" w:after="144"/>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14:ligatures w14:val="none"/>
              </w:rPr>
            </w:pPr>
            <w:r w:rsidRPr="00F86346">
              <w:rPr>
                <w:rFonts w:cs="Arial"/>
                <w:color w:val="000000"/>
                <w:sz w:val="18"/>
                <w:szCs w:val="18"/>
                <w14:ligatures w14:val="none"/>
              </w:rPr>
              <w:t>Leaderbrand</w:t>
            </w:r>
          </w:p>
        </w:tc>
        <w:tc>
          <w:tcPr>
            <w:tcW w:w="1069" w:type="dxa"/>
            <w:shd w:val="clear" w:color="auto" w:fill="auto"/>
            <w:noWrap/>
            <w:hideMark/>
          </w:tcPr>
          <w:p w14:paraId="2B1C605C" w14:textId="77777777" w:rsidR="00F86346" w:rsidRPr="00F86346" w:rsidRDefault="00F86346" w:rsidP="00F86346">
            <w:pPr>
              <w:spacing w:beforeLines="60" w:before="144" w:afterLines="60" w:after="144"/>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14:ligatures w14:val="none"/>
              </w:rPr>
            </w:pPr>
            <w:r w:rsidRPr="00F86346">
              <w:rPr>
                <w:rFonts w:cs="Arial"/>
                <w:color w:val="000000"/>
                <w:sz w:val="18"/>
                <w:szCs w:val="18"/>
                <w14:ligatures w14:val="none"/>
              </w:rPr>
              <w:t>NZ</w:t>
            </w:r>
          </w:p>
        </w:tc>
        <w:tc>
          <w:tcPr>
            <w:tcW w:w="919" w:type="dxa"/>
            <w:shd w:val="clear" w:color="auto" w:fill="auto"/>
            <w:noWrap/>
            <w:hideMark/>
          </w:tcPr>
          <w:p w14:paraId="7AA985A8" w14:textId="77777777" w:rsidR="00F86346" w:rsidRPr="00F86346" w:rsidRDefault="00F86346" w:rsidP="00F86346">
            <w:pPr>
              <w:spacing w:beforeLines="60" w:before="144" w:afterLines="60" w:after="144"/>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14:ligatures w14:val="none"/>
              </w:rPr>
            </w:pPr>
            <w:r w:rsidRPr="00F86346">
              <w:rPr>
                <w:rFonts w:cs="Arial"/>
                <w:color w:val="000000"/>
                <w:sz w:val="18"/>
                <w:szCs w:val="18"/>
                <w14:ligatures w14:val="none"/>
              </w:rPr>
              <w:t>150</w:t>
            </w:r>
          </w:p>
        </w:tc>
        <w:tc>
          <w:tcPr>
            <w:tcW w:w="1050" w:type="dxa"/>
            <w:shd w:val="clear" w:color="auto" w:fill="auto"/>
            <w:noWrap/>
            <w:hideMark/>
          </w:tcPr>
          <w:p w14:paraId="54796EDF" w14:textId="03E9F86D" w:rsidR="00F86346" w:rsidRPr="00F86346" w:rsidRDefault="00F86346" w:rsidP="00F86346">
            <w:pPr>
              <w:spacing w:beforeLines="60" w:before="144" w:afterLines="60" w:after="144"/>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14:ligatures w14:val="none"/>
              </w:rPr>
            </w:pPr>
            <w:r w:rsidRPr="00F86346">
              <w:rPr>
                <w:rFonts w:cs="Arial"/>
                <w:color w:val="000000"/>
                <w:sz w:val="18"/>
                <w:szCs w:val="18"/>
                <w14:ligatures w14:val="none"/>
              </w:rPr>
              <w:t>75</w:t>
            </w:r>
            <w:r>
              <w:rPr>
                <w:rFonts w:cs="Arial"/>
                <w:color w:val="000000"/>
                <w:sz w:val="18"/>
                <w:szCs w:val="18"/>
                <w14:ligatures w14:val="none"/>
              </w:rPr>
              <w:t>,</w:t>
            </w:r>
            <w:r w:rsidRPr="00F86346">
              <w:rPr>
                <w:rFonts w:cs="Arial"/>
                <w:color w:val="000000"/>
                <w:sz w:val="18"/>
                <w:szCs w:val="18"/>
                <w14:ligatures w14:val="none"/>
              </w:rPr>
              <w:t>000</w:t>
            </w:r>
          </w:p>
        </w:tc>
        <w:tc>
          <w:tcPr>
            <w:tcW w:w="1559" w:type="dxa"/>
            <w:shd w:val="clear" w:color="auto" w:fill="auto"/>
            <w:noWrap/>
            <w:hideMark/>
          </w:tcPr>
          <w:p w14:paraId="519F5021" w14:textId="77777777" w:rsidR="00F86346" w:rsidRPr="00F86346" w:rsidRDefault="00F86346" w:rsidP="00F86346">
            <w:pPr>
              <w:spacing w:beforeLines="60" w:before="144" w:afterLines="60" w:after="144"/>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14:ligatures w14:val="none"/>
              </w:rPr>
            </w:pPr>
            <w:r w:rsidRPr="00F86346">
              <w:rPr>
                <w:rFonts w:cs="Arial"/>
                <w:color w:val="000000"/>
                <w:sz w:val="18"/>
                <w:szCs w:val="18"/>
                <w14:ligatures w14:val="none"/>
              </w:rPr>
              <w:t>Stage 1</w:t>
            </w:r>
          </w:p>
        </w:tc>
        <w:tc>
          <w:tcPr>
            <w:tcW w:w="2345" w:type="dxa"/>
            <w:shd w:val="clear" w:color="auto" w:fill="auto"/>
            <w:noWrap/>
            <w:hideMark/>
          </w:tcPr>
          <w:p w14:paraId="67D1EA23" w14:textId="77777777" w:rsidR="00F86346" w:rsidRPr="00F86346" w:rsidRDefault="00F86346" w:rsidP="00F86346">
            <w:pPr>
              <w:spacing w:beforeLines="60" w:before="144" w:afterLines="60" w:after="144"/>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14:ligatures w14:val="none"/>
              </w:rPr>
            </w:pPr>
            <w:r w:rsidRPr="00F86346">
              <w:rPr>
                <w:rFonts w:cs="Arial"/>
                <w:color w:val="000000"/>
                <w:sz w:val="18"/>
                <w:szCs w:val="18"/>
                <w14:ligatures w14:val="none"/>
              </w:rPr>
              <w:t>&gt;50% market share in spinach and broccoli in New Zealand</w:t>
            </w:r>
          </w:p>
        </w:tc>
      </w:tr>
      <w:tr w:rsidR="00F86346" w:rsidRPr="00F86346" w14:paraId="7695D8B3" w14:textId="77777777" w:rsidTr="00F86346">
        <w:trPr>
          <w:cnfStyle w:val="000000100000" w:firstRow="0" w:lastRow="0" w:firstColumn="0" w:lastColumn="0" w:oddVBand="0" w:evenVBand="0" w:oddHBand="1" w:evenHBand="0" w:firstRowFirstColumn="0" w:firstRowLastColumn="0" w:lastRowFirstColumn="0" w:lastRowLastColumn="0"/>
          <w:trHeight w:val="356"/>
        </w:trPr>
        <w:tc>
          <w:tcPr>
            <w:cnfStyle w:val="001000000000" w:firstRow="0" w:lastRow="0" w:firstColumn="1" w:lastColumn="0" w:oddVBand="0" w:evenVBand="0" w:oddHBand="0" w:evenHBand="0" w:firstRowFirstColumn="0" w:firstRowLastColumn="0" w:lastRowFirstColumn="0" w:lastRowLastColumn="0"/>
            <w:tcW w:w="989" w:type="dxa"/>
            <w:vMerge/>
            <w:noWrap/>
            <w:hideMark/>
          </w:tcPr>
          <w:p w14:paraId="369AAB72" w14:textId="4700219B" w:rsidR="00F86346" w:rsidRPr="00F86346" w:rsidRDefault="00F86346" w:rsidP="00F86346">
            <w:pPr>
              <w:spacing w:beforeLines="60" w:before="144" w:afterLines="60" w:after="144"/>
              <w:rPr>
                <w:rFonts w:cs="Arial"/>
                <w:color w:val="000000"/>
                <w:sz w:val="18"/>
                <w:szCs w:val="18"/>
                <w14:ligatures w14:val="none"/>
              </w:rPr>
            </w:pPr>
          </w:p>
        </w:tc>
        <w:tc>
          <w:tcPr>
            <w:tcW w:w="1311" w:type="dxa"/>
            <w:shd w:val="clear" w:color="auto" w:fill="auto"/>
            <w:noWrap/>
            <w:hideMark/>
          </w:tcPr>
          <w:p w14:paraId="089BC242" w14:textId="77777777" w:rsidR="00F86346" w:rsidRPr="00F86346" w:rsidRDefault="00F86346" w:rsidP="00F86346">
            <w:pPr>
              <w:spacing w:beforeLines="60" w:before="144" w:afterLines="60" w:after="144"/>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14:ligatures w14:val="none"/>
              </w:rPr>
            </w:pPr>
            <w:r w:rsidRPr="00F86346">
              <w:rPr>
                <w:rFonts w:cs="Arial"/>
                <w:color w:val="000000"/>
                <w:sz w:val="18"/>
                <w:szCs w:val="18"/>
                <w14:ligatures w14:val="none"/>
              </w:rPr>
              <w:t>Harvest Moon</w:t>
            </w:r>
          </w:p>
        </w:tc>
        <w:tc>
          <w:tcPr>
            <w:tcW w:w="1069" w:type="dxa"/>
            <w:shd w:val="clear" w:color="auto" w:fill="auto"/>
            <w:noWrap/>
            <w:hideMark/>
          </w:tcPr>
          <w:p w14:paraId="5A781366" w14:textId="77777777" w:rsidR="00F86346" w:rsidRPr="00F86346" w:rsidRDefault="00F86346" w:rsidP="00F86346">
            <w:pPr>
              <w:spacing w:beforeLines="60" w:before="144" w:afterLines="60" w:after="144"/>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14:ligatures w14:val="none"/>
              </w:rPr>
            </w:pPr>
            <w:r w:rsidRPr="00F86346">
              <w:rPr>
                <w:rFonts w:cs="Arial"/>
                <w:color w:val="000000"/>
                <w:sz w:val="18"/>
                <w:szCs w:val="18"/>
                <w14:ligatures w14:val="none"/>
              </w:rPr>
              <w:t>AU</w:t>
            </w:r>
          </w:p>
        </w:tc>
        <w:tc>
          <w:tcPr>
            <w:tcW w:w="919" w:type="dxa"/>
            <w:shd w:val="clear" w:color="auto" w:fill="auto"/>
            <w:noWrap/>
            <w:hideMark/>
          </w:tcPr>
          <w:p w14:paraId="4B8D1D73" w14:textId="77777777" w:rsidR="00F86346" w:rsidRPr="00F86346" w:rsidRDefault="00F86346" w:rsidP="00F86346">
            <w:pPr>
              <w:spacing w:beforeLines="60" w:before="144" w:afterLines="60" w:after="144"/>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14:ligatures w14:val="none"/>
              </w:rPr>
            </w:pPr>
            <w:r w:rsidRPr="00F86346">
              <w:rPr>
                <w:rFonts w:cs="Arial"/>
                <w:color w:val="000000"/>
                <w:sz w:val="18"/>
                <w:szCs w:val="18"/>
                <w14:ligatures w14:val="none"/>
              </w:rPr>
              <w:t>90</w:t>
            </w:r>
          </w:p>
        </w:tc>
        <w:tc>
          <w:tcPr>
            <w:tcW w:w="1050" w:type="dxa"/>
            <w:shd w:val="clear" w:color="auto" w:fill="auto"/>
            <w:noWrap/>
            <w:hideMark/>
          </w:tcPr>
          <w:p w14:paraId="7FAFA61B" w14:textId="6D702FE3" w:rsidR="00F86346" w:rsidRPr="00F86346" w:rsidRDefault="00F86346" w:rsidP="00F86346">
            <w:pPr>
              <w:spacing w:beforeLines="60" w:before="144" w:afterLines="60" w:after="144"/>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14:ligatures w14:val="none"/>
              </w:rPr>
            </w:pPr>
            <w:r w:rsidRPr="00F86346">
              <w:rPr>
                <w:rFonts w:cs="Arial"/>
                <w:color w:val="000000"/>
                <w:sz w:val="18"/>
                <w:szCs w:val="18"/>
                <w14:ligatures w14:val="none"/>
              </w:rPr>
              <w:t>45</w:t>
            </w:r>
            <w:r>
              <w:rPr>
                <w:rFonts w:cs="Arial"/>
                <w:color w:val="000000"/>
                <w:sz w:val="18"/>
                <w:szCs w:val="18"/>
                <w14:ligatures w14:val="none"/>
              </w:rPr>
              <w:t>,</w:t>
            </w:r>
            <w:r w:rsidRPr="00F86346">
              <w:rPr>
                <w:rFonts w:cs="Arial"/>
                <w:color w:val="000000"/>
                <w:sz w:val="18"/>
                <w:szCs w:val="18"/>
                <w14:ligatures w14:val="none"/>
              </w:rPr>
              <w:t>000</w:t>
            </w:r>
          </w:p>
        </w:tc>
        <w:tc>
          <w:tcPr>
            <w:tcW w:w="1559" w:type="dxa"/>
            <w:shd w:val="clear" w:color="auto" w:fill="auto"/>
            <w:noWrap/>
            <w:hideMark/>
          </w:tcPr>
          <w:p w14:paraId="10845824" w14:textId="77777777" w:rsidR="00F86346" w:rsidRPr="00F86346" w:rsidRDefault="00F86346" w:rsidP="00F86346">
            <w:pPr>
              <w:spacing w:beforeLines="60" w:before="144" w:afterLines="60" w:after="144"/>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14:ligatures w14:val="none"/>
              </w:rPr>
            </w:pPr>
            <w:r w:rsidRPr="00F86346">
              <w:rPr>
                <w:rFonts w:cs="Arial"/>
                <w:color w:val="000000"/>
                <w:sz w:val="18"/>
                <w:szCs w:val="18"/>
                <w14:ligatures w14:val="none"/>
              </w:rPr>
              <w:t>Stage 1</w:t>
            </w:r>
          </w:p>
        </w:tc>
        <w:tc>
          <w:tcPr>
            <w:tcW w:w="2345" w:type="dxa"/>
            <w:shd w:val="clear" w:color="auto" w:fill="auto"/>
            <w:noWrap/>
            <w:hideMark/>
          </w:tcPr>
          <w:p w14:paraId="40361A25" w14:textId="77777777" w:rsidR="00F86346" w:rsidRPr="00F86346" w:rsidRDefault="00F86346" w:rsidP="00F86346">
            <w:pPr>
              <w:spacing w:beforeLines="60" w:before="144" w:afterLines="60" w:after="144"/>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14:ligatures w14:val="none"/>
              </w:rPr>
            </w:pPr>
            <w:r w:rsidRPr="00F86346">
              <w:rPr>
                <w:rFonts w:cs="Arial"/>
                <w:color w:val="000000"/>
                <w:sz w:val="18"/>
                <w:szCs w:val="18"/>
                <w14:ligatures w14:val="none"/>
              </w:rPr>
              <w:t>Top 5 spinach and broccoli grower in Australia</w:t>
            </w:r>
          </w:p>
        </w:tc>
      </w:tr>
      <w:tr w:rsidR="00F86346" w:rsidRPr="00F86346" w14:paraId="3DF41D25" w14:textId="77777777" w:rsidTr="00F86346">
        <w:trPr>
          <w:trHeight w:val="356"/>
        </w:trPr>
        <w:tc>
          <w:tcPr>
            <w:cnfStyle w:val="001000000000" w:firstRow="0" w:lastRow="0" w:firstColumn="1" w:lastColumn="0" w:oddVBand="0" w:evenVBand="0" w:oddHBand="0" w:evenHBand="0" w:firstRowFirstColumn="0" w:firstRowLastColumn="0" w:lastRowFirstColumn="0" w:lastRowLastColumn="0"/>
            <w:tcW w:w="989" w:type="dxa"/>
            <w:vMerge/>
            <w:noWrap/>
            <w:hideMark/>
          </w:tcPr>
          <w:p w14:paraId="6DA7545E" w14:textId="008D72BD" w:rsidR="00F86346" w:rsidRPr="00F86346" w:rsidRDefault="00F86346" w:rsidP="00F86346">
            <w:pPr>
              <w:spacing w:beforeLines="60" w:before="144" w:afterLines="60" w:after="144"/>
              <w:rPr>
                <w:rFonts w:cs="Arial"/>
                <w:color w:val="000000"/>
                <w:sz w:val="18"/>
                <w:szCs w:val="18"/>
                <w14:ligatures w14:val="none"/>
              </w:rPr>
            </w:pPr>
          </w:p>
        </w:tc>
        <w:tc>
          <w:tcPr>
            <w:tcW w:w="1311" w:type="dxa"/>
            <w:shd w:val="clear" w:color="auto" w:fill="auto"/>
            <w:noWrap/>
            <w:hideMark/>
          </w:tcPr>
          <w:p w14:paraId="464F83CE" w14:textId="77777777" w:rsidR="00F86346" w:rsidRPr="00F86346" w:rsidRDefault="00F86346" w:rsidP="00F86346">
            <w:pPr>
              <w:spacing w:beforeLines="60" w:before="144" w:afterLines="60" w:after="144"/>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14:ligatures w14:val="none"/>
              </w:rPr>
            </w:pPr>
            <w:r w:rsidRPr="00F86346">
              <w:rPr>
                <w:rFonts w:cs="Arial"/>
                <w:color w:val="000000"/>
                <w:sz w:val="18"/>
                <w:szCs w:val="18"/>
                <w14:ligatures w14:val="none"/>
              </w:rPr>
              <w:t>Dicky Bill</w:t>
            </w:r>
          </w:p>
        </w:tc>
        <w:tc>
          <w:tcPr>
            <w:tcW w:w="1069" w:type="dxa"/>
            <w:shd w:val="clear" w:color="auto" w:fill="auto"/>
            <w:noWrap/>
            <w:hideMark/>
          </w:tcPr>
          <w:p w14:paraId="73804E40" w14:textId="77777777" w:rsidR="00F86346" w:rsidRPr="00F86346" w:rsidRDefault="00F86346" w:rsidP="00F86346">
            <w:pPr>
              <w:spacing w:beforeLines="60" w:before="144" w:afterLines="60" w:after="144"/>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14:ligatures w14:val="none"/>
              </w:rPr>
            </w:pPr>
            <w:r w:rsidRPr="00F86346">
              <w:rPr>
                <w:rFonts w:cs="Arial"/>
                <w:color w:val="000000"/>
                <w:sz w:val="18"/>
                <w:szCs w:val="18"/>
                <w14:ligatures w14:val="none"/>
              </w:rPr>
              <w:t>AU</w:t>
            </w:r>
          </w:p>
        </w:tc>
        <w:tc>
          <w:tcPr>
            <w:tcW w:w="919" w:type="dxa"/>
            <w:shd w:val="clear" w:color="auto" w:fill="auto"/>
            <w:noWrap/>
            <w:hideMark/>
          </w:tcPr>
          <w:p w14:paraId="1C46D3FB" w14:textId="77777777" w:rsidR="00F86346" w:rsidRPr="00F86346" w:rsidRDefault="00F86346" w:rsidP="00F86346">
            <w:pPr>
              <w:spacing w:beforeLines="60" w:before="144" w:afterLines="60" w:after="144"/>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14:ligatures w14:val="none"/>
              </w:rPr>
            </w:pPr>
            <w:r w:rsidRPr="00F86346">
              <w:rPr>
                <w:rFonts w:cs="Arial"/>
                <w:color w:val="000000"/>
                <w:sz w:val="18"/>
                <w:szCs w:val="18"/>
                <w14:ligatures w14:val="none"/>
              </w:rPr>
              <w:t>400</w:t>
            </w:r>
          </w:p>
        </w:tc>
        <w:tc>
          <w:tcPr>
            <w:tcW w:w="1050" w:type="dxa"/>
            <w:shd w:val="clear" w:color="auto" w:fill="auto"/>
            <w:noWrap/>
            <w:hideMark/>
          </w:tcPr>
          <w:p w14:paraId="643EF8DB" w14:textId="2451B3EC" w:rsidR="00F86346" w:rsidRPr="00F86346" w:rsidRDefault="00F86346" w:rsidP="00F86346">
            <w:pPr>
              <w:spacing w:beforeLines="60" w:before="144" w:afterLines="60" w:after="144"/>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14:ligatures w14:val="none"/>
              </w:rPr>
            </w:pPr>
            <w:r w:rsidRPr="00F86346">
              <w:rPr>
                <w:rFonts w:cs="Arial"/>
                <w:color w:val="000000"/>
                <w:sz w:val="18"/>
                <w:szCs w:val="18"/>
                <w14:ligatures w14:val="none"/>
              </w:rPr>
              <w:t>200</w:t>
            </w:r>
            <w:r>
              <w:rPr>
                <w:rFonts w:cs="Arial"/>
                <w:color w:val="000000"/>
                <w:sz w:val="18"/>
                <w:szCs w:val="18"/>
                <w14:ligatures w14:val="none"/>
              </w:rPr>
              <w:t>,</w:t>
            </w:r>
            <w:r w:rsidRPr="00F86346">
              <w:rPr>
                <w:rFonts w:cs="Arial"/>
                <w:color w:val="000000"/>
                <w:sz w:val="18"/>
                <w:szCs w:val="18"/>
                <w14:ligatures w14:val="none"/>
              </w:rPr>
              <w:t>000</w:t>
            </w:r>
          </w:p>
        </w:tc>
        <w:tc>
          <w:tcPr>
            <w:tcW w:w="1559" w:type="dxa"/>
            <w:shd w:val="clear" w:color="auto" w:fill="auto"/>
            <w:noWrap/>
            <w:hideMark/>
          </w:tcPr>
          <w:p w14:paraId="5EDDDDFF" w14:textId="77777777" w:rsidR="00F86346" w:rsidRPr="00F86346" w:rsidRDefault="00F86346" w:rsidP="00F86346">
            <w:pPr>
              <w:spacing w:beforeLines="60" w:before="144" w:afterLines="60" w:after="144"/>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14:ligatures w14:val="none"/>
              </w:rPr>
            </w:pPr>
            <w:r w:rsidRPr="00F86346">
              <w:rPr>
                <w:rFonts w:cs="Arial"/>
                <w:color w:val="000000"/>
                <w:sz w:val="18"/>
                <w:szCs w:val="18"/>
                <w14:ligatures w14:val="none"/>
              </w:rPr>
              <w:t>Discussions</w:t>
            </w:r>
          </w:p>
        </w:tc>
        <w:tc>
          <w:tcPr>
            <w:tcW w:w="2345" w:type="dxa"/>
            <w:shd w:val="clear" w:color="auto" w:fill="auto"/>
            <w:noWrap/>
            <w:hideMark/>
          </w:tcPr>
          <w:p w14:paraId="009A63D2" w14:textId="77777777" w:rsidR="00F86346" w:rsidRPr="00F86346" w:rsidRDefault="00F86346" w:rsidP="00F86346">
            <w:pPr>
              <w:spacing w:beforeLines="60" w:before="144" w:afterLines="60" w:after="144"/>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14:ligatures w14:val="none"/>
              </w:rPr>
            </w:pPr>
            <w:r w:rsidRPr="00F86346">
              <w:rPr>
                <w:rFonts w:cs="Arial"/>
                <w:color w:val="000000"/>
                <w:sz w:val="18"/>
                <w:szCs w:val="18"/>
                <w14:ligatures w14:val="none"/>
              </w:rPr>
              <w:t>Top 5 spinach grower in Australia</w:t>
            </w:r>
          </w:p>
        </w:tc>
      </w:tr>
      <w:tr w:rsidR="00F86346" w:rsidRPr="00F86346" w14:paraId="596C680F" w14:textId="77777777" w:rsidTr="00F86346">
        <w:trPr>
          <w:cnfStyle w:val="000000100000" w:firstRow="0" w:lastRow="0" w:firstColumn="0" w:lastColumn="0" w:oddVBand="0" w:evenVBand="0" w:oddHBand="1" w:evenHBand="0" w:firstRowFirstColumn="0" w:firstRowLastColumn="0" w:lastRowFirstColumn="0" w:lastRowLastColumn="0"/>
          <w:trHeight w:val="356"/>
        </w:trPr>
        <w:tc>
          <w:tcPr>
            <w:cnfStyle w:val="001000000000" w:firstRow="0" w:lastRow="0" w:firstColumn="1" w:lastColumn="0" w:oddVBand="0" w:evenVBand="0" w:oddHBand="0" w:evenHBand="0" w:firstRowFirstColumn="0" w:firstRowLastColumn="0" w:lastRowFirstColumn="0" w:lastRowLastColumn="0"/>
            <w:tcW w:w="989" w:type="dxa"/>
            <w:vMerge/>
            <w:noWrap/>
            <w:hideMark/>
          </w:tcPr>
          <w:p w14:paraId="590EF493" w14:textId="0223783C" w:rsidR="00F86346" w:rsidRPr="00F86346" w:rsidRDefault="00F86346" w:rsidP="00F86346">
            <w:pPr>
              <w:spacing w:beforeLines="60" w:before="144" w:afterLines="60" w:after="144"/>
              <w:rPr>
                <w:rFonts w:cs="Arial"/>
                <w:color w:val="000000"/>
                <w:sz w:val="18"/>
                <w:szCs w:val="18"/>
                <w14:ligatures w14:val="none"/>
              </w:rPr>
            </w:pPr>
          </w:p>
        </w:tc>
        <w:tc>
          <w:tcPr>
            <w:tcW w:w="1311" w:type="dxa"/>
            <w:shd w:val="clear" w:color="auto" w:fill="auto"/>
            <w:noWrap/>
            <w:hideMark/>
          </w:tcPr>
          <w:p w14:paraId="29035670" w14:textId="77777777" w:rsidR="00F86346" w:rsidRPr="00F86346" w:rsidRDefault="00F86346" w:rsidP="00F86346">
            <w:pPr>
              <w:spacing w:beforeLines="60" w:before="144" w:afterLines="60" w:after="144"/>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14:ligatures w14:val="none"/>
              </w:rPr>
            </w:pPr>
            <w:r w:rsidRPr="00F86346">
              <w:rPr>
                <w:rFonts w:cs="Arial"/>
                <w:color w:val="000000"/>
                <w:sz w:val="18"/>
                <w:szCs w:val="18"/>
                <w14:ligatures w14:val="none"/>
              </w:rPr>
              <w:t>Bulmer Farms</w:t>
            </w:r>
          </w:p>
        </w:tc>
        <w:tc>
          <w:tcPr>
            <w:tcW w:w="1069" w:type="dxa"/>
            <w:shd w:val="clear" w:color="auto" w:fill="auto"/>
            <w:noWrap/>
            <w:hideMark/>
          </w:tcPr>
          <w:p w14:paraId="0017BD51" w14:textId="77777777" w:rsidR="00F86346" w:rsidRPr="00F86346" w:rsidRDefault="00F86346" w:rsidP="00F86346">
            <w:pPr>
              <w:spacing w:beforeLines="60" w:before="144" w:afterLines="60" w:after="144"/>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14:ligatures w14:val="none"/>
              </w:rPr>
            </w:pPr>
            <w:r w:rsidRPr="00F86346">
              <w:rPr>
                <w:rFonts w:cs="Arial"/>
                <w:color w:val="000000"/>
                <w:sz w:val="18"/>
                <w:szCs w:val="18"/>
                <w14:ligatures w14:val="none"/>
              </w:rPr>
              <w:t>AU</w:t>
            </w:r>
          </w:p>
        </w:tc>
        <w:tc>
          <w:tcPr>
            <w:tcW w:w="919" w:type="dxa"/>
            <w:shd w:val="clear" w:color="auto" w:fill="auto"/>
            <w:noWrap/>
            <w:hideMark/>
          </w:tcPr>
          <w:p w14:paraId="29C66980" w14:textId="77777777" w:rsidR="00F86346" w:rsidRPr="00F86346" w:rsidRDefault="00F86346" w:rsidP="00F86346">
            <w:pPr>
              <w:spacing w:beforeLines="60" w:before="144" w:afterLines="60" w:after="144"/>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14:ligatures w14:val="none"/>
              </w:rPr>
            </w:pPr>
            <w:r w:rsidRPr="00F86346">
              <w:rPr>
                <w:rFonts w:cs="Arial"/>
                <w:color w:val="000000"/>
                <w:sz w:val="18"/>
                <w:szCs w:val="18"/>
                <w14:ligatures w14:val="none"/>
              </w:rPr>
              <w:t>680</w:t>
            </w:r>
          </w:p>
        </w:tc>
        <w:tc>
          <w:tcPr>
            <w:tcW w:w="1050" w:type="dxa"/>
            <w:shd w:val="clear" w:color="auto" w:fill="auto"/>
            <w:noWrap/>
            <w:hideMark/>
          </w:tcPr>
          <w:p w14:paraId="3BCA1943" w14:textId="575CF5E2" w:rsidR="00F86346" w:rsidRPr="00F86346" w:rsidRDefault="00F86346" w:rsidP="00F86346">
            <w:pPr>
              <w:spacing w:beforeLines="60" w:before="144" w:afterLines="60" w:after="144"/>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14:ligatures w14:val="none"/>
              </w:rPr>
            </w:pPr>
            <w:r w:rsidRPr="00F86346">
              <w:rPr>
                <w:rFonts w:cs="Arial"/>
                <w:color w:val="000000"/>
                <w:sz w:val="18"/>
                <w:szCs w:val="18"/>
                <w14:ligatures w14:val="none"/>
              </w:rPr>
              <w:t>340</w:t>
            </w:r>
            <w:r>
              <w:rPr>
                <w:rFonts w:cs="Arial"/>
                <w:color w:val="000000"/>
                <w:sz w:val="18"/>
                <w:szCs w:val="18"/>
                <w14:ligatures w14:val="none"/>
              </w:rPr>
              <w:t>,</w:t>
            </w:r>
            <w:r w:rsidRPr="00F86346">
              <w:rPr>
                <w:rFonts w:cs="Arial"/>
                <w:color w:val="000000"/>
                <w:sz w:val="18"/>
                <w:szCs w:val="18"/>
                <w14:ligatures w14:val="none"/>
              </w:rPr>
              <w:t>000</w:t>
            </w:r>
          </w:p>
        </w:tc>
        <w:tc>
          <w:tcPr>
            <w:tcW w:w="1559" w:type="dxa"/>
            <w:shd w:val="clear" w:color="auto" w:fill="auto"/>
            <w:noWrap/>
            <w:hideMark/>
          </w:tcPr>
          <w:p w14:paraId="5337E493" w14:textId="77777777" w:rsidR="00F86346" w:rsidRPr="00F86346" w:rsidRDefault="00F86346" w:rsidP="00F86346">
            <w:pPr>
              <w:spacing w:beforeLines="60" w:before="144" w:afterLines="60" w:after="144"/>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14:ligatures w14:val="none"/>
              </w:rPr>
            </w:pPr>
            <w:r w:rsidRPr="00F86346">
              <w:rPr>
                <w:rFonts w:cs="Arial"/>
                <w:color w:val="000000"/>
                <w:sz w:val="18"/>
                <w:szCs w:val="18"/>
                <w14:ligatures w14:val="none"/>
              </w:rPr>
              <w:t>Discussions</w:t>
            </w:r>
          </w:p>
        </w:tc>
        <w:tc>
          <w:tcPr>
            <w:tcW w:w="2345" w:type="dxa"/>
            <w:shd w:val="clear" w:color="auto" w:fill="auto"/>
            <w:noWrap/>
            <w:hideMark/>
          </w:tcPr>
          <w:p w14:paraId="2248AEF3" w14:textId="77777777" w:rsidR="00F86346" w:rsidRPr="00F86346" w:rsidRDefault="00F86346" w:rsidP="00F86346">
            <w:pPr>
              <w:spacing w:beforeLines="60" w:before="144" w:afterLines="60" w:after="144"/>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14:ligatures w14:val="none"/>
              </w:rPr>
            </w:pPr>
            <w:r w:rsidRPr="00F86346">
              <w:rPr>
                <w:rFonts w:cs="Arial"/>
                <w:color w:val="000000"/>
                <w:sz w:val="18"/>
                <w:szCs w:val="18"/>
                <w14:ligatures w14:val="none"/>
              </w:rPr>
              <w:t>Top 5 spinach grower in Australia</w:t>
            </w:r>
          </w:p>
        </w:tc>
      </w:tr>
      <w:tr w:rsidR="00F86346" w:rsidRPr="00F86346" w14:paraId="027646C1" w14:textId="77777777" w:rsidTr="00F86346">
        <w:trPr>
          <w:trHeight w:val="356"/>
        </w:trPr>
        <w:tc>
          <w:tcPr>
            <w:cnfStyle w:val="001000000000" w:firstRow="0" w:lastRow="0" w:firstColumn="1" w:lastColumn="0" w:oddVBand="0" w:evenVBand="0" w:oddHBand="0" w:evenHBand="0" w:firstRowFirstColumn="0" w:firstRowLastColumn="0" w:lastRowFirstColumn="0" w:lastRowLastColumn="0"/>
            <w:tcW w:w="989" w:type="dxa"/>
            <w:vMerge/>
            <w:noWrap/>
            <w:hideMark/>
          </w:tcPr>
          <w:p w14:paraId="2EE0E1BD" w14:textId="68FB9DEF" w:rsidR="00F86346" w:rsidRPr="00F86346" w:rsidRDefault="00F86346" w:rsidP="00F86346">
            <w:pPr>
              <w:spacing w:beforeLines="60" w:before="144" w:afterLines="60" w:after="144"/>
              <w:rPr>
                <w:rFonts w:cs="Arial"/>
                <w:color w:val="000000"/>
                <w:sz w:val="18"/>
                <w:szCs w:val="18"/>
                <w14:ligatures w14:val="none"/>
              </w:rPr>
            </w:pPr>
          </w:p>
        </w:tc>
        <w:tc>
          <w:tcPr>
            <w:tcW w:w="1311" w:type="dxa"/>
            <w:shd w:val="clear" w:color="auto" w:fill="auto"/>
            <w:noWrap/>
            <w:hideMark/>
          </w:tcPr>
          <w:p w14:paraId="48958D52" w14:textId="77777777" w:rsidR="00F86346" w:rsidRPr="00F86346" w:rsidRDefault="00F86346" w:rsidP="00F86346">
            <w:pPr>
              <w:spacing w:beforeLines="60" w:before="144" w:afterLines="60" w:after="144"/>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14:ligatures w14:val="none"/>
              </w:rPr>
            </w:pPr>
            <w:r w:rsidRPr="00F86346">
              <w:rPr>
                <w:rFonts w:cs="Arial"/>
                <w:color w:val="000000"/>
                <w:sz w:val="18"/>
                <w:szCs w:val="18"/>
                <w14:ligatures w14:val="none"/>
              </w:rPr>
              <w:t>Schreurs Farms</w:t>
            </w:r>
          </w:p>
        </w:tc>
        <w:tc>
          <w:tcPr>
            <w:tcW w:w="1069" w:type="dxa"/>
            <w:shd w:val="clear" w:color="auto" w:fill="auto"/>
            <w:noWrap/>
            <w:hideMark/>
          </w:tcPr>
          <w:p w14:paraId="2C5B5343" w14:textId="77777777" w:rsidR="00F86346" w:rsidRPr="00F86346" w:rsidRDefault="00F86346" w:rsidP="00F86346">
            <w:pPr>
              <w:spacing w:beforeLines="60" w:before="144" w:afterLines="60" w:after="144"/>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14:ligatures w14:val="none"/>
              </w:rPr>
            </w:pPr>
            <w:r w:rsidRPr="00F86346">
              <w:rPr>
                <w:rFonts w:cs="Arial"/>
                <w:color w:val="000000"/>
                <w:sz w:val="18"/>
                <w:szCs w:val="18"/>
                <w14:ligatures w14:val="none"/>
              </w:rPr>
              <w:t>AU</w:t>
            </w:r>
          </w:p>
        </w:tc>
        <w:tc>
          <w:tcPr>
            <w:tcW w:w="919" w:type="dxa"/>
            <w:shd w:val="clear" w:color="auto" w:fill="auto"/>
            <w:noWrap/>
            <w:hideMark/>
          </w:tcPr>
          <w:p w14:paraId="46960E53" w14:textId="77777777" w:rsidR="00F86346" w:rsidRPr="00F86346" w:rsidRDefault="00F86346" w:rsidP="00F86346">
            <w:pPr>
              <w:spacing w:beforeLines="60" w:before="144" w:afterLines="60" w:after="144"/>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14:ligatures w14:val="none"/>
              </w:rPr>
            </w:pPr>
            <w:r w:rsidRPr="00F86346">
              <w:rPr>
                <w:rFonts w:cs="Arial"/>
                <w:color w:val="000000"/>
                <w:sz w:val="18"/>
                <w:szCs w:val="18"/>
                <w14:ligatures w14:val="none"/>
              </w:rPr>
              <w:t>320</w:t>
            </w:r>
          </w:p>
        </w:tc>
        <w:tc>
          <w:tcPr>
            <w:tcW w:w="1050" w:type="dxa"/>
            <w:shd w:val="clear" w:color="auto" w:fill="auto"/>
            <w:noWrap/>
            <w:hideMark/>
          </w:tcPr>
          <w:p w14:paraId="05B06FF4" w14:textId="585BDDE8" w:rsidR="00F86346" w:rsidRPr="00F86346" w:rsidRDefault="00F86346" w:rsidP="00F86346">
            <w:pPr>
              <w:spacing w:beforeLines="60" w:before="144" w:afterLines="60" w:after="144"/>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14:ligatures w14:val="none"/>
              </w:rPr>
            </w:pPr>
            <w:r w:rsidRPr="00F86346">
              <w:rPr>
                <w:rFonts w:cs="Arial"/>
                <w:color w:val="000000"/>
                <w:sz w:val="18"/>
                <w:szCs w:val="18"/>
                <w14:ligatures w14:val="none"/>
              </w:rPr>
              <w:t>160</w:t>
            </w:r>
            <w:r>
              <w:rPr>
                <w:rFonts w:cs="Arial"/>
                <w:color w:val="000000"/>
                <w:sz w:val="18"/>
                <w:szCs w:val="18"/>
                <w14:ligatures w14:val="none"/>
              </w:rPr>
              <w:t>,</w:t>
            </w:r>
            <w:r w:rsidRPr="00F86346">
              <w:rPr>
                <w:rFonts w:cs="Arial"/>
                <w:color w:val="000000"/>
                <w:sz w:val="18"/>
                <w:szCs w:val="18"/>
                <w14:ligatures w14:val="none"/>
              </w:rPr>
              <w:t>000</w:t>
            </w:r>
          </w:p>
        </w:tc>
        <w:tc>
          <w:tcPr>
            <w:tcW w:w="1559" w:type="dxa"/>
            <w:shd w:val="clear" w:color="auto" w:fill="auto"/>
            <w:noWrap/>
            <w:hideMark/>
          </w:tcPr>
          <w:p w14:paraId="5CC3A966" w14:textId="77777777" w:rsidR="00F86346" w:rsidRPr="00F86346" w:rsidRDefault="00F86346" w:rsidP="00F86346">
            <w:pPr>
              <w:spacing w:beforeLines="60" w:before="144" w:afterLines="60" w:after="144"/>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14:ligatures w14:val="none"/>
              </w:rPr>
            </w:pPr>
            <w:r w:rsidRPr="00F86346">
              <w:rPr>
                <w:rFonts w:cs="Arial"/>
                <w:color w:val="000000"/>
                <w:sz w:val="18"/>
                <w:szCs w:val="18"/>
                <w14:ligatures w14:val="none"/>
              </w:rPr>
              <w:t>Qualified lead</w:t>
            </w:r>
          </w:p>
        </w:tc>
        <w:tc>
          <w:tcPr>
            <w:tcW w:w="2345" w:type="dxa"/>
            <w:shd w:val="clear" w:color="auto" w:fill="auto"/>
            <w:noWrap/>
            <w:hideMark/>
          </w:tcPr>
          <w:p w14:paraId="59468C03" w14:textId="77777777" w:rsidR="00F86346" w:rsidRPr="00F86346" w:rsidRDefault="00F86346" w:rsidP="00F86346">
            <w:pPr>
              <w:spacing w:beforeLines="60" w:before="144" w:afterLines="60" w:after="144"/>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14:ligatures w14:val="none"/>
              </w:rPr>
            </w:pPr>
            <w:r w:rsidRPr="00F86346">
              <w:rPr>
                <w:rFonts w:cs="Arial"/>
                <w:color w:val="000000"/>
                <w:sz w:val="18"/>
                <w:szCs w:val="18"/>
                <w14:ligatures w14:val="none"/>
              </w:rPr>
              <w:t>Top 5 spinach grower in Australia</w:t>
            </w:r>
          </w:p>
        </w:tc>
      </w:tr>
      <w:tr w:rsidR="00F86346" w:rsidRPr="00F86346" w14:paraId="32FEC94D" w14:textId="77777777" w:rsidTr="00F86346">
        <w:trPr>
          <w:cnfStyle w:val="000000100000" w:firstRow="0" w:lastRow="0" w:firstColumn="0" w:lastColumn="0" w:oddVBand="0" w:evenVBand="0" w:oddHBand="1" w:evenHBand="0" w:firstRowFirstColumn="0" w:firstRowLastColumn="0" w:lastRowFirstColumn="0" w:lastRowLastColumn="0"/>
          <w:trHeight w:val="356"/>
        </w:trPr>
        <w:tc>
          <w:tcPr>
            <w:cnfStyle w:val="001000000000" w:firstRow="0" w:lastRow="0" w:firstColumn="1" w:lastColumn="0" w:oddVBand="0" w:evenVBand="0" w:oddHBand="0" w:evenHBand="0" w:firstRowFirstColumn="0" w:firstRowLastColumn="0" w:lastRowFirstColumn="0" w:lastRowLastColumn="0"/>
            <w:tcW w:w="989" w:type="dxa"/>
            <w:vMerge w:val="restart"/>
            <w:noWrap/>
            <w:vAlign w:val="center"/>
            <w:hideMark/>
          </w:tcPr>
          <w:p w14:paraId="2E4AF388" w14:textId="77777777" w:rsidR="00F86346" w:rsidRPr="00F86346" w:rsidRDefault="00F86346" w:rsidP="00F86346">
            <w:pPr>
              <w:spacing w:beforeLines="60" w:before="144" w:afterLines="60" w:after="144"/>
              <w:rPr>
                <w:rFonts w:cs="Arial"/>
                <w:color w:val="000000"/>
                <w:sz w:val="18"/>
                <w:szCs w:val="18"/>
                <w14:ligatures w14:val="none"/>
              </w:rPr>
            </w:pPr>
            <w:r w:rsidRPr="00F86346">
              <w:rPr>
                <w:rFonts w:cs="Arial"/>
                <w:color w:val="000000"/>
                <w:sz w:val="18"/>
                <w:szCs w:val="18"/>
                <w14:ligatures w14:val="none"/>
              </w:rPr>
              <w:t>Broccoli</w:t>
            </w:r>
          </w:p>
          <w:p w14:paraId="0E8510AA" w14:textId="6B970863" w:rsidR="00F86346" w:rsidRPr="00F86346" w:rsidRDefault="00F86346" w:rsidP="00F86346">
            <w:pPr>
              <w:spacing w:beforeLines="60" w:before="144" w:afterLines="60" w:after="144"/>
              <w:rPr>
                <w:rFonts w:cs="Arial"/>
                <w:color w:val="000000"/>
                <w:sz w:val="18"/>
                <w:szCs w:val="18"/>
                <w14:ligatures w14:val="none"/>
              </w:rPr>
            </w:pPr>
          </w:p>
        </w:tc>
        <w:tc>
          <w:tcPr>
            <w:tcW w:w="1311" w:type="dxa"/>
            <w:shd w:val="clear" w:color="auto" w:fill="auto"/>
            <w:noWrap/>
            <w:hideMark/>
          </w:tcPr>
          <w:p w14:paraId="3744BFF4" w14:textId="77777777" w:rsidR="00F86346" w:rsidRPr="00F86346" w:rsidRDefault="00F86346" w:rsidP="00F86346">
            <w:pPr>
              <w:spacing w:beforeLines="60" w:before="144" w:afterLines="60" w:after="144"/>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14:ligatures w14:val="none"/>
              </w:rPr>
            </w:pPr>
            <w:r w:rsidRPr="00F86346">
              <w:rPr>
                <w:rFonts w:cs="Arial"/>
                <w:color w:val="000000"/>
                <w:sz w:val="18"/>
                <w:szCs w:val="18"/>
                <w14:ligatures w14:val="none"/>
              </w:rPr>
              <w:t>Leaderbrand</w:t>
            </w:r>
          </w:p>
        </w:tc>
        <w:tc>
          <w:tcPr>
            <w:tcW w:w="1069" w:type="dxa"/>
            <w:shd w:val="clear" w:color="auto" w:fill="auto"/>
            <w:noWrap/>
            <w:hideMark/>
          </w:tcPr>
          <w:p w14:paraId="6384C828" w14:textId="77777777" w:rsidR="00F86346" w:rsidRPr="00F86346" w:rsidRDefault="00F86346" w:rsidP="00F86346">
            <w:pPr>
              <w:spacing w:beforeLines="60" w:before="144" w:afterLines="60" w:after="144"/>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14:ligatures w14:val="none"/>
              </w:rPr>
            </w:pPr>
            <w:r w:rsidRPr="00F86346">
              <w:rPr>
                <w:rFonts w:cs="Arial"/>
                <w:color w:val="000000"/>
                <w:sz w:val="18"/>
                <w:szCs w:val="18"/>
                <w14:ligatures w14:val="none"/>
              </w:rPr>
              <w:t>NZ</w:t>
            </w:r>
          </w:p>
        </w:tc>
        <w:tc>
          <w:tcPr>
            <w:tcW w:w="919" w:type="dxa"/>
            <w:shd w:val="clear" w:color="auto" w:fill="auto"/>
            <w:noWrap/>
            <w:hideMark/>
          </w:tcPr>
          <w:p w14:paraId="77FFA289" w14:textId="77777777" w:rsidR="00F86346" w:rsidRPr="00F86346" w:rsidRDefault="00F86346" w:rsidP="00F86346">
            <w:pPr>
              <w:spacing w:beforeLines="60" w:before="144" w:afterLines="60" w:after="144"/>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14:ligatures w14:val="none"/>
              </w:rPr>
            </w:pPr>
            <w:r w:rsidRPr="00F86346">
              <w:rPr>
                <w:rFonts w:cs="Arial"/>
                <w:color w:val="000000"/>
                <w:sz w:val="18"/>
                <w:szCs w:val="18"/>
                <w14:ligatures w14:val="none"/>
              </w:rPr>
              <w:t>750</w:t>
            </w:r>
          </w:p>
        </w:tc>
        <w:tc>
          <w:tcPr>
            <w:tcW w:w="1050" w:type="dxa"/>
            <w:shd w:val="clear" w:color="auto" w:fill="auto"/>
            <w:noWrap/>
            <w:hideMark/>
          </w:tcPr>
          <w:p w14:paraId="250B5337" w14:textId="01348EED" w:rsidR="00F86346" w:rsidRPr="00F86346" w:rsidRDefault="00F86346" w:rsidP="00F86346">
            <w:pPr>
              <w:spacing w:beforeLines="60" w:before="144" w:afterLines="60" w:after="144"/>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14:ligatures w14:val="none"/>
              </w:rPr>
            </w:pPr>
            <w:r w:rsidRPr="00F86346">
              <w:rPr>
                <w:rFonts w:cs="Arial"/>
                <w:color w:val="000000"/>
                <w:sz w:val="18"/>
                <w:szCs w:val="18"/>
                <w14:ligatures w14:val="none"/>
              </w:rPr>
              <w:t>375</w:t>
            </w:r>
            <w:r>
              <w:rPr>
                <w:rFonts w:cs="Arial"/>
                <w:color w:val="000000"/>
                <w:sz w:val="18"/>
                <w:szCs w:val="18"/>
                <w14:ligatures w14:val="none"/>
              </w:rPr>
              <w:t>,</w:t>
            </w:r>
            <w:r w:rsidRPr="00F86346">
              <w:rPr>
                <w:rFonts w:cs="Arial"/>
                <w:color w:val="000000"/>
                <w:sz w:val="18"/>
                <w:szCs w:val="18"/>
                <w14:ligatures w14:val="none"/>
              </w:rPr>
              <w:t>000</w:t>
            </w:r>
          </w:p>
        </w:tc>
        <w:tc>
          <w:tcPr>
            <w:tcW w:w="1559" w:type="dxa"/>
            <w:shd w:val="clear" w:color="auto" w:fill="auto"/>
            <w:noWrap/>
            <w:hideMark/>
          </w:tcPr>
          <w:p w14:paraId="3E8418C2" w14:textId="77777777" w:rsidR="00F86346" w:rsidRPr="00F86346" w:rsidRDefault="00F86346" w:rsidP="00F86346">
            <w:pPr>
              <w:spacing w:beforeLines="60" w:before="144" w:afterLines="60" w:after="144"/>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14:ligatures w14:val="none"/>
              </w:rPr>
            </w:pPr>
            <w:r w:rsidRPr="00F86346">
              <w:rPr>
                <w:rFonts w:cs="Arial"/>
                <w:color w:val="000000"/>
                <w:sz w:val="18"/>
                <w:szCs w:val="18"/>
                <w14:ligatures w14:val="none"/>
              </w:rPr>
              <w:t>Stage 1</w:t>
            </w:r>
          </w:p>
        </w:tc>
        <w:tc>
          <w:tcPr>
            <w:tcW w:w="2345" w:type="dxa"/>
            <w:shd w:val="clear" w:color="auto" w:fill="auto"/>
            <w:noWrap/>
            <w:hideMark/>
          </w:tcPr>
          <w:p w14:paraId="6CB691A8" w14:textId="77777777" w:rsidR="00F86346" w:rsidRPr="00F86346" w:rsidRDefault="00F86346" w:rsidP="00F86346">
            <w:pPr>
              <w:spacing w:beforeLines="60" w:before="144" w:afterLines="60" w:after="144"/>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14:ligatures w14:val="none"/>
              </w:rPr>
            </w:pPr>
            <w:r w:rsidRPr="00F86346">
              <w:rPr>
                <w:rFonts w:cs="Arial"/>
                <w:color w:val="000000"/>
                <w:sz w:val="18"/>
                <w:szCs w:val="18"/>
                <w14:ligatures w14:val="none"/>
              </w:rPr>
              <w:t>&gt;50% market share in spinach and broccoli in New Zealand</w:t>
            </w:r>
          </w:p>
        </w:tc>
      </w:tr>
      <w:tr w:rsidR="00F86346" w:rsidRPr="00F86346" w14:paraId="43553688" w14:textId="77777777" w:rsidTr="00F86346">
        <w:trPr>
          <w:trHeight w:val="356"/>
        </w:trPr>
        <w:tc>
          <w:tcPr>
            <w:cnfStyle w:val="001000000000" w:firstRow="0" w:lastRow="0" w:firstColumn="1" w:lastColumn="0" w:oddVBand="0" w:evenVBand="0" w:oddHBand="0" w:evenHBand="0" w:firstRowFirstColumn="0" w:firstRowLastColumn="0" w:lastRowFirstColumn="0" w:lastRowLastColumn="0"/>
            <w:tcW w:w="989" w:type="dxa"/>
            <w:vMerge/>
            <w:noWrap/>
            <w:hideMark/>
          </w:tcPr>
          <w:p w14:paraId="737D5EC5" w14:textId="5CA48338" w:rsidR="00F86346" w:rsidRPr="00F86346" w:rsidRDefault="00F86346" w:rsidP="00F86346">
            <w:pPr>
              <w:spacing w:beforeLines="60" w:before="144" w:afterLines="60" w:after="144"/>
              <w:rPr>
                <w:rFonts w:cs="Arial"/>
                <w:color w:val="000000"/>
                <w:sz w:val="18"/>
                <w:szCs w:val="18"/>
                <w14:ligatures w14:val="none"/>
              </w:rPr>
            </w:pPr>
          </w:p>
        </w:tc>
        <w:tc>
          <w:tcPr>
            <w:tcW w:w="1311" w:type="dxa"/>
            <w:shd w:val="clear" w:color="auto" w:fill="auto"/>
            <w:noWrap/>
            <w:hideMark/>
          </w:tcPr>
          <w:p w14:paraId="2401FAD7" w14:textId="77777777" w:rsidR="00F86346" w:rsidRPr="00F86346" w:rsidRDefault="00F86346" w:rsidP="00F86346">
            <w:pPr>
              <w:spacing w:beforeLines="60" w:before="144" w:afterLines="60" w:after="144"/>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14:ligatures w14:val="none"/>
              </w:rPr>
            </w:pPr>
            <w:r w:rsidRPr="00F86346">
              <w:rPr>
                <w:rFonts w:cs="Arial"/>
                <w:color w:val="000000"/>
                <w:sz w:val="18"/>
                <w:szCs w:val="18"/>
                <w14:ligatures w14:val="none"/>
              </w:rPr>
              <w:t>Harvest Moon</w:t>
            </w:r>
          </w:p>
        </w:tc>
        <w:tc>
          <w:tcPr>
            <w:tcW w:w="1069" w:type="dxa"/>
            <w:shd w:val="clear" w:color="auto" w:fill="auto"/>
            <w:noWrap/>
            <w:hideMark/>
          </w:tcPr>
          <w:p w14:paraId="7B00CC7D" w14:textId="77777777" w:rsidR="00F86346" w:rsidRPr="00F86346" w:rsidRDefault="00F86346" w:rsidP="00F86346">
            <w:pPr>
              <w:spacing w:beforeLines="60" w:before="144" w:afterLines="60" w:after="144"/>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14:ligatures w14:val="none"/>
              </w:rPr>
            </w:pPr>
            <w:r w:rsidRPr="00F86346">
              <w:rPr>
                <w:rFonts w:cs="Arial"/>
                <w:color w:val="000000"/>
                <w:sz w:val="18"/>
                <w:szCs w:val="18"/>
                <w14:ligatures w14:val="none"/>
              </w:rPr>
              <w:t>AU</w:t>
            </w:r>
          </w:p>
        </w:tc>
        <w:tc>
          <w:tcPr>
            <w:tcW w:w="919" w:type="dxa"/>
            <w:shd w:val="clear" w:color="auto" w:fill="auto"/>
            <w:noWrap/>
            <w:hideMark/>
          </w:tcPr>
          <w:p w14:paraId="68B1D510" w14:textId="77777777" w:rsidR="00F86346" w:rsidRPr="00F86346" w:rsidRDefault="00F86346" w:rsidP="00F86346">
            <w:pPr>
              <w:spacing w:beforeLines="60" w:before="144" w:afterLines="60" w:after="144"/>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14:ligatures w14:val="none"/>
              </w:rPr>
            </w:pPr>
            <w:r w:rsidRPr="00F86346">
              <w:rPr>
                <w:rFonts w:cs="Arial"/>
                <w:color w:val="000000"/>
                <w:sz w:val="18"/>
                <w:szCs w:val="18"/>
                <w14:ligatures w14:val="none"/>
              </w:rPr>
              <w:t>200</w:t>
            </w:r>
          </w:p>
        </w:tc>
        <w:tc>
          <w:tcPr>
            <w:tcW w:w="1050" w:type="dxa"/>
            <w:shd w:val="clear" w:color="auto" w:fill="auto"/>
            <w:noWrap/>
            <w:hideMark/>
          </w:tcPr>
          <w:p w14:paraId="0947B82F" w14:textId="684A3087" w:rsidR="00F86346" w:rsidRPr="00F86346" w:rsidRDefault="00F86346" w:rsidP="00F86346">
            <w:pPr>
              <w:spacing w:beforeLines="60" w:before="144" w:afterLines="60" w:after="144"/>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14:ligatures w14:val="none"/>
              </w:rPr>
            </w:pPr>
            <w:r w:rsidRPr="00F86346">
              <w:rPr>
                <w:rFonts w:cs="Arial"/>
                <w:color w:val="000000"/>
                <w:sz w:val="18"/>
                <w:szCs w:val="18"/>
                <w14:ligatures w14:val="none"/>
              </w:rPr>
              <w:t>100</w:t>
            </w:r>
            <w:r>
              <w:rPr>
                <w:rFonts w:cs="Arial"/>
                <w:color w:val="000000"/>
                <w:sz w:val="18"/>
                <w:szCs w:val="18"/>
                <w14:ligatures w14:val="none"/>
              </w:rPr>
              <w:t>,</w:t>
            </w:r>
            <w:r w:rsidRPr="00F86346">
              <w:rPr>
                <w:rFonts w:cs="Arial"/>
                <w:color w:val="000000"/>
                <w:sz w:val="18"/>
                <w:szCs w:val="18"/>
                <w14:ligatures w14:val="none"/>
              </w:rPr>
              <w:t>000</w:t>
            </w:r>
          </w:p>
        </w:tc>
        <w:tc>
          <w:tcPr>
            <w:tcW w:w="1559" w:type="dxa"/>
            <w:shd w:val="clear" w:color="auto" w:fill="auto"/>
            <w:noWrap/>
            <w:hideMark/>
          </w:tcPr>
          <w:p w14:paraId="1F718FBC" w14:textId="77777777" w:rsidR="00F86346" w:rsidRPr="00F86346" w:rsidRDefault="00F86346" w:rsidP="00F86346">
            <w:pPr>
              <w:spacing w:beforeLines="60" w:before="144" w:afterLines="60" w:after="144"/>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14:ligatures w14:val="none"/>
              </w:rPr>
            </w:pPr>
            <w:r w:rsidRPr="00F86346">
              <w:rPr>
                <w:rFonts w:cs="Arial"/>
                <w:color w:val="000000"/>
                <w:sz w:val="18"/>
                <w:szCs w:val="18"/>
                <w14:ligatures w14:val="none"/>
              </w:rPr>
              <w:t>Stage 1</w:t>
            </w:r>
          </w:p>
        </w:tc>
        <w:tc>
          <w:tcPr>
            <w:tcW w:w="2345" w:type="dxa"/>
            <w:shd w:val="clear" w:color="auto" w:fill="auto"/>
            <w:noWrap/>
            <w:hideMark/>
          </w:tcPr>
          <w:p w14:paraId="62A3DCA9" w14:textId="77777777" w:rsidR="00F86346" w:rsidRPr="00F86346" w:rsidRDefault="00F86346" w:rsidP="00F86346">
            <w:pPr>
              <w:spacing w:beforeLines="60" w:before="144" w:afterLines="60" w:after="144"/>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14:ligatures w14:val="none"/>
              </w:rPr>
            </w:pPr>
            <w:r w:rsidRPr="00F86346">
              <w:rPr>
                <w:rFonts w:cs="Arial"/>
                <w:color w:val="000000"/>
                <w:sz w:val="18"/>
                <w:szCs w:val="18"/>
                <w14:ligatures w14:val="none"/>
              </w:rPr>
              <w:t>Top 5 spinach and broccoli grower in Australia</w:t>
            </w:r>
          </w:p>
        </w:tc>
      </w:tr>
      <w:tr w:rsidR="00F86346" w:rsidRPr="00F86346" w14:paraId="0156D7C5" w14:textId="77777777" w:rsidTr="00F86346">
        <w:trPr>
          <w:cnfStyle w:val="000000100000" w:firstRow="0" w:lastRow="0" w:firstColumn="0" w:lastColumn="0" w:oddVBand="0" w:evenVBand="0" w:oddHBand="1" w:evenHBand="0" w:firstRowFirstColumn="0" w:firstRowLastColumn="0" w:lastRowFirstColumn="0" w:lastRowLastColumn="0"/>
          <w:trHeight w:val="356"/>
        </w:trPr>
        <w:tc>
          <w:tcPr>
            <w:cnfStyle w:val="001000000000" w:firstRow="0" w:lastRow="0" w:firstColumn="1" w:lastColumn="0" w:oddVBand="0" w:evenVBand="0" w:oddHBand="0" w:evenHBand="0" w:firstRowFirstColumn="0" w:firstRowLastColumn="0" w:lastRowFirstColumn="0" w:lastRowLastColumn="0"/>
            <w:tcW w:w="989" w:type="dxa"/>
            <w:vMerge/>
            <w:noWrap/>
            <w:hideMark/>
          </w:tcPr>
          <w:p w14:paraId="3719D1E7" w14:textId="1D4F4B74" w:rsidR="00F86346" w:rsidRPr="00F86346" w:rsidRDefault="00F86346" w:rsidP="00F86346">
            <w:pPr>
              <w:spacing w:beforeLines="60" w:before="144" w:afterLines="60" w:after="144"/>
              <w:rPr>
                <w:rFonts w:cs="Arial"/>
                <w:color w:val="000000"/>
                <w:sz w:val="18"/>
                <w:szCs w:val="18"/>
                <w14:ligatures w14:val="none"/>
              </w:rPr>
            </w:pPr>
          </w:p>
        </w:tc>
        <w:tc>
          <w:tcPr>
            <w:tcW w:w="1311" w:type="dxa"/>
            <w:shd w:val="clear" w:color="auto" w:fill="auto"/>
            <w:noWrap/>
            <w:hideMark/>
          </w:tcPr>
          <w:p w14:paraId="4890190E" w14:textId="77777777" w:rsidR="00F86346" w:rsidRPr="00F86346" w:rsidRDefault="00F86346" w:rsidP="00F86346">
            <w:pPr>
              <w:spacing w:beforeLines="60" w:before="144" w:afterLines="60" w:after="144"/>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14:ligatures w14:val="none"/>
              </w:rPr>
            </w:pPr>
            <w:r w:rsidRPr="00F86346">
              <w:rPr>
                <w:rFonts w:cs="Arial"/>
                <w:color w:val="000000"/>
                <w:sz w:val="18"/>
                <w:szCs w:val="18"/>
                <w14:ligatures w14:val="none"/>
              </w:rPr>
              <w:t>Qualipac</w:t>
            </w:r>
          </w:p>
        </w:tc>
        <w:tc>
          <w:tcPr>
            <w:tcW w:w="1069" w:type="dxa"/>
            <w:shd w:val="clear" w:color="auto" w:fill="auto"/>
            <w:noWrap/>
            <w:hideMark/>
          </w:tcPr>
          <w:p w14:paraId="5B1DFE08" w14:textId="77777777" w:rsidR="00F86346" w:rsidRPr="00F86346" w:rsidRDefault="00F86346" w:rsidP="00F86346">
            <w:pPr>
              <w:spacing w:beforeLines="60" w:before="144" w:afterLines="60" w:after="144"/>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14:ligatures w14:val="none"/>
              </w:rPr>
            </w:pPr>
            <w:r w:rsidRPr="00F86346">
              <w:rPr>
                <w:rFonts w:cs="Arial"/>
                <w:color w:val="000000"/>
                <w:sz w:val="18"/>
                <w:szCs w:val="18"/>
                <w14:ligatures w14:val="none"/>
              </w:rPr>
              <w:t>AU</w:t>
            </w:r>
          </w:p>
        </w:tc>
        <w:tc>
          <w:tcPr>
            <w:tcW w:w="919" w:type="dxa"/>
            <w:shd w:val="clear" w:color="auto" w:fill="auto"/>
            <w:noWrap/>
            <w:hideMark/>
          </w:tcPr>
          <w:p w14:paraId="28A771D8" w14:textId="77777777" w:rsidR="00F86346" w:rsidRPr="00F86346" w:rsidRDefault="00F86346" w:rsidP="00F86346">
            <w:pPr>
              <w:spacing w:beforeLines="60" w:before="144" w:afterLines="60" w:after="144"/>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14:ligatures w14:val="none"/>
              </w:rPr>
            </w:pPr>
            <w:r w:rsidRPr="00F86346">
              <w:rPr>
                <w:rFonts w:cs="Arial"/>
                <w:color w:val="000000"/>
                <w:sz w:val="18"/>
                <w:szCs w:val="18"/>
                <w14:ligatures w14:val="none"/>
              </w:rPr>
              <w:t>300</w:t>
            </w:r>
          </w:p>
        </w:tc>
        <w:tc>
          <w:tcPr>
            <w:tcW w:w="1050" w:type="dxa"/>
            <w:shd w:val="clear" w:color="auto" w:fill="auto"/>
            <w:noWrap/>
            <w:hideMark/>
          </w:tcPr>
          <w:p w14:paraId="3AC72564" w14:textId="01099949" w:rsidR="00F86346" w:rsidRPr="00F86346" w:rsidRDefault="00F86346" w:rsidP="00F86346">
            <w:pPr>
              <w:spacing w:beforeLines="60" w:before="144" w:afterLines="60" w:after="144"/>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14:ligatures w14:val="none"/>
              </w:rPr>
            </w:pPr>
            <w:r w:rsidRPr="00F86346">
              <w:rPr>
                <w:rFonts w:cs="Arial"/>
                <w:color w:val="000000"/>
                <w:sz w:val="18"/>
                <w:szCs w:val="18"/>
                <w14:ligatures w14:val="none"/>
              </w:rPr>
              <w:t>150</w:t>
            </w:r>
            <w:r>
              <w:rPr>
                <w:rFonts w:cs="Arial"/>
                <w:color w:val="000000"/>
                <w:sz w:val="18"/>
                <w:szCs w:val="18"/>
                <w14:ligatures w14:val="none"/>
              </w:rPr>
              <w:t>,</w:t>
            </w:r>
            <w:r w:rsidRPr="00F86346">
              <w:rPr>
                <w:rFonts w:cs="Arial"/>
                <w:color w:val="000000"/>
                <w:sz w:val="18"/>
                <w:szCs w:val="18"/>
                <w14:ligatures w14:val="none"/>
              </w:rPr>
              <w:t>000</w:t>
            </w:r>
          </w:p>
        </w:tc>
        <w:tc>
          <w:tcPr>
            <w:tcW w:w="1559" w:type="dxa"/>
            <w:shd w:val="clear" w:color="auto" w:fill="auto"/>
            <w:noWrap/>
            <w:hideMark/>
          </w:tcPr>
          <w:p w14:paraId="04F23078" w14:textId="77777777" w:rsidR="00F86346" w:rsidRPr="00F86346" w:rsidRDefault="00F86346" w:rsidP="00F86346">
            <w:pPr>
              <w:spacing w:beforeLines="60" w:before="144" w:afterLines="60" w:after="144"/>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14:ligatures w14:val="none"/>
              </w:rPr>
            </w:pPr>
            <w:r w:rsidRPr="00F86346">
              <w:rPr>
                <w:rFonts w:cs="Arial"/>
                <w:color w:val="000000"/>
                <w:sz w:val="18"/>
                <w:szCs w:val="18"/>
                <w14:ligatures w14:val="none"/>
              </w:rPr>
              <w:t>Stage 1</w:t>
            </w:r>
          </w:p>
        </w:tc>
        <w:tc>
          <w:tcPr>
            <w:tcW w:w="2345" w:type="dxa"/>
            <w:shd w:val="clear" w:color="auto" w:fill="auto"/>
            <w:noWrap/>
            <w:hideMark/>
          </w:tcPr>
          <w:p w14:paraId="5A3A157A" w14:textId="77777777" w:rsidR="00F86346" w:rsidRPr="00F86346" w:rsidRDefault="00F86346" w:rsidP="00F86346">
            <w:pPr>
              <w:spacing w:beforeLines="60" w:before="144" w:afterLines="60" w:after="144"/>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14:ligatures w14:val="none"/>
              </w:rPr>
            </w:pPr>
          </w:p>
        </w:tc>
      </w:tr>
      <w:tr w:rsidR="00F86346" w:rsidRPr="00F86346" w14:paraId="28040A01" w14:textId="77777777" w:rsidTr="00F86346">
        <w:trPr>
          <w:trHeight w:val="356"/>
        </w:trPr>
        <w:tc>
          <w:tcPr>
            <w:cnfStyle w:val="001000000000" w:firstRow="0" w:lastRow="0" w:firstColumn="1" w:lastColumn="0" w:oddVBand="0" w:evenVBand="0" w:oddHBand="0" w:evenHBand="0" w:firstRowFirstColumn="0" w:firstRowLastColumn="0" w:lastRowFirstColumn="0" w:lastRowLastColumn="0"/>
            <w:tcW w:w="989" w:type="dxa"/>
            <w:vMerge/>
            <w:noWrap/>
            <w:hideMark/>
          </w:tcPr>
          <w:p w14:paraId="7BA04A00" w14:textId="395E95CA" w:rsidR="00F86346" w:rsidRPr="00F86346" w:rsidRDefault="00F86346" w:rsidP="00F86346">
            <w:pPr>
              <w:spacing w:beforeLines="60" w:before="144" w:afterLines="60" w:after="144"/>
              <w:rPr>
                <w:rFonts w:cs="Arial"/>
                <w:color w:val="000000"/>
                <w:sz w:val="18"/>
                <w:szCs w:val="18"/>
                <w14:ligatures w14:val="none"/>
              </w:rPr>
            </w:pPr>
          </w:p>
        </w:tc>
        <w:tc>
          <w:tcPr>
            <w:tcW w:w="1311" w:type="dxa"/>
            <w:shd w:val="clear" w:color="auto" w:fill="auto"/>
            <w:noWrap/>
            <w:hideMark/>
          </w:tcPr>
          <w:p w14:paraId="771C46B3" w14:textId="77777777" w:rsidR="00F86346" w:rsidRPr="00F86346" w:rsidRDefault="00F86346" w:rsidP="00F86346">
            <w:pPr>
              <w:spacing w:beforeLines="60" w:before="144" w:afterLines="60" w:after="144"/>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14:ligatures w14:val="none"/>
              </w:rPr>
            </w:pPr>
            <w:r w:rsidRPr="00F86346">
              <w:rPr>
                <w:rFonts w:cs="Arial"/>
                <w:color w:val="000000"/>
                <w:sz w:val="18"/>
                <w:szCs w:val="18"/>
                <w14:ligatures w14:val="none"/>
              </w:rPr>
              <w:t>Simplot</w:t>
            </w:r>
          </w:p>
        </w:tc>
        <w:tc>
          <w:tcPr>
            <w:tcW w:w="1069" w:type="dxa"/>
            <w:shd w:val="clear" w:color="auto" w:fill="auto"/>
            <w:noWrap/>
            <w:hideMark/>
          </w:tcPr>
          <w:p w14:paraId="12D128BB" w14:textId="77777777" w:rsidR="00F86346" w:rsidRPr="00F86346" w:rsidRDefault="00F86346" w:rsidP="00F86346">
            <w:pPr>
              <w:spacing w:beforeLines="60" w:before="144" w:afterLines="60" w:after="144"/>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14:ligatures w14:val="none"/>
              </w:rPr>
            </w:pPr>
            <w:r w:rsidRPr="00F86346">
              <w:rPr>
                <w:rFonts w:cs="Arial"/>
                <w:color w:val="000000"/>
                <w:sz w:val="18"/>
                <w:szCs w:val="18"/>
                <w14:ligatures w14:val="none"/>
              </w:rPr>
              <w:t>AU</w:t>
            </w:r>
          </w:p>
        </w:tc>
        <w:tc>
          <w:tcPr>
            <w:tcW w:w="919" w:type="dxa"/>
            <w:shd w:val="clear" w:color="auto" w:fill="auto"/>
            <w:noWrap/>
            <w:hideMark/>
          </w:tcPr>
          <w:p w14:paraId="7D145064" w14:textId="77777777" w:rsidR="00F86346" w:rsidRPr="00F86346" w:rsidRDefault="00F86346" w:rsidP="00F86346">
            <w:pPr>
              <w:spacing w:beforeLines="60" w:before="144" w:afterLines="60" w:after="144"/>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14:ligatures w14:val="none"/>
              </w:rPr>
            </w:pPr>
            <w:r w:rsidRPr="00F86346">
              <w:rPr>
                <w:rFonts w:cs="Arial"/>
                <w:color w:val="000000"/>
                <w:sz w:val="18"/>
                <w:szCs w:val="18"/>
                <w14:ligatures w14:val="none"/>
              </w:rPr>
              <w:t>450</w:t>
            </w:r>
          </w:p>
        </w:tc>
        <w:tc>
          <w:tcPr>
            <w:tcW w:w="1050" w:type="dxa"/>
            <w:shd w:val="clear" w:color="auto" w:fill="auto"/>
            <w:noWrap/>
            <w:hideMark/>
          </w:tcPr>
          <w:p w14:paraId="0F5D10F4" w14:textId="24D1006A" w:rsidR="00F86346" w:rsidRPr="00F86346" w:rsidRDefault="00F86346" w:rsidP="00F86346">
            <w:pPr>
              <w:spacing w:beforeLines="60" w:before="144" w:afterLines="60" w:after="144"/>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14:ligatures w14:val="none"/>
              </w:rPr>
            </w:pPr>
            <w:r w:rsidRPr="00F86346">
              <w:rPr>
                <w:rFonts w:cs="Arial"/>
                <w:color w:val="000000"/>
                <w:sz w:val="18"/>
                <w:szCs w:val="18"/>
                <w14:ligatures w14:val="none"/>
              </w:rPr>
              <w:t>225</w:t>
            </w:r>
            <w:r>
              <w:rPr>
                <w:rFonts w:cs="Arial"/>
                <w:color w:val="000000"/>
                <w:sz w:val="18"/>
                <w:szCs w:val="18"/>
                <w14:ligatures w14:val="none"/>
              </w:rPr>
              <w:t>,</w:t>
            </w:r>
            <w:r w:rsidRPr="00F86346">
              <w:rPr>
                <w:rFonts w:cs="Arial"/>
                <w:color w:val="000000"/>
                <w:sz w:val="18"/>
                <w:szCs w:val="18"/>
                <w14:ligatures w14:val="none"/>
              </w:rPr>
              <w:t>000</w:t>
            </w:r>
          </w:p>
        </w:tc>
        <w:tc>
          <w:tcPr>
            <w:tcW w:w="1559" w:type="dxa"/>
            <w:shd w:val="clear" w:color="auto" w:fill="auto"/>
            <w:noWrap/>
            <w:hideMark/>
          </w:tcPr>
          <w:p w14:paraId="0060279A" w14:textId="77777777" w:rsidR="00F86346" w:rsidRPr="00F86346" w:rsidRDefault="00F86346" w:rsidP="00F86346">
            <w:pPr>
              <w:spacing w:beforeLines="60" w:before="144" w:afterLines="60" w:after="144"/>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14:ligatures w14:val="none"/>
              </w:rPr>
            </w:pPr>
            <w:r w:rsidRPr="00F86346">
              <w:rPr>
                <w:rFonts w:cs="Arial"/>
                <w:color w:val="000000"/>
                <w:sz w:val="18"/>
                <w:szCs w:val="18"/>
                <w14:ligatures w14:val="none"/>
              </w:rPr>
              <w:t>Discussions</w:t>
            </w:r>
          </w:p>
        </w:tc>
        <w:tc>
          <w:tcPr>
            <w:tcW w:w="2345" w:type="dxa"/>
            <w:shd w:val="clear" w:color="auto" w:fill="auto"/>
            <w:noWrap/>
            <w:hideMark/>
          </w:tcPr>
          <w:p w14:paraId="03DBF2F3" w14:textId="77777777" w:rsidR="00F86346" w:rsidRPr="00F86346" w:rsidRDefault="00F86346" w:rsidP="00F86346">
            <w:pPr>
              <w:spacing w:beforeLines="60" w:before="144" w:afterLines="60" w:after="144"/>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14:ligatures w14:val="none"/>
              </w:rPr>
            </w:pPr>
          </w:p>
        </w:tc>
      </w:tr>
      <w:tr w:rsidR="00F86346" w:rsidRPr="00F86346" w14:paraId="4662FF34" w14:textId="77777777" w:rsidTr="00F86346">
        <w:trPr>
          <w:cnfStyle w:val="000000100000" w:firstRow="0" w:lastRow="0" w:firstColumn="0" w:lastColumn="0" w:oddVBand="0" w:evenVBand="0" w:oddHBand="1" w:evenHBand="0" w:firstRowFirstColumn="0" w:firstRowLastColumn="0" w:lastRowFirstColumn="0" w:lastRowLastColumn="0"/>
          <w:trHeight w:val="356"/>
        </w:trPr>
        <w:tc>
          <w:tcPr>
            <w:cnfStyle w:val="001000000000" w:firstRow="0" w:lastRow="0" w:firstColumn="1" w:lastColumn="0" w:oddVBand="0" w:evenVBand="0" w:oddHBand="0" w:evenHBand="0" w:firstRowFirstColumn="0" w:firstRowLastColumn="0" w:lastRowFirstColumn="0" w:lastRowLastColumn="0"/>
            <w:tcW w:w="989" w:type="dxa"/>
            <w:vMerge/>
            <w:noWrap/>
            <w:hideMark/>
          </w:tcPr>
          <w:p w14:paraId="3E009347" w14:textId="3532FD54" w:rsidR="00F86346" w:rsidRPr="00F86346" w:rsidRDefault="00F86346" w:rsidP="00F86346">
            <w:pPr>
              <w:spacing w:beforeLines="60" w:before="144" w:afterLines="60" w:after="144"/>
              <w:rPr>
                <w:rFonts w:cs="Arial"/>
                <w:color w:val="000000"/>
                <w:sz w:val="18"/>
                <w:szCs w:val="18"/>
                <w14:ligatures w14:val="none"/>
              </w:rPr>
            </w:pPr>
          </w:p>
        </w:tc>
        <w:tc>
          <w:tcPr>
            <w:tcW w:w="1311" w:type="dxa"/>
            <w:shd w:val="clear" w:color="auto" w:fill="auto"/>
            <w:noWrap/>
            <w:hideMark/>
          </w:tcPr>
          <w:p w14:paraId="37769994" w14:textId="77777777" w:rsidR="00F86346" w:rsidRPr="00F86346" w:rsidRDefault="00F86346" w:rsidP="00F86346">
            <w:pPr>
              <w:spacing w:beforeLines="60" w:before="144" w:afterLines="60" w:after="144"/>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14:ligatures w14:val="none"/>
              </w:rPr>
            </w:pPr>
            <w:r w:rsidRPr="00F86346">
              <w:rPr>
                <w:rFonts w:cs="Arial"/>
                <w:color w:val="000000"/>
                <w:sz w:val="18"/>
                <w:szCs w:val="18"/>
                <w14:ligatures w14:val="none"/>
              </w:rPr>
              <w:t>T&amp;A Produce</w:t>
            </w:r>
          </w:p>
        </w:tc>
        <w:tc>
          <w:tcPr>
            <w:tcW w:w="1069" w:type="dxa"/>
            <w:shd w:val="clear" w:color="auto" w:fill="auto"/>
            <w:noWrap/>
            <w:hideMark/>
          </w:tcPr>
          <w:p w14:paraId="5BEE88AC" w14:textId="77777777" w:rsidR="00F86346" w:rsidRPr="00F86346" w:rsidRDefault="00F86346" w:rsidP="00F86346">
            <w:pPr>
              <w:spacing w:beforeLines="60" w:before="144" w:afterLines="60" w:after="144"/>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14:ligatures w14:val="none"/>
              </w:rPr>
            </w:pPr>
            <w:r w:rsidRPr="00F86346">
              <w:rPr>
                <w:rFonts w:cs="Arial"/>
                <w:color w:val="000000"/>
                <w:sz w:val="18"/>
                <w:szCs w:val="18"/>
                <w14:ligatures w14:val="none"/>
              </w:rPr>
              <w:t>USA</w:t>
            </w:r>
          </w:p>
        </w:tc>
        <w:tc>
          <w:tcPr>
            <w:tcW w:w="919" w:type="dxa"/>
            <w:shd w:val="clear" w:color="auto" w:fill="auto"/>
            <w:noWrap/>
            <w:hideMark/>
          </w:tcPr>
          <w:p w14:paraId="68FE1A61" w14:textId="77777777" w:rsidR="00F86346" w:rsidRPr="00F86346" w:rsidRDefault="00F86346" w:rsidP="00F86346">
            <w:pPr>
              <w:spacing w:beforeLines="60" w:before="144" w:afterLines="60" w:after="144"/>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14:ligatures w14:val="none"/>
              </w:rPr>
            </w:pPr>
            <w:r w:rsidRPr="00F86346">
              <w:rPr>
                <w:rFonts w:cs="Arial"/>
                <w:color w:val="000000"/>
                <w:sz w:val="18"/>
                <w:szCs w:val="18"/>
                <w14:ligatures w14:val="none"/>
              </w:rPr>
              <w:t>800</w:t>
            </w:r>
          </w:p>
        </w:tc>
        <w:tc>
          <w:tcPr>
            <w:tcW w:w="1050" w:type="dxa"/>
            <w:shd w:val="clear" w:color="auto" w:fill="auto"/>
            <w:noWrap/>
            <w:hideMark/>
          </w:tcPr>
          <w:p w14:paraId="7746EAA7" w14:textId="6E67F28D" w:rsidR="00F86346" w:rsidRPr="00F86346" w:rsidRDefault="00F86346" w:rsidP="00F86346">
            <w:pPr>
              <w:spacing w:beforeLines="60" w:before="144" w:afterLines="60" w:after="144"/>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14:ligatures w14:val="none"/>
              </w:rPr>
            </w:pPr>
            <w:r w:rsidRPr="00F86346">
              <w:rPr>
                <w:rFonts w:cs="Arial"/>
                <w:color w:val="000000"/>
                <w:sz w:val="18"/>
                <w:szCs w:val="18"/>
                <w14:ligatures w14:val="none"/>
              </w:rPr>
              <w:t>400</w:t>
            </w:r>
            <w:r>
              <w:rPr>
                <w:rFonts w:cs="Arial"/>
                <w:color w:val="000000"/>
                <w:sz w:val="18"/>
                <w:szCs w:val="18"/>
                <w14:ligatures w14:val="none"/>
              </w:rPr>
              <w:t>,</w:t>
            </w:r>
            <w:r w:rsidRPr="00F86346">
              <w:rPr>
                <w:rFonts w:cs="Arial"/>
                <w:color w:val="000000"/>
                <w:sz w:val="18"/>
                <w:szCs w:val="18"/>
                <w14:ligatures w14:val="none"/>
              </w:rPr>
              <w:t>000</w:t>
            </w:r>
          </w:p>
        </w:tc>
        <w:tc>
          <w:tcPr>
            <w:tcW w:w="1559" w:type="dxa"/>
            <w:shd w:val="clear" w:color="auto" w:fill="auto"/>
            <w:noWrap/>
            <w:hideMark/>
          </w:tcPr>
          <w:p w14:paraId="76A50CB0" w14:textId="77777777" w:rsidR="00F86346" w:rsidRPr="00F86346" w:rsidRDefault="00F86346" w:rsidP="00F86346">
            <w:pPr>
              <w:spacing w:beforeLines="60" w:before="144" w:afterLines="60" w:after="144"/>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14:ligatures w14:val="none"/>
              </w:rPr>
            </w:pPr>
            <w:r w:rsidRPr="00F86346">
              <w:rPr>
                <w:rFonts w:cs="Arial"/>
                <w:color w:val="000000"/>
                <w:sz w:val="18"/>
                <w:szCs w:val="18"/>
                <w14:ligatures w14:val="none"/>
              </w:rPr>
              <w:t>Stage 1</w:t>
            </w:r>
          </w:p>
        </w:tc>
        <w:tc>
          <w:tcPr>
            <w:tcW w:w="2345" w:type="dxa"/>
            <w:shd w:val="clear" w:color="auto" w:fill="auto"/>
            <w:noWrap/>
            <w:hideMark/>
          </w:tcPr>
          <w:p w14:paraId="34E4BE3D" w14:textId="77777777" w:rsidR="00F86346" w:rsidRPr="00F86346" w:rsidRDefault="00F86346" w:rsidP="00F86346">
            <w:pPr>
              <w:spacing w:beforeLines="60" w:before="144" w:afterLines="60" w:after="144"/>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14:ligatures w14:val="none"/>
              </w:rPr>
            </w:pPr>
            <w:r w:rsidRPr="00F86346">
              <w:rPr>
                <w:rFonts w:cs="Arial"/>
                <w:color w:val="000000"/>
                <w:sz w:val="18"/>
                <w:szCs w:val="18"/>
                <w14:ligatures w14:val="none"/>
              </w:rPr>
              <w:t>Top 3 fresh produce grower in all of USA</w:t>
            </w:r>
          </w:p>
        </w:tc>
      </w:tr>
      <w:tr w:rsidR="00F86346" w:rsidRPr="00F86346" w14:paraId="6F9D2918" w14:textId="77777777" w:rsidTr="00F86346">
        <w:trPr>
          <w:trHeight w:val="356"/>
        </w:trPr>
        <w:tc>
          <w:tcPr>
            <w:cnfStyle w:val="001000000000" w:firstRow="0" w:lastRow="0" w:firstColumn="1" w:lastColumn="0" w:oddVBand="0" w:evenVBand="0" w:oddHBand="0" w:evenHBand="0" w:firstRowFirstColumn="0" w:firstRowLastColumn="0" w:lastRowFirstColumn="0" w:lastRowLastColumn="0"/>
            <w:tcW w:w="989" w:type="dxa"/>
            <w:noWrap/>
          </w:tcPr>
          <w:p w14:paraId="50776529" w14:textId="2D5D4C72" w:rsidR="00F86346" w:rsidRPr="00034CF2" w:rsidRDefault="00F86346" w:rsidP="00F86346">
            <w:pPr>
              <w:spacing w:beforeLines="60" w:before="144" w:afterLines="60" w:after="144"/>
              <w:rPr>
                <w:rFonts w:cs="Arial"/>
                <w:color w:val="000000"/>
                <w:sz w:val="18"/>
                <w:szCs w:val="18"/>
                <w14:ligatures w14:val="none"/>
              </w:rPr>
            </w:pPr>
            <w:r w:rsidRPr="00034CF2">
              <w:rPr>
                <w:rFonts w:cs="Arial"/>
                <w:color w:val="000000"/>
                <w:sz w:val="18"/>
                <w:szCs w:val="18"/>
                <w14:ligatures w14:val="none"/>
              </w:rPr>
              <w:t>Total</w:t>
            </w:r>
            <w:r w:rsidR="00034CF2">
              <w:rPr>
                <w:rFonts w:cs="Arial"/>
                <w:color w:val="000000"/>
                <w:sz w:val="18"/>
                <w:szCs w:val="18"/>
                <w14:ligatures w14:val="none"/>
              </w:rPr>
              <w:t xml:space="preserve"> Pipeline 2025-26</w:t>
            </w:r>
          </w:p>
        </w:tc>
        <w:tc>
          <w:tcPr>
            <w:tcW w:w="1311" w:type="dxa"/>
            <w:shd w:val="clear" w:color="auto" w:fill="auto"/>
            <w:noWrap/>
          </w:tcPr>
          <w:p w14:paraId="0F70A3C0" w14:textId="77777777" w:rsidR="00F86346" w:rsidRPr="00034CF2" w:rsidRDefault="00F86346" w:rsidP="00F86346">
            <w:pPr>
              <w:spacing w:beforeLines="60" w:before="144" w:afterLines="60" w:after="144"/>
              <w:jc w:val="center"/>
              <w:cnfStyle w:val="000000000000" w:firstRow="0" w:lastRow="0" w:firstColumn="0" w:lastColumn="0" w:oddVBand="0" w:evenVBand="0" w:oddHBand="0" w:evenHBand="0" w:firstRowFirstColumn="0" w:firstRowLastColumn="0" w:lastRowFirstColumn="0" w:lastRowLastColumn="0"/>
              <w:rPr>
                <w:rFonts w:cs="Arial"/>
                <w:b/>
                <w:bCs/>
                <w:color w:val="000000"/>
                <w:sz w:val="18"/>
                <w:szCs w:val="18"/>
                <w14:ligatures w14:val="none"/>
              </w:rPr>
            </w:pPr>
          </w:p>
        </w:tc>
        <w:tc>
          <w:tcPr>
            <w:tcW w:w="1069" w:type="dxa"/>
            <w:shd w:val="clear" w:color="auto" w:fill="auto"/>
            <w:noWrap/>
          </w:tcPr>
          <w:p w14:paraId="6F46A5A9" w14:textId="77777777" w:rsidR="00F86346" w:rsidRPr="00034CF2" w:rsidRDefault="00F86346" w:rsidP="00F86346">
            <w:pPr>
              <w:spacing w:beforeLines="60" w:before="144" w:afterLines="60" w:after="144"/>
              <w:jc w:val="center"/>
              <w:cnfStyle w:val="000000000000" w:firstRow="0" w:lastRow="0" w:firstColumn="0" w:lastColumn="0" w:oddVBand="0" w:evenVBand="0" w:oddHBand="0" w:evenHBand="0" w:firstRowFirstColumn="0" w:firstRowLastColumn="0" w:lastRowFirstColumn="0" w:lastRowLastColumn="0"/>
              <w:rPr>
                <w:rFonts w:cs="Arial"/>
                <w:b/>
                <w:bCs/>
                <w:color w:val="000000"/>
                <w:sz w:val="18"/>
                <w:szCs w:val="18"/>
                <w14:ligatures w14:val="none"/>
              </w:rPr>
            </w:pPr>
          </w:p>
        </w:tc>
        <w:tc>
          <w:tcPr>
            <w:tcW w:w="919" w:type="dxa"/>
            <w:shd w:val="clear" w:color="auto" w:fill="auto"/>
            <w:noWrap/>
          </w:tcPr>
          <w:p w14:paraId="044E24FB" w14:textId="22E28CFD" w:rsidR="00F86346" w:rsidRPr="00034CF2" w:rsidRDefault="00F86346" w:rsidP="00F86346">
            <w:pPr>
              <w:spacing w:beforeLines="60" w:before="144" w:afterLines="60" w:after="144"/>
              <w:jc w:val="center"/>
              <w:cnfStyle w:val="000000000000" w:firstRow="0" w:lastRow="0" w:firstColumn="0" w:lastColumn="0" w:oddVBand="0" w:evenVBand="0" w:oddHBand="0" w:evenHBand="0" w:firstRowFirstColumn="0" w:firstRowLastColumn="0" w:lastRowFirstColumn="0" w:lastRowLastColumn="0"/>
              <w:rPr>
                <w:rFonts w:cs="Arial"/>
                <w:b/>
                <w:bCs/>
                <w:color w:val="000000"/>
                <w:sz w:val="18"/>
                <w:szCs w:val="18"/>
                <w14:ligatures w14:val="none"/>
              </w:rPr>
            </w:pPr>
          </w:p>
        </w:tc>
        <w:tc>
          <w:tcPr>
            <w:tcW w:w="1050" w:type="dxa"/>
            <w:shd w:val="clear" w:color="auto" w:fill="auto"/>
            <w:noWrap/>
          </w:tcPr>
          <w:p w14:paraId="44ED69E8" w14:textId="43B57E6A" w:rsidR="00F86346" w:rsidRPr="00034CF2" w:rsidRDefault="00F86346" w:rsidP="00F86346">
            <w:pPr>
              <w:spacing w:beforeLines="60" w:before="144" w:afterLines="60" w:after="144"/>
              <w:jc w:val="center"/>
              <w:cnfStyle w:val="000000000000" w:firstRow="0" w:lastRow="0" w:firstColumn="0" w:lastColumn="0" w:oddVBand="0" w:evenVBand="0" w:oddHBand="0" w:evenHBand="0" w:firstRowFirstColumn="0" w:firstRowLastColumn="0" w:lastRowFirstColumn="0" w:lastRowLastColumn="0"/>
              <w:rPr>
                <w:rFonts w:cs="Arial"/>
                <w:b/>
                <w:bCs/>
                <w:color w:val="000000"/>
                <w:sz w:val="18"/>
                <w:szCs w:val="18"/>
                <w14:ligatures w14:val="none"/>
              </w:rPr>
            </w:pPr>
            <w:r w:rsidRPr="00034CF2">
              <w:rPr>
                <w:rFonts w:cs="Arial"/>
                <w:b/>
                <w:bCs/>
                <w:color w:val="000000"/>
                <w:sz w:val="18"/>
                <w:szCs w:val="18"/>
                <w14:ligatures w14:val="none"/>
              </w:rPr>
              <w:t>2,120,000</w:t>
            </w:r>
          </w:p>
        </w:tc>
        <w:tc>
          <w:tcPr>
            <w:tcW w:w="1559" w:type="dxa"/>
            <w:shd w:val="clear" w:color="auto" w:fill="auto"/>
            <w:noWrap/>
          </w:tcPr>
          <w:p w14:paraId="6304B003" w14:textId="77777777" w:rsidR="00F86346" w:rsidRPr="00034CF2" w:rsidRDefault="00F86346" w:rsidP="00F86346">
            <w:pPr>
              <w:spacing w:beforeLines="60" w:before="144" w:afterLines="60" w:after="144"/>
              <w:jc w:val="center"/>
              <w:cnfStyle w:val="000000000000" w:firstRow="0" w:lastRow="0" w:firstColumn="0" w:lastColumn="0" w:oddVBand="0" w:evenVBand="0" w:oddHBand="0" w:evenHBand="0" w:firstRowFirstColumn="0" w:firstRowLastColumn="0" w:lastRowFirstColumn="0" w:lastRowLastColumn="0"/>
              <w:rPr>
                <w:rFonts w:cs="Arial"/>
                <w:b/>
                <w:bCs/>
                <w:color w:val="000000"/>
                <w:sz w:val="18"/>
                <w:szCs w:val="18"/>
                <w14:ligatures w14:val="none"/>
              </w:rPr>
            </w:pPr>
          </w:p>
        </w:tc>
        <w:tc>
          <w:tcPr>
            <w:tcW w:w="2345" w:type="dxa"/>
            <w:shd w:val="clear" w:color="auto" w:fill="auto"/>
            <w:noWrap/>
          </w:tcPr>
          <w:p w14:paraId="45E14EE9" w14:textId="77777777" w:rsidR="00F86346" w:rsidRPr="00034CF2" w:rsidRDefault="00F86346" w:rsidP="00F86346">
            <w:pPr>
              <w:spacing w:beforeLines="60" w:before="144" w:afterLines="60" w:after="144"/>
              <w:jc w:val="center"/>
              <w:cnfStyle w:val="000000000000" w:firstRow="0" w:lastRow="0" w:firstColumn="0" w:lastColumn="0" w:oddVBand="0" w:evenVBand="0" w:oddHBand="0" w:evenHBand="0" w:firstRowFirstColumn="0" w:firstRowLastColumn="0" w:lastRowFirstColumn="0" w:lastRowLastColumn="0"/>
              <w:rPr>
                <w:rFonts w:cs="Arial"/>
                <w:b/>
                <w:bCs/>
                <w:color w:val="000000"/>
                <w:sz w:val="18"/>
                <w:szCs w:val="18"/>
                <w14:ligatures w14:val="none"/>
              </w:rPr>
            </w:pPr>
          </w:p>
        </w:tc>
      </w:tr>
    </w:tbl>
    <w:p w14:paraId="75CE1FD1" w14:textId="77777777" w:rsidR="00A91F9C" w:rsidRPr="008900E6" w:rsidRDefault="00A91F9C" w:rsidP="008900E6">
      <w:pPr>
        <w:rPr>
          <w:lang w:val="en-US"/>
        </w:rPr>
      </w:pPr>
    </w:p>
    <w:p w14:paraId="5D6440ED" w14:textId="77777777" w:rsidR="0050416E" w:rsidRDefault="0050416E">
      <w:pPr>
        <w:spacing w:after="160" w:line="278" w:lineRule="auto"/>
        <w:rPr>
          <w:rFonts w:eastAsiaTheme="majorEastAsia" w:cstheme="majorBidi"/>
          <w:color w:val="45B0E1" w:themeColor="accent1" w:themeTint="99"/>
          <w:sz w:val="24"/>
        </w:rPr>
      </w:pPr>
      <w:r>
        <w:br w:type="page"/>
      </w:r>
    </w:p>
    <w:p w14:paraId="10FA73B7" w14:textId="5F0EFF47" w:rsidR="00F86346" w:rsidRDefault="00E52942" w:rsidP="00E52942">
      <w:pPr>
        <w:pStyle w:val="Heading3"/>
      </w:pPr>
      <w:r>
        <w:lastRenderedPageBreak/>
        <w:t>Cited Contracts</w:t>
      </w:r>
      <w:r w:rsidR="00A7224B">
        <w:t xml:space="preserve"> &amp; Commentary on the 2025-26 Revenue Forecasts</w:t>
      </w:r>
    </w:p>
    <w:p w14:paraId="2D3F35AF" w14:textId="77777777" w:rsidR="00E52942" w:rsidRDefault="00E52942" w:rsidP="00E52942"/>
    <w:p w14:paraId="12F993B7" w14:textId="4170B129" w:rsidR="00E52942" w:rsidRDefault="00E52942" w:rsidP="00E52942">
      <w:r>
        <w:t xml:space="preserve">The data room contains </w:t>
      </w:r>
      <w:r w:rsidR="00865A07">
        <w:t xml:space="preserve">six </w:t>
      </w:r>
      <w:r>
        <w:t>contracts</w:t>
      </w:r>
      <w:r w:rsidR="00865A07">
        <w:t>,</w:t>
      </w:r>
      <w:r>
        <w:t xml:space="preserve"> which support Stage 1</w:t>
      </w:r>
      <w:r w:rsidR="00865A07">
        <w:t xml:space="preserve"> and Stage 2</w:t>
      </w:r>
      <w:r>
        <w:t xml:space="preserve"> adoption as part of the 2025-2026 pipeline</w:t>
      </w:r>
      <w:r w:rsidR="00865A07">
        <w:t>:</w:t>
      </w:r>
    </w:p>
    <w:p w14:paraId="428B6011" w14:textId="77777777" w:rsidR="00865A07" w:rsidRDefault="00865A07" w:rsidP="00E52942"/>
    <w:tbl>
      <w:tblPr>
        <w:tblStyle w:val="PlainTable2"/>
        <w:tblW w:w="0" w:type="auto"/>
        <w:tblLook w:val="04A0" w:firstRow="1" w:lastRow="0" w:firstColumn="1" w:lastColumn="0" w:noHBand="0" w:noVBand="1"/>
      </w:tblPr>
      <w:tblGrid>
        <w:gridCol w:w="2189"/>
        <w:gridCol w:w="1046"/>
        <w:gridCol w:w="1039"/>
        <w:gridCol w:w="868"/>
        <w:gridCol w:w="2725"/>
        <w:gridCol w:w="1159"/>
      </w:tblGrid>
      <w:tr w:rsidR="00865A07" w:rsidRPr="00865A07" w14:paraId="00BADBC2" w14:textId="77777777" w:rsidTr="00865A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7689E6" w14:textId="77777777" w:rsidR="00865A07" w:rsidRPr="00865A07" w:rsidRDefault="00865A07" w:rsidP="00865A07">
            <w:pPr>
              <w:spacing w:before="60" w:after="60"/>
              <w:jc w:val="center"/>
              <w:rPr>
                <w:rFonts w:cs="Arial"/>
                <w:szCs w:val="20"/>
                <w14:ligatures w14:val="none"/>
              </w:rPr>
            </w:pPr>
            <w:r w:rsidRPr="00865A07">
              <w:rPr>
                <w:rFonts w:cs="Arial"/>
                <w:szCs w:val="20"/>
                <w14:ligatures w14:val="none"/>
              </w:rPr>
              <w:t>Partner</w:t>
            </w:r>
          </w:p>
        </w:tc>
        <w:tc>
          <w:tcPr>
            <w:tcW w:w="0" w:type="auto"/>
            <w:hideMark/>
          </w:tcPr>
          <w:p w14:paraId="48952E85" w14:textId="77777777" w:rsidR="00865A07" w:rsidRPr="00865A07" w:rsidRDefault="00865A07" w:rsidP="00865A07">
            <w:pPr>
              <w:spacing w:before="60" w:after="60"/>
              <w:jc w:val="center"/>
              <w:cnfStyle w:val="100000000000" w:firstRow="1" w:lastRow="0" w:firstColumn="0" w:lastColumn="0" w:oddVBand="0" w:evenVBand="0" w:oddHBand="0" w:evenHBand="0" w:firstRowFirstColumn="0" w:firstRowLastColumn="0" w:lastRowFirstColumn="0" w:lastRowLastColumn="0"/>
              <w:rPr>
                <w:rFonts w:cs="Arial"/>
                <w:szCs w:val="20"/>
                <w14:ligatures w14:val="none"/>
              </w:rPr>
            </w:pPr>
            <w:r w:rsidRPr="00865A07">
              <w:rPr>
                <w:rFonts w:cs="Arial"/>
                <w:szCs w:val="20"/>
                <w14:ligatures w14:val="none"/>
              </w:rPr>
              <w:t>Amount</w:t>
            </w:r>
          </w:p>
        </w:tc>
        <w:tc>
          <w:tcPr>
            <w:tcW w:w="0" w:type="auto"/>
            <w:hideMark/>
          </w:tcPr>
          <w:p w14:paraId="1E2688CC" w14:textId="77777777" w:rsidR="00865A07" w:rsidRPr="00865A07" w:rsidRDefault="00865A07" w:rsidP="00865A07">
            <w:pPr>
              <w:spacing w:before="60" w:after="60"/>
              <w:jc w:val="center"/>
              <w:cnfStyle w:val="100000000000" w:firstRow="1" w:lastRow="0" w:firstColumn="0" w:lastColumn="0" w:oddVBand="0" w:evenVBand="0" w:oddHBand="0" w:evenHBand="0" w:firstRowFirstColumn="0" w:firstRowLastColumn="0" w:lastRowFirstColumn="0" w:lastRowLastColumn="0"/>
              <w:rPr>
                <w:rFonts w:cs="Arial"/>
                <w:szCs w:val="20"/>
                <w14:ligatures w14:val="none"/>
              </w:rPr>
            </w:pPr>
            <w:r w:rsidRPr="00865A07">
              <w:rPr>
                <w:rFonts w:cs="Arial"/>
                <w:szCs w:val="20"/>
                <w14:ligatures w14:val="none"/>
              </w:rPr>
              <w:t>Duration</w:t>
            </w:r>
          </w:p>
        </w:tc>
        <w:tc>
          <w:tcPr>
            <w:tcW w:w="0" w:type="auto"/>
            <w:hideMark/>
          </w:tcPr>
          <w:p w14:paraId="475AC3D7" w14:textId="77777777" w:rsidR="00865A07" w:rsidRPr="00865A07" w:rsidRDefault="00865A07" w:rsidP="00865A07">
            <w:pPr>
              <w:spacing w:before="60" w:after="60"/>
              <w:jc w:val="center"/>
              <w:cnfStyle w:val="100000000000" w:firstRow="1" w:lastRow="0" w:firstColumn="0" w:lastColumn="0" w:oddVBand="0" w:evenVBand="0" w:oddHBand="0" w:evenHBand="0" w:firstRowFirstColumn="0" w:firstRowLastColumn="0" w:lastRowFirstColumn="0" w:lastRowLastColumn="0"/>
              <w:rPr>
                <w:rFonts w:cs="Arial"/>
                <w:szCs w:val="20"/>
                <w14:ligatures w14:val="none"/>
              </w:rPr>
            </w:pPr>
            <w:r w:rsidRPr="00865A07">
              <w:rPr>
                <w:rFonts w:cs="Arial"/>
                <w:szCs w:val="20"/>
                <w14:ligatures w14:val="none"/>
              </w:rPr>
              <w:t>Stage</w:t>
            </w:r>
          </w:p>
        </w:tc>
        <w:tc>
          <w:tcPr>
            <w:tcW w:w="0" w:type="auto"/>
            <w:hideMark/>
          </w:tcPr>
          <w:p w14:paraId="0017DEC2" w14:textId="77777777" w:rsidR="00865A07" w:rsidRPr="00865A07" w:rsidRDefault="00865A07" w:rsidP="00865A07">
            <w:pPr>
              <w:spacing w:before="60" w:after="60"/>
              <w:jc w:val="center"/>
              <w:cnfStyle w:val="100000000000" w:firstRow="1" w:lastRow="0" w:firstColumn="0" w:lastColumn="0" w:oddVBand="0" w:evenVBand="0" w:oddHBand="0" w:evenHBand="0" w:firstRowFirstColumn="0" w:firstRowLastColumn="0" w:lastRowFirstColumn="0" w:lastRowLastColumn="0"/>
              <w:rPr>
                <w:rFonts w:cs="Arial"/>
                <w:szCs w:val="20"/>
                <w14:ligatures w14:val="none"/>
              </w:rPr>
            </w:pPr>
            <w:r w:rsidRPr="00865A07">
              <w:rPr>
                <w:rFonts w:cs="Arial"/>
                <w:szCs w:val="20"/>
                <w14:ligatures w14:val="none"/>
              </w:rPr>
              <w:t>Crop(s)</w:t>
            </w:r>
          </w:p>
        </w:tc>
        <w:tc>
          <w:tcPr>
            <w:tcW w:w="0" w:type="auto"/>
            <w:hideMark/>
          </w:tcPr>
          <w:p w14:paraId="2EC96F2D" w14:textId="77777777" w:rsidR="00865A07" w:rsidRPr="00865A07" w:rsidRDefault="00865A07" w:rsidP="00865A07">
            <w:pPr>
              <w:spacing w:before="60" w:after="60"/>
              <w:jc w:val="center"/>
              <w:cnfStyle w:val="100000000000" w:firstRow="1" w:lastRow="0" w:firstColumn="0" w:lastColumn="0" w:oddVBand="0" w:evenVBand="0" w:oddHBand="0" w:evenHBand="0" w:firstRowFirstColumn="0" w:firstRowLastColumn="0" w:lastRowFirstColumn="0" w:lastRowLastColumn="0"/>
              <w:rPr>
                <w:rFonts w:cs="Arial"/>
                <w:szCs w:val="20"/>
                <w14:ligatures w14:val="none"/>
              </w:rPr>
            </w:pPr>
            <w:r w:rsidRPr="00865A07">
              <w:rPr>
                <w:rFonts w:cs="Arial"/>
                <w:szCs w:val="20"/>
                <w14:ligatures w14:val="none"/>
              </w:rPr>
              <w:t>Date</w:t>
            </w:r>
          </w:p>
        </w:tc>
      </w:tr>
      <w:tr w:rsidR="00865A07" w:rsidRPr="00865A07" w14:paraId="2A911675" w14:textId="77777777" w:rsidTr="00865A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8D4A64" w14:textId="77777777" w:rsidR="00865A07" w:rsidRPr="00865A07" w:rsidRDefault="00865A07" w:rsidP="00865A07">
            <w:pPr>
              <w:spacing w:before="60" w:after="60"/>
              <w:rPr>
                <w:rFonts w:cs="Arial"/>
                <w:szCs w:val="20"/>
                <w14:ligatures w14:val="none"/>
              </w:rPr>
            </w:pPr>
            <w:r w:rsidRPr="00865A07">
              <w:rPr>
                <w:rFonts w:cs="Arial"/>
                <w:szCs w:val="20"/>
                <w14:ligatures w14:val="none"/>
              </w:rPr>
              <w:t>Tanimura &amp; Antle (T&amp;A)</w:t>
            </w:r>
          </w:p>
        </w:tc>
        <w:tc>
          <w:tcPr>
            <w:tcW w:w="0" w:type="auto"/>
            <w:hideMark/>
          </w:tcPr>
          <w:p w14:paraId="166B988D" w14:textId="58EE108D" w:rsidR="00865A07" w:rsidRPr="00865A07" w:rsidRDefault="00865A07" w:rsidP="00E17A40">
            <w:pPr>
              <w:spacing w:before="60" w:after="60"/>
              <w:jc w:val="right"/>
              <w:cnfStyle w:val="000000100000" w:firstRow="0" w:lastRow="0" w:firstColumn="0" w:lastColumn="0" w:oddVBand="0" w:evenVBand="0" w:oddHBand="1" w:evenHBand="0" w:firstRowFirstColumn="0" w:firstRowLastColumn="0" w:lastRowFirstColumn="0" w:lastRowLastColumn="0"/>
              <w:rPr>
                <w:rFonts w:cs="Arial"/>
                <w:szCs w:val="20"/>
                <w14:ligatures w14:val="none"/>
              </w:rPr>
            </w:pPr>
            <w:r w:rsidRPr="00865A07">
              <w:rPr>
                <w:rFonts w:cs="Arial"/>
                <w:szCs w:val="20"/>
                <w14:ligatures w14:val="none"/>
              </w:rPr>
              <w:t>US 8.5k</w:t>
            </w:r>
          </w:p>
        </w:tc>
        <w:tc>
          <w:tcPr>
            <w:tcW w:w="0" w:type="auto"/>
            <w:hideMark/>
          </w:tcPr>
          <w:p w14:paraId="38C81D5F" w14:textId="77777777" w:rsidR="00865A07" w:rsidRPr="00865A07" w:rsidRDefault="00865A07" w:rsidP="00E17A40">
            <w:pPr>
              <w:spacing w:before="60" w:after="60"/>
              <w:jc w:val="right"/>
              <w:cnfStyle w:val="000000100000" w:firstRow="0" w:lastRow="0" w:firstColumn="0" w:lastColumn="0" w:oddVBand="0" w:evenVBand="0" w:oddHBand="1" w:evenHBand="0" w:firstRowFirstColumn="0" w:firstRowLastColumn="0" w:lastRowFirstColumn="0" w:lastRowLastColumn="0"/>
              <w:rPr>
                <w:rFonts w:cs="Arial"/>
                <w:szCs w:val="20"/>
                <w14:ligatures w14:val="none"/>
              </w:rPr>
            </w:pPr>
            <w:r w:rsidRPr="00865A07">
              <w:rPr>
                <w:rFonts w:cs="Arial"/>
                <w:szCs w:val="20"/>
                <w14:ligatures w14:val="none"/>
              </w:rPr>
              <w:t>3 months</w:t>
            </w:r>
          </w:p>
        </w:tc>
        <w:tc>
          <w:tcPr>
            <w:tcW w:w="0" w:type="auto"/>
            <w:hideMark/>
          </w:tcPr>
          <w:p w14:paraId="701B93EC" w14:textId="77777777" w:rsidR="00865A07" w:rsidRPr="00865A07" w:rsidRDefault="00865A07" w:rsidP="00E17A40">
            <w:pPr>
              <w:spacing w:before="60" w:after="60"/>
              <w:jc w:val="right"/>
              <w:cnfStyle w:val="000000100000" w:firstRow="0" w:lastRow="0" w:firstColumn="0" w:lastColumn="0" w:oddVBand="0" w:evenVBand="0" w:oddHBand="1" w:evenHBand="0" w:firstRowFirstColumn="0" w:firstRowLastColumn="0" w:lastRowFirstColumn="0" w:lastRowLastColumn="0"/>
              <w:rPr>
                <w:rFonts w:cs="Arial"/>
                <w:szCs w:val="20"/>
                <w14:ligatures w14:val="none"/>
              </w:rPr>
            </w:pPr>
            <w:r w:rsidRPr="00865A07">
              <w:rPr>
                <w:rFonts w:cs="Arial"/>
                <w:szCs w:val="20"/>
                <w14:ligatures w14:val="none"/>
              </w:rPr>
              <w:t>Stage 1</w:t>
            </w:r>
          </w:p>
        </w:tc>
        <w:tc>
          <w:tcPr>
            <w:tcW w:w="0" w:type="auto"/>
            <w:hideMark/>
          </w:tcPr>
          <w:p w14:paraId="6D06B520" w14:textId="77777777" w:rsidR="00865A07" w:rsidRPr="00865A07" w:rsidRDefault="00865A07" w:rsidP="00E17A40">
            <w:pPr>
              <w:spacing w:before="60" w:after="60"/>
              <w:jc w:val="right"/>
              <w:cnfStyle w:val="000000100000" w:firstRow="0" w:lastRow="0" w:firstColumn="0" w:lastColumn="0" w:oddVBand="0" w:evenVBand="0" w:oddHBand="1" w:evenHBand="0" w:firstRowFirstColumn="0" w:firstRowLastColumn="0" w:lastRowFirstColumn="0" w:lastRowLastColumn="0"/>
              <w:rPr>
                <w:rFonts w:cs="Arial"/>
                <w:szCs w:val="20"/>
                <w14:ligatures w14:val="none"/>
              </w:rPr>
            </w:pPr>
            <w:r w:rsidRPr="00865A07">
              <w:rPr>
                <w:rFonts w:cs="Arial"/>
                <w:szCs w:val="20"/>
                <w14:ligatures w14:val="none"/>
              </w:rPr>
              <w:t>Broccoli</w:t>
            </w:r>
          </w:p>
        </w:tc>
        <w:tc>
          <w:tcPr>
            <w:tcW w:w="0" w:type="auto"/>
            <w:hideMark/>
          </w:tcPr>
          <w:p w14:paraId="355F7826" w14:textId="77777777" w:rsidR="00865A07" w:rsidRPr="00865A07" w:rsidRDefault="00865A07" w:rsidP="00E17A40">
            <w:pPr>
              <w:spacing w:before="60" w:after="60"/>
              <w:jc w:val="right"/>
              <w:cnfStyle w:val="000000100000" w:firstRow="0" w:lastRow="0" w:firstColumn="0" w:lastColumn="0" w:oddVBand="0" w:evenVBand="0" w:oddHBand="1" w:evenHBand="0" w:firstRowFirstColumn="0" w:firstRowLastColumn="0" w:lastRowFirstColumn="0" w:lastRowLastColumn="0"/>
              <w:rPr>
                <w:rFonts w:cs="Arial"/>
                <w:szCs w:val="20"/>
                <w14:ligatures w14:val="none"/>
              </w:rPr>
            </w:pPr>
            <w:r w:rsidRPr="00865A07">
              <w:rPr>
                <w:rFonts w:cs="Arial"/>
                <w:szCs w:val="20"/>
                <w14:ligatures w14:val="none"/>
              </w:rPr>
              <w:t>23 Apr 2025</w:t>
            </w:r>
          </w:p>
        </w:tc>
      </w:tr>
      <w:tr w:rsidR="00865A07" w:rsidRPr="00865A07" w14:paraId="4696E237" w14:textId="77777777" w:rsidTr="00865A07">
        <w:tc>
          <w:tcPr>
            <w:cnfStyle w:val="001000000000" w:firstRow="0" w:lastRow="0" w:firstColumn="1" w:lastColumn="0" w:oddVBand="0" w:evenVBand="0" w:oddHBand="0" w:evenHBand="0" w:firstRowFirstColumn="0" w:firstRowLastColumn="0" w:lastRowFirstColumn="0" w:lastRowLastColumn="0"/>
            <w:tcW w:w="0" w:type="auto"/>
            <w:hideMark/>
          </w:tcPr>
          <w:p w14:paraId="1B175961" w14:textId="77777777" w:rsidR="00865A07" w:rsidRPr="00865A07" w:rsidRDefault="00865A07" w:rsidP="00865A07">
            <w:pPr>
              <w:spacing w:before="60" w:after="60"/>
              <w:rPr>
                <w:rFonts w:cs="Arial"/>
                <w:szCs w:val="20"/>
                <w14:ligatures w14:val="none"/>
              </w:rPr>
            </w:pPr>
            <w:r w:rsidRPr="00865A07">
              <w:rPr>
                <w:rFonts w:cs="Arial"/>
                <w:szCs w:val="20"/>
                <w14:ligatures w14:val="none"/>
              </w:rPr>
              <w:t>Qualipac</w:t>
            </w:r>
          </w:p>
        </w:tc>
        <w:tc>
          <w:tcPr>
            <w:tcW w:w="0" w:type="auto"/>
            <w:hideMark/>
          </w:tcPr>
          <w:p w14:paraId="69CC8DAA" w14:textId="77777777" w:rsidR="00865A07" w:rsidRPr="00865A07" w:rsidRDefault="00865A07" w:rsidP="00E17A40">
            <w:pPr>
              <w:spacing w:before="60" w:after="60"/>
              <w:jc w:val="right"/>
              <w:cnfStyle w:val="000000000000" w:firstRow="0" w:lastRow="0" w:firstColumn="0" w:lastColumn="0" w:oddVBand="0" w:evenVBand="0" w:oddHBand="0" w:evenHBand="0" w:firstRowFirstColumn="0" w:firstRowLastColumn="0" w:lastRowFirstColumn="0" w:lastRowLastColumn="0"/>
              <w:rPr>
                <w:rFonts w:cs="Arial"/>
                <w:szCs w:val="20"/>
                <w14:ligatures w14:val="none"/>
              </w:rPr>
            </w:pPr>
            <w:r w:rsidRPr="00865A07">
              <w:rPr>
                <w:rFonts w:cs="Arial"/>
                <w:szCs w:val="20"/>
                <w14:ligatures w14:val="none"/>
              </w:rPr>
              <w:t>AUD 7.5k</w:t>
            </w:r>
          </w:p>
        </w:tc>
        <w:tc>
          <w:tcPr>
            <w:tcW w:w="0" w:type="auto"/>
            <w:hideMark/>
          </w:tcPr>
          <w:p w14:paraId="6763B222" w14:textId="77777777" w:rsidR="00865A07" w:rsidRPr="00865A07" w:rsidRDefault="00865A07" w:rsidP="00E17A40">
            <w:pPr>
              <w:spacing w:before="60" w:after="60"/>
              <w:jc w:val="right"/>
              <w:cnfStyle w:val="000000000000" w:firstRow="0" w:lastRow="0" w:firstColumn="0" w:lastColumn="0" w:oddVBand="0" w:evenVBand="0" w:oddHBand="0" w:evenHBand="0" w:firstRowFirstColumn="0" w:firstRowLastColumn="0" w:lastRowFirstColumn="0" w:lastRowLastColumn="0"/>
              <w:rPr>
                <w:rFonts w:cs="Arial"/>
                <w:szCs w:val="20"/>
                <w14:ligatures w14:val="none"/>
              </w:rPr>
            </w:pPr>
            <w:r w:rsidRPr="00865A07">
              <w:rPr>
                <w:rFonts w:cs="Arial"/>
                <w:szCs w:val="20"/>
                <w14:ligatures w14:val="none"/>
              </w:rPr>
              <w:t>3 months</w:t>
            </w:r>
          </w:p>
        </w:tc>
        <w:tc>
          <w:tcPr>
            <w:tcW w:w="0" w:type="auto"/>
            <w:hideMark/>
          </w:tcPr>
          <w:p w14:paraId="76B5BA75" w14:textId="77777777" w:rsidR="00865A07" w:rsidRPr="00865A07" w:rsidRDefault="00865A07" w:rsidP="00E17A40">
            <w:pPr>
              <w:spacing w:before="60" w:after="60"/>
              <w:jc w:val="right"/>
              <w:cnfStyle w:val="000000000000" w:firstRow="0" w:lastRow="0" w:firstColumn="0" w:lastColumn="0" w:oddVBand="0" w:evenVBand="0" w:oddHBand="0" w:evenHBand="0" w:firstRowFirstColumn="0" w:firstRowLastColumn="0" w:lastRowFirstColumn="0" w:lastRowLastColumn="0"/>
              <w:rPr>
                <w:rFonts w:cs="Arial"/>
                <w:szCs w:val="20"/>
                <w14:ligatures w14:val="none"/>
              </w:rPr>
            </w:pPr>
            <w:r w:rsidRPr="00865A07">
              <w:rPr>
                <w:rFonts w:cs="Arial"/>
                <w:szCs w:val="20"/>
                <w14:ligatures w14:val="none"/>
              </w:rPr>
              <w:t>Stage 1</w:t>
            </w:r>
          </w:p>
        </w:tc>
        <w:tc>
          <w:tcPr>
            <w:tcW w:w="0" w:type="auto"/>
            <w:hideMark/>
          </w:tcPr>
          <w:p w14:paraId="34BF213A" w14:textId="77777777" w:rsidR="00865A07" w:rsidRPr="00865A07" w:rsidRDefault="00865A07" w:rsidP="00E17A40">
            <w:pPr>
              <w:spacing w:before="60" w:after="60"/>
              <w:jc w:val="right"/>
              <w:cnfStyle w:val="000000000000" w:firstRow="0" w:lastRow="0" w:firstColumn="0" w:lastColumn="0" w:oddVBand="0" w:evenVBand="0" w:oddHBand="0" w:evenHBand="0" w:firstRowFirstColumn="0" w:firstRowLastColumn="0" w:lastRowFirstColumn="0" w:lastRowLastColumn="0"/>
              <w:rPr>
                <w:rFonts w:cs="Arial"/>
                <w:szCs w:val="20"/>
                <w14:ligatures w14:val="none"/>
              </w:rPr>
            </w:pPr>
            <w:r w:rsidRPr="00865A07">
              <w:rPr>
                <w:rFonts w:cs="Arial"/>
                <w:szCs w:val="20"/>
                <w14:ligatures w14:val="none"/>
              </w:rPr>
              <w:t>Broccoli yield forecasting</w:t>
            </w:r>
          </w:p>
        </w:tc>
        <w:tc>
          <w:tcPr>
            <w:tcW w:w="0" w:type="auto"/>
            <w:hideMark/>
          </w:tcPr>
          <w:p w14:paraId="236A7854" w14:textId="77777777" w:rsidR="00865A07" w:rsidRPr="00865A07" w:rsidRDefault="00865A07" w:rsidP="00E17A40">
            <w:pPr>
              <w:spacing w:before="60" w:after="60"/>
              <w:jc w:val="right"/>
              <w:cnfStyle w:val="000000000000" w:firstRow="0" w:lastRow="0" w:firstColumn="0" w:lastColumn="0" w:oddVBand="0" w:evenVBand="0" w:oddHBand="0" w:evenHBand="0" w:firstRowFirstColumn="0" w:firstRowLastColumn="0" w:lastRowFirstColumn="0" w:lastRowLastColumn="0"/>
              <w:rPr>
                <w:rFonts w:cs="Arial"/>
                <w:szCs w:val="20"/>
                <w14:ligatures w14:val="none"/>
              </w:rPr>
            </w:pPr>
            <w:r w:rsidRPr="00865A07">
              <w:rPr>
                <w:rFonts w:cs="Arial"/>
                <w:szCs w:val="20"/>
                <w14:ligatures w14:val="none"/>
              </w:rPr>
              <w:t>3 May 2025</w:t>
            </w:r>
          </w:p>
        </w:tc>
      </w:tr>
      <w:tr w:rsidR="00865A07" w:rsidRPr="00865A07" w14:paraId="423D2003" w14:textId="77777777" w:rsidTr="00865A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713E8F" w14:textId="77777777" w:rsidR="00865A07" w:rsidRPr="00865A07" w:rsidRDefault="00865A07" w:rsidP="00865A07">
            <w:pPr>
              <w:spacing w:before="60" w:after="60"/>
              <w:rPr>
                <w:rFonts w:cs="Arial"/>
                <w:szCs w:val="20"/>
                <w14:ligatures w14:val="none"/>
              </w:rPr>
            </w:pPr>
            <w:r w:rsidRPr="00865A07">
              <w:rPr>
                <w:rFonts w:cs="Arial"/>
                <w:szCs w:val="20"/>
                <w14:ligatures w14:val="none"/>
              </w:rPr>
              <w:t>Harvest Moon</w:t>
            </w:r>
          </w:p>
        </w:tc>
        <w:tc>
          <w:tcPr>
            <w:tcW w:w="0" w:type="auto"/>
            <w:hideMark/>
          </w:tcPr>
          <w:p w14:paraId="0479C0FB" w14:textId="77777777" w:rsidR="00865A07" w:rsidRPr="00865A07" w:rsidRDefault="00865A07" w:rsidP="00E17A40">
            <w:pPr>
              <w:spacing w:before="60" w:after="60"/>
              <w:jc w:val="right"/>
              <w:cnfStyle w:val="000000100000" w:firstRow="0" w:lastRow="0" w:firstColumn="0" w:lastColumn="0" w:oddVBand="0" w:evenVBand="0" w:oddHBand="1" w:evenHBand="0" w:firstRowFirstColumn="0" w:firstRowLastColumn="0" w:lastRowFirstColumn="0" w:lastRowLastColumn="0"/>
              <w:rPr>
                <w:rFonts w:cs="Arial"/>
                <w:szCs w:val="20"/>
                <w14:ligatures w14:val="none"/>
              </w:rPr>
            </w:pPr>
            <w:r w:rsidRPr="00865A07">
              <w:rPr>
                <w:rFonts w:cs="Arial"/>
                <w:szCs w:val="20"/>
                <w14:ligatures w14:val="none"/>
              </w:rPr>
              <w:t>AUD 15k</w:t>
            </w:r>
          </w:p>
        </w:tc>
        <w:tc>
          <w:tcPr>
            <w:tcW w:w="0" w:type="auto"/>
            <w:hideMark/>
          </w:tcPr>
          <w:p w14:paraId="4DED062B" w14:textId="77777777" w:rsidR="00865A07" w:rsidRPr="00865A07" w:rsidRDefault="00865A07" w:rsidP="00E17A40">
            <w:pPr>
              <w:spacing w:before="60" w:after="60"/>
              <w:jc w:val="right"/>
              <w:cnfStyle w:val="000000100000" w:firstRow="0" w:lastRow="0" w:firstColumn="0" w:lastColumn="0" w:oddVBand="0" w:evenVBand="0" w:oddHBand="1" w:evenHBand="0" w:firstRowFirstColumn="0" w:firstRowLastColumn="0" w:lastRowFirstColumn="0" w:lastRowLastColumn="0"/>
              <w:rPr>
                <w:rFonts w:cs="Arial"/>
                <w:szCs w:val="20"/>
                <w14:ligatures w14:val="none"/>
              </w:rPr>
            </w:pPr>
            <w:r w:rsidRPr="00865A07">
              <w:rPr>
                <w:rFonts w:cs="Arial"/>
                <w:szCs w:val="20"/>
                <w14:ligatures w14:val="none"/>
              </w:rPr>
              <w:t>3 months</w:t>
            </w:r>
          </w:p>
        </w:tc>
        <w:tc>
          <w:tcPr>
            <w:tcW w:w="0" w:type="auto"/>
            <w:hideMark/>
          </w:tcPr>
          <w:p w14:paraId="1912872D" w14:textId="77777777" w:rsidR="00865A07" w:rsidRPr="00865A07" w:rsidRDefault="00865A07" w:rsidP="00E17A40">
            <w:pPr>
              <w:spacing w:before="60" w:after="60"/>
              <w:jc w:val="right"/>
              <w:cnfStyle w:val="000000100000" w:firstRow="0" w:lastRow="0" w:firstColumn="0" w:lastColumn="0" w:oddVBand="0" w:evenVBand="0" w:oddHBand="1" w:evenHBand="0" w:firstRowFirstColumn="0" w:firstRowLastColumn="0" w:lastRowFirstColumn="0" w:lastRowLastColumn="0"/>
              <w:rPr>
                <w:rFonts w:cs="Arial"/>
                <w:szCs w:val="20"/>
                <w14:ligatures w14:val="none"/>
              </w:rPr>
            </w:pPr>
            <w:r w:rsidRPr="00865A07">
              <w:rPr>
                <w:rFonts w:cs="Arial"/>
                <w:szCs w:val="20"/>
                <w14:ligatures w14:val="none"/>
              </w:rPr>
              <w:t>Stage 1</w:t>
            </w:r>
          </w:p>
        </w:tc>
        <w:tc>
          <w:tcPr>
            <w:tcW w:w="0" w:type="auto"/>
            <w:hideMark/>
          </w:tcPr>
          <w:p w14:paraId="76D87DDF" w14:textId="77777777" w:rsidR="00865A07" w:rsidRPr="00865A07" w:rsidRDefault="00865A07" w:rsidP="00E17A40">
            <w:pPr>
              <w:spacing w:before="60" w:after="60"/>
              <w:jc w:val="right"/>
              <w:cnfStyle w:val="000000100000" w:firstRow="0" w:lastRow="0" w:firstColumn="0" w:lastColumn="0" w:oddVBand="0" w:evenVBand="0" w:oddHBand="1" w:evenHBand="0" w:firstRowFirstColumn="0" w:firstRowLastColumn="0" w:lastRowFirstColumn="0" w:lastRowLastColumn="0"/>
              <w:rPr>
                <w:rFonts w:cs="Arial"/>
                <w:szCs w:val="20"/>
                <w14:ligatures w14:val="none"/>
              </w:rPr>
            </w:pPr>
            <w:r w:rsidRPr="00865A07">
              <w:rPr>
                <w:rFonts w:cs="Arial"/>
                <w:szCs w:val="20"/>
                <w14:ligatures w14:val="none"/>
              </w:rPr>
              <w:t>Broccoli &amp; spinach forecasting</w:t>
            </w:r>
          </w:p>
        </w:tc>
        <w:tc>
          <w:tcPr>
            <w:tcW w:w="0" w:type="auto"/>
            <w:hideMark/>
          </w:tcPr>
          <w:p w14:paraId="6A61BA83" w14:textId="77777777" w:rsidR="00865A07" w:rsidRPr="00865A07" w:rsidRDefault="00865A07" w:rsidP="00E17A40">
            <w:pPr>
              <w:spacing w:before="60" w:after="60"/>
              <w:jc w:val="right"/>
              <w:cnfStyle w:val="000000100000" w:firstRow="0" w:lastRow="0" w:firstColumn="0" w:lastColumn="0" w:oddVBand="0" w:evenVBand="0" w:oddHBand="1" w:evenHBand="0" w:firstRowFirstColumn="0" w:firstRowLastColumn="0" w:lastRowFirstColumn="0" w:lastRowLastColumn="0"/>
              <w:rPr>
                <w:rFonts w:cs="Arial"/>
                <w:szCs w:val="20"/>
                <w14:ligatures w14:val="none"/>
              </w:rPr>
            </w:pPr>
            <w:r w:rsidRPr="00865A07">
              <w:rPr>
                <w:rFonts w:cs="Arial"/>
                <w:szCs w:val="20"/>
                <w14:ligatures w14:val="none"/>
              </w:rPr>
              <w:t>25 Mar 2025</w:t>
            </w:r>
          </w:p>
        </w:tc>
      </w:tr>
      <w:tr w:rsidR="00865A07" w:rsidRPr="00865A07" w14:paraId="2C46BE5C" w14:textId="77777777" w:rsidTr="00865A07">
        <w:tc>
          <w:tcPr>
            <w:cnfStyle w:val="001000000000" w:firstRow="0" w:lastRow="0" w:firstColumn="1" w:lastColumn="0" w:oddVBand="0" w:evenVBand="0" w:oddHBand="0" w:evenHBand="0" w:firstRowFirstColumn="0" w:firstRowLastColumn="0" w:lastRowFirstColumn="0" w:lastRowLastColumn="0"/>
            <w:tcW w:w="0" w:type="auto"/>
            <w:hideMark/>
          </w:tcPr>
          <w:p w14:paraId="3E01E68F" w14:textId="77777777" w:rsidR="00865A07" w:rsidRPr="00865A07" w:rsidRDefault="00865A07" w:rsidP="00865A07">
            <w:pPr>
              <w:spacing w:before="60" w:after="60"/>
              <w:rPr>
                <w:rFonts w:cs="Arial"/>
                <w:szCs w:val="20"/>
                <w14:ligatures w14:val="none"/>
              </w:rPr>
            </w:pPr>
            <w:r w:rsidRPr="00865A07">
              <w:rPr>
                <w:rFonts w:cs="Arial"/>
                <w:szCs w:val="20"/>
                <w14:ligatures w14:val="none"/>
              </w:rPr>
              <w:t>Boratto Farms</w:t>
            </w:r>
          </w:p>
        </w:tc>
        <w:tc>
          <w:tcPr>
            <w:tcW w:w="0" w:type="auto"/>
            <w:hideMark/>
          </w:tcPr>
          <w:p w14:paraId="69F6E320" w14:textId="77777777" w:rsidR="00865A07" w:rsidRPr="00865A07" w:rsidRDefault="00865A07" w:rsidP="00E17A40">
            <w:pPr>
              <w:spacing w:before="60" w:after="60"/>
              <w:jc w:val="right"/>
              <w:cnfStyle w:val="000000000000" w:firstRow="0" w:lastRow="0" w:firstColumn="0" w:lastColumn="0" w:oddVBand="0" w:evenVBand="0" w:oddHBand="0" w:evenHBand="0" w:firstRowFirstColumn="0" w:firstRowLastColumn="0" w:lastRowFirstColumn="0" w:lastRowLastColumn="0"/>
              <w:rPr>
                <w:rFonts w:cs="Arial"/>
                <w:szCs w:val="20"/>
                <w14:ligatures w14:val="none"/>
              </w:rPr>
            </w:pPr>
            <w:r w:rsidRPr="00865A07">
              <w:rPr>
                <w:rFonts w:cs="Arial"/>
                <w:szCs w:val="20"/>
                <w14:ligatures w14:val="none"/>
              </w:rPr>
              <w:t>AUD 76k</w:t>
            </w:r>
          </w:p>
        </w:tc>
        <w:tc>
          <w:tcPr>
            <w:tcW w:w="0" w:type="auto"/>
            <w:hideMark/>
          </w:tcPr>
          <w:p w14:paraId="3F742109" w14:textId="77777777" w:rsidR="00865A07" w:rsidRPr="00865A07" w:rsidRDefault="00865A07" w:rsidP="00E17A40">
            <w:pPr>
              <w:spacing w:before="60" w:after="60"/>
              <w:jc w:val="right"/>
              <w:cnfStyle w:val="000000000000" w:firstRow="0" w:lastRow="0" w:firstColumn="0" w:lastColumn="0" w:oddVBand="0" w:evenVBand="0" w:oddHBand="0" w:evenHBand="0" w:firstRowFirstColumn="0" w:firstRowLastColumn="0" w:lastRowFirstColumn="0" w:lastRowLastColumn="0"/>
              <w:rPr>
                <w:rFonts w:cs="Arial"/>
                <w:szCs w:val="20"/>
                <w14:ligatures w14:val="none"/>
              </w:rPr>
            </w:pPr>
            <w:r w:rsidRPr="00865A07">
              <w:rPr>
                <w:rFonts w:cs="Arial"/>
                <w:szCs w:val="20"/>
                <w14:ligatures w14:val="none"/>
              </w:rPr>
              <w:t>—</w:t>
            </w:r>
          </w:p>
        </w:tc>
        <w:tc>
          <w:tcPr>
            <w:tcW w:w="0" w:type="auto"/>
            <w:hideMark/>
          </w:tcPr>
          <w:p w14:paraId="65242B03" w14:textId="77777777" w:rsidR="00865A07" w:rsidRPr="00865A07" w:rsidRDefault="00865A07" w:rsidP="00E17A40">
            <w:pPr>
              <w:spacing w:before="60" w:after="60"/>
              <w:jc w:val="right"/>
              <w:cnfStyle w:val="000000000000" w:firstRow="0" w:lastRow="0" w:firstColumn="0" w:lastColumn="0" w:oddVBand="0" w:evenVBand="0" w:oddHBand="0" w:evenHBand="0" w:firstRowFirstColumn="0" w:firstRowLastColumn="0" w:lastRowFirstColumn="0" w:lastRowLastColumn="0"/>
              <w:rPr>
                <w:rFonts w:cs="Arial"/>
                <w:szCs w:val="20"/>
                <w14:ligatures w14:val="none"/>
              </w:rPr>
            </w:pPr>
            <w:r w:rsidRPr="00865A07">
              <w:rPr>
                <w:rFonts w:cs="Arial"/>
                <w:szCs w:val="20"/>
                <w14:ligatures w14:val="none"/>
              </w:rPr>
              <w:t>Stage 2</w:t>
            </w:r>
          </w:p>
        </w:tc>
        <w:tc>
          <w:tcPr>
            <w:tcW w:w="0" w:type="auto"/>
            <w:hideMark/>
          </w:tcPr>
          <w:p w14:paraId="3792FCA4" w14:textId="77777777" w:rsidR="00865A07" w:rsidRPr="00865A07" w:rsidRDefault="00865A07" w:rsidP="00E17A40">
            <w:pPr>
              <w:spacing w:before="60" w:after="60"/>
              <w:jc w:val="right"/>
              <w:cnfStyle w:val="000000000000" w:firstRow="0" w:lastRow="0" w:firstColumn="0" w:lastColumn="0" w:oddVBand="0" w:evenVBand="0" w:oddHBand="0" w:evenHBand="0" w:firstRowFirstColumn="0" w:firstRowLastColumn="0" w:lastRowFirstColumn="0" w:lastRowLastColumn="0"/>
              <w:rPr>
                <w:rFonts w:cs="Arial"/>
                <w:szCs w:val="20"/>
                <w14:ligatures w14:val="none"/>
              </w:rPr>
            </w:pPr>
            <w:r w:rsidRPr="00865A07">
              <w:rPr>
                <w:rFonts w:cs="Arial"/>
                <w:szCs w:val="20"/>
                <w14:ligatures w14:val="none"/>
              </w:rPr>
              <w:t>Spinach</w:t>
            </w:r>
          </w:p>
        </w:tc>
        <w:tc>
          <w:tcPr>
            <w:tcW w:w="0" w:type="auto"/>
            <w:hideMark/>
          </w:tcPr>
          <w:p w14:paraId="1CF2DE4C" w14:textId="77777777" w:rsidR="00865A07" w:rsidRPr="00865A07" w:rsidRDefault="00865A07" w:rsidP="00E17A40">
            <w:pPr>
              <w:spacing w:before="60" w:after="60"/>
              <w:jc w:val="right"/>
              <w:cnfStyle w:val="000000000000" w:firstRow="0" w:lastRow="0" w:firstColumn="0" w:lastColumn="0" w:oddVBand="0" w:evenVBand="0" w:oddHBand="0" w:evenHBand="0" w:firstRowFirstColumn="0" w:firstRowLastColumn="0" w:lastRowFirstColumn="0" w:lastRowLastColumn="0"/>
              <w:rPr>
                <w:rFonts w:cs="Arial"/>
                <w:szCs w:val="20"/>
                <w14:ligatures w14:val="none"/>
              </w:rPr>
            </w:pPr>
            <w:r w:rsidRPr="00865A07">
              <w:rPr>
                <w:rFonts w:cs="Arial"/>
                <w:szCs w:val="20"/>
                <w14:ligatures w14:val="none"/>
              </w:rPr>
              <w:t>2 May 2025</w:t>
            </w:r>
          </w:p>
        </w:tc>
      </w:tr>
      <w:tr w:rsidR="00865A07" w:rsidRPr="00865A07" w14:paraId="5D21F5E7" w14:textId="77777777" w:rsidTr="00865A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01A477" w14:textId="77777777" w:rsidR="00865A07" w:rsidRPr="00865A07" w:rsidRDefault="00865A07" w:rsidP="00865A07">
            <w:pPr>
              <w:spacing w:before="60" w:after="60"/>
              <w:rPr>
                <w:rFonts w:cs="Arial"/>
                <w:szCs w:val="20"/>
                <w14:ligatures w14:val="none"/>
              </w:rPr>
            </w:pPr>
            <w:r w:rsidRPr="00865A07">
              <w:rPr>
                <w:rFonts w:cs="Arial"/>
                <w:szCs w:val="20"/>
                <w14:ligatures w14:val="none"/>
              </w:rPr>
              <w:t>Perfection Fresh</w:t>
            </w:r>
          </w:p>
        </w:tc>
        <w:tc>
          <w:tcPr>
            <w:tcW w:w="0" w:type="auto"/>
            <w:hideMark/>
          </w:tcPr>
          <w:p w14:paraId="270F494A" w14:textId="77777777" w:rsidR="00865A07" w:rsidRPr="00865A07" w:rsidRDefault="00865A07" w:rsidP="00E17A40">
            <w:pPr>
              <w:spacing w:before="60" w:after="60"/>
              <w:jc w:val="right"/>
              <w:cnfStyle w:val="000000100000" w:firstRow="0" w:lastRow="0" w:firstColumn="0" w:lastColumn="0" w:oddVBand="0" w:evenVBand="0" w:oddHBand="1" w:evenHBand="0" w:firstRowFirstColumn="0" w:firstRowLastColumn="0" w:lastRowFirstColumn="0" w:lastRowLastColumn="0"/>
              <w:rPr>
                <w:rFonts w:cs="Arial"/>
                <w:szCs w:val="20"/>
                <w14:ligatures w14:val="none"/>
              </w:rPr>
            </w:pPr>
            <w:r w:rsidRPr="00865A07">
              <w:rPr>
                <w:rFonts w:cs="Arial"/>
                <w:szCs w:val="20"/>
                <w14:ligatures w14:val="none"/>
              </w:rPr>
              <w:t>AUD 15k</w:t>
            </w:r>
          </w:p>
        </w:tc>
        <w:tc>
          <w:tcPr>
            <w:tcW w:w="0" w:type="auto"/>
            <w:hideMark/>
          </w:tcPr>
          <w:p w14:paraId="107B707B" w14:textId="77777777" w:rsidR="00865A07" w:rsidRPr="00865A07" w:rsidRDefault="00865A07" w:rsidP="00E17A40">
            <w:pPr>
              <w:spacing w:before="60" w:after="60"/>
              <w:jc w:val="right"/>
              <w:cnfStyle w:val="000000100000" w:firstRow="0" w:lastRow="0" w:firstColumn="0" w:lastColumn="0" w:oddVBand="0" w:evenVBand="0" w:oddHBand="1" w:evenHBand="0" w:firstRowFirstColumn="0" w:firstRowLastColumn="0" w:lastRowFirstColumn="0" w:lastRowLastColumn="0"/>
              <w:rPr>
                <w:rFonts w:cs="Arial"/>
                <w:szCs w:val="20"/>
                <w14:ligatures w14:val="none"/>
              </w:rPr>
            </w:pPr>
            <w:r w:rsidRPr="00865A07">
              <w:rPr>
                <w:rFonts w:cs="Arial"/>
                <w:szCs w:val="20"/>
                <w14:ligatures w14:val="none"/>
              </w:rPr>
              <w:t>4 months</w:t>
            </w:r>
          </w:p>
        </w:tc>
        <w:tc>
          <w:tcPr>
            <w:tcW w:w="0" w:type="auto"/>
            <w:hideMark/>
          </w:tcPr>
          <w:p w14:paraId="6A96D4EE" w14:textId="77777777" w:rsidR="00865A07" w:rsidRPr="00865A07" w:rsidRDefault="00865A07" w:rsidP="00E17A40">
            <w:pPr>
              <w:spacing w:before="60" w:after="60"/>
              <w:jc w:val="right"/>
              <w:cnfStyle w:val="000000100000" w:firstRow="0" w:lastRow="0" w:firstColumn="0" w:lastColumn="0" w:oddVBand="0" w:evenVBand="0" w:oddHBand="1" w:evenHBand="0" w:firstRowFirstColumn="0" w:firstRowLastColumn="0" w:lastRowFirstColumn="0" w:lastRowLastColumn="0"/>
              <w:rPr>
                <w:rFonts w:cs="Arial"/>
                <w:szCs w:val="20"/>
                <w14:ligatures w14:val="none"/>
              </w:rPr>
            </w:pPr>
            <w:r w:rsidRPr="00865A07">
              <w:rPr>
                <w:rFonts w:cs="Arial"/>
                <w:szCs w:val="20"/>
                <w14:ligatures w14:val="none"/>
              </w:rPr>
              <w:t>Stage 1</w:t>
            </w:r>
          </w:p>
        </w:tc>
        <w:tc>
          <w:tcPr>
            <w:tcW w:w="0" w:type="auto"/>
            <w:hideMark/>
          </w:tcPr>
          <w:p w14:paraId="37739BC8" w14:textId="77777777" w:rsidR="00865A07" w:rsidRPr="00865A07" w:rsidRDefault="00865A07" w:rsidP="00E17A40">
            <w:pPr>
              <w:spacing w:before="60" w:after="60"/>
              <w:jc w:val="right"/>
              <w:cnfStyle w:val="000000100000" w:firstRow="0" w:lastRow="0" w:firstColumn="0" w:lastColumn="0" w:oddVBand="0" w:evenVBand="0" w:oddHBand="1" w:evenHBand="0" w:firstRowFirstColumn="0" w:firstRowLastColumn="0" w:lastRowFirstColumn="0" w:lastRowLastColumn="0"/>
              <w:rPr>
                <w:rFonts w:cs="Arial"/>
                <w:szCs w:val="20"/>
                <w14:ligatures w14:val="none"/>
              </w:rPr>
            </w:pPr>
            <w:r w:rsidRPr="00865A07">
              <w:rPr>
                <w:rFonts w:cs="Arial"/>
                <w:szCs w:val="20"/>
                <w14:ligatures w14:val="none"/>
              </w:rPr>
              <w:t>Glasshouse tomatoes (pollination)</w:t>
            </w:r>
          </w:p>
        </w:tc>
        <w:tc>
          <w:tcPr>
            <w:tcW w:w="0" w:type="auto"/>
            <w:hideMark/>
          </w:tcPr>
          <w:p w14:paraId="692C2205" w14:textId="77777777" w:rsidR="00865A07" w:rsidRPr="00865A07" w:rsidRDefault="00865A07" w:rsidP="00E17A40">
            <w:pPr>
              <w:spacing w:before="60" w:after="60"/>
              <w:jc w:val="right"/>
              <w:cnfStyle w:val="000000100000" w:firstRow="0" w:lastRow="0" w:firstColumn="0" w:lastColumn="0" w:oddVBand="0" w:evenVBand="0" w:oddHBand="1" w:evenHBand="0" w:firstRowFirstColumn="0" w:firstRowLastColumn="0" w:lastRowFirstColumn="0" w:lastRowLastColumn="0"/>
              <w:rPr>
                <w:rFonts w:cs="Arial"/>
                <w:szCs w:val="20"/>
                <w14:ligatures w14:val="none"/>
              </w:rPr>
            </w:pPr>
            <w:r w:rsidRPr="00865A07">
              <w:rPr>
                <w:rFonts w:cs="Arial"/>
                <w:szCs w:val="20"/>
                <w14:ligatures w14:val="none"/>
              </w:rPr>
              <w:t>18 Jul 2025</w:t>
            </w:r>
          </w:p>
        </w:tc>
      </w:tr>
      <w:tr w:rsidR="00865A07" w:rsidRPr="00865A07" w14:paraId="06611D41" w14:textId="77777777" w:rsidTr="00865A07">
        <w:tc>
          <w:tcPr>
            <w:cnfStyle w:val="001000000000" w:firstRow="0" w:lastRow="0" w:firstColumn="1" w:lastColumn="0" w:oddVBand="0" w:evenVBand="0" w:oddHBand="0" w:evenHBand="0" w:firstRowFirstColumn="0" w:firstRowLastColumn="0" w:lastRowFirstColumn="0" w:lastRowLastColumn="0"/>
            <w:tcW w:w="0" w:type="auto"/>
            <w:hideMark/>
          </w:tcPr>
          <w:p w14:paraId="7AE381D2" w14:textId="77777777" w:rsidR="00865A07" w:rsidRPr="00865A07" w:rsidRDefault="00865A07" w:rsidP="00865A07">
            <w:pPr>
              <w:spacing w:before="60" w:after="60"/>
              <w:rPr>
                <w:rFonts w:cs="Arial"/>
                <w:szCs w:val="20"/>
                <w14:ligatures w14:val="none"/>
              </w:rPr>
            </w:pPr>
            <w:r w:rsidRPr="00865A07">
              <w:rPr>
                <w:rFonts w:cs="Arial"/>
                <w:szCs w:val="20"/>
                <w14:ligatures w14:val="none"/>
              </w:rPr>
              <w:t>Powerhouse Producer</w:t>
            </w:r>
          </w:p>
        </w:tc>
        <w:tc>
          <w:tcPr>
            <w:tcW w:w="0" w:type="auto"/>
            <w:hideMark/>
          </w:tcPr>
          <w:p w14:paraId="04F84C81" w14:textId="77777777" w:rsidR="00865A07" w:rsidRPr="00865A07" w:rsidRDefault="00865A07" w:rsidP="00E17A40">
            <w:pPr>
              <w:spacing w:before="60" w:after="60"/>
              <w:jc w:val="right"/>
              <w:cnfStyle w:val="000000000000" w:firstRow="0" w:lastRow="0" w:firstColumn="0" w:lastColumn="0" w:oddVBand="0" w:evenVBand="0" w:oddHBand="0" w:evenHBand="0" w:firstRowFirstColumn="0" w:firstRowLastColumn="0" w:lastRowFirstColumn="0" w:lastRowLastColumn="0"/>
              <w:rPr>
                <w:rFonts w:cs="Arial"/>
                <w:szCs w:val="20"/>
                <w14:ligatures w14:val="none"/>
              </w:rPr>
            </w:pPr>
            <w:r w:rsidRPr="00865A07">
              <w:rPr>
                <w:rFonts w:cs="Arial"/>
                <w:szCs w:val="20"/>
                <w14:ligatures w14:val="none"/>
              </w:rPr>
              <w:t>AUD 35k</w:t>
            </w:r>
          </w:p>
        </w:tc>
        <w:tc>
          <w:tcPr>
            <w:tcW w:w="0" w:type="auto"/>
            <w:hideMark/>
          </w:tcPr>
          <w:p w14:paraId="449BA40A" w14:textId="77777777" w:rsidR="00865A07" w:rsidRPr="00865A07" w:rsidRDefault="00865A07" w:rsidP="00E17A40">
            <w:pPr>
              <w:spacing w:before="60" w:after="60"/>
              <w:jc w:val="right"/>
              <w:cnfStyle w:val="000000000000" w:firstRow="0" w:lastRow="0" w:firstColumn="0" w:lastColumn="0" w:oddVBand="0" w:evenVBand="0" w:oddHBand="0" w:evenHBand="0" w:firstRowFirstColumn="0" w:firstRowLastColumn="0" w:lastRowFirstColumn="0" w:lastRowLastColumn="0"/>
              <w:rPr>
                <w:rFonts w:cs="Arial"/>
                <w:szCs w:val="20"/>
                <w14:ligatures w14:val="none"/>
              </w:rPr>
            </w:pPr>
            <w:r w:rsidRPr="00865A07">
              <w:rPr>
                <w:rFonts w:cs="Arial"/>
                <w:szCs w:val="20"/>
                <w14:ligatures w14:val="none"/>
              </w:rPr>
              <w:t>3 months</w:t>
            </w:r>
          </w:p>
        </w:tc>
        <w:tc>
          <w:tcPr>
            <w:tcW w:w="0" w:type="auto"/>
            <w:hideMark/>
          </w:tcPr>
          <w:p w14:paraId="21F0EFCC" w14:textId="77777777" w:rsidR="00865A07" w:rsidRPr="00865A07" w:rsidRDefault="00865A07" w:rsidP="00E17A40">
            <w:pPr>
              <w:spacing w:before="60" w:after="60"/>
              <w:jc w:val="right"/>
              <w:cnfStyle w:val="000000000000" w:firstRow="0" w:lastRow="0" w:firstColumn="0" w:lastColumn="0" w:oddVBand="0" w:evenVBand="0" w:oddHBand="0" w:evenHBand="0" w:firstRowFirstColumn="0" w:firstRowLastColumn="0" w:lastRowFirstColumn="0" w:lastRowLastColumn="0"/>
              <w:rPr>
                <w:rFonts w:cs="Arial"/>
                <w:szCs w:val="20"/>
                <w14:ligatures w14:val="none"/>
              </w:rPr>
            </w:pPr>
            <w:r w:rsidRPr="00865A07">
              <w:rPr>
                <w:rFonts w:cs="Arial"/>
                <w:szCs w:val="20"/>
                <w14:ligatures w14:val="none"/>
              </w:rPr>
              <w:t>Stage 1</w:t>
            </w:r>
          </w:p>
        </w:tc>
        <w:tc>
          <w:tcPr>
            <w:tcW w:w="0" w:type="auto"/>
            <w:hideMark/>
          </w:tcPr>
          <w:p w14:paraId="332C289F" w14:textId="77777777" w:rsidR="00865A07" w:rsidRPr="00865A07" w:rsidRDefault="00865A07" w:rsidP="00E17A40">
            <w:pPr>
              <w:spacing w:before="60" w:after="60"/>
              <w:jc w:val="right"/>
              <w:cnfStyle w:val="000000000000" w:firstRow="0" w:lastRow="0" w:firstColumn="0" w:lastColumn="0" w:oddVBand="0" w:evenVBand="0" w:oddHBand="0" w:evenHBand="0" w:firstRowFirstColumn="0" w:firstRowLastColumn="0" w:lastRowFirstColumn="0" w:lastRowLastColumn="0"/>
              <w:rPr>
                <w:rFonts w:cs="Arial"/>
                <w:szCs w:val="20"/>
                <w14:ligatures w14:val="none"/>
              </w:rPr>
            </w:pPr>
            <w:r w:rsidRPr="00865A07">
              <w:rPr>
                <w:rFonts w:cs="Arial"/>
                <w:szCs w:val="20"/>
                <w14:ligatures w14:val="none"/>
              </w:rPr>
              <w:t>Pollination (unspecified crop)</w:t>
            </w:r>
          </w:p>
        </w:tc>
        <w:tc>
          <w:tcPr>
            <w:tcW w:w="0" w:type="auto"/>
            <w:hideMark/>
          </w:tcPr>
          <w:p w14:paraId="401F287D" w14:textId="77777777" w:rsidR="00865A07" w:rsidRPr="00865A07" w:rsidRDefault="00865A07" w:rsidP="00E17A40">
            <w:pPr>
              <w:spacing w:before="60" w:after="60"/>
              <w:jc w:val="right"/>
              <w:cnfStyle w:val="000000000000" w:firstRow="0" w:lastRow="0" w:firstColumn="0" w:lastColumn="0" w:oddVBand="0" w:evenVBand="0" w:oddHBand="0" w:evenHBand="0" w:firstRowFirstColumn="0" w:firstRowLastColumn="0" w:lastRowFirstColumn="0" w:lastRowLastColumn="0"/>
              <w:rPr>
                <w:rFonts w:cs="Arial"/>
                <w:szCs w:val="20"/>
                <w14:ligatures w14:val="none"/>
              </w:rPr>
            </w:pPr>
            <w:r w:rsidRPr="00865A07">
              <w:rPr>
                <w:rFonts w:cs="Arial"/>
                <w:szCs w:val="20"/>
                <w14:ligatures w14:val="none"/>
              </w:rPr>
              <w:t>25 Jun 2025</w:t>
            </w:r>
          </w:p>
        </w:tc>
      </w:tr>
    </w:tbl>
    <w:p w14:paraId="4D73A9FF" w14:textId="77777777" w:rsidR="00E52942" w:rsidRDefault="00E52942" w:rsidP="00E52942"/>
    <w:p w14:paraId="34AC2E43" w14:textId="0BA33160" w:rsidR="00865A07" w:rsidRPr="00865A07" w:rsidRDefault="00865A07" w:rsidP="00865A07">
      <w:pPr>
        <w:spacing w:before="100" w:beforeAutospacing="1" w:after="100" w:afterAutospacing="1"/>
        <w:rPr>
          <w:rFonts w:cs="Arial"/>
          <w:szCs w:val="20"/>
          <w14:ligatures w14:val="none"/>
        </w:rPr>
      </w:pPr>
      <w:r w:rsidRPr="00865A07">
        <w:rPr>
          <w:rFonts w:cs="Arial"/>
          <w:szCs w:val="20"/>
          <w14:ligatures w14:val="none"/>
        </w:rPr>
        <w:t>The contracts reviewed highlight a clear gap between Polybee’s current contracted revenue and its projected pipeline. While the company cites a US 2.1</w:t>
      </w:r>
      <w:r>
        <w:rPr>
          <w:rFonts w:cs="Arial"/>
          <w:szCs w:val="20"/>
          <w14:ligatures w14:val="none"/>
        </w:rPr>
        <w:t xml:space="preserve">m </w:t>
      </w:r>
      <w:r w:rsidRPr="00865A07">
        <w:rPr>
          <w:rFonts w:cs="Arial"/>
          <w:szCs w:val="20"/>
          <w14:ligatures w14:val="none"/>
        </w:rPr>
        <w:t>pipeline, this figure reflects potential rather than secured revenue. Most customer relationships remain in Stage 1 trials or early engagements, with current contracts showing limited coverage of farm area at a much lower per-hectare value.</w:t>
      </w:r>
    </w:p>
    <w:p w14:paraId="4C778E44" w14:textId="6D705C44" w:rsidR="00865A07" w:rsidRPr="00865A07" w:rsidRDefault="00865A07" w:rsidP="00865A07">
      <w:pPr>
        <w:spacing w:before="100" w:beforeAutospacing="1" w:after="100" w:afterAutospacing="1"/>
        <w:rPr>
          <w:rFonts w:cs="Arial"/>
          <w:szCs w:val="20"/>
          <w14:ligatures w14:val="none"/>
        </w:rPr>
      </w:pPr>
      <w:r w:rsidRPr="00865A07">
        <w:rPr>
          <w:rFonts w:cs="Arial"/>
          <w:szCs w:val="20"/>
          <w14:ligatures w14:val="none"/>
        </w:rPr>
        <w:t xml:space="preserve">This means that near-term revenue will depend on how quickly trials are initiated and how effectively they </w:t>
      </w:r>
      <w:r>
        <w:rPr>
          <w:rFonts w:cs="Arial"/>
          <w:szCs w:val="20"/>
          <w14:ligatures w14:val="none"/>
        </w:rPr>
        <w:t>are converted into</w:t>
      </w:r>
      <w:r w:rsidRPr="00865A07">
        <w:rPr>
          <w:rFonts w:cs="Arial"/>
          <w:szCs w:val="20"/>
          <w14:ligatures w14:val="none"/>
        </w:rPr>
        <w:t xml:space="preserve"> larger Stage 2 rollouts. If customers validate return on investment and move swiftly to scale, revenues could begin to track towards the pipeline within the forecast period. However, if trial results are mixed or conversion cycles take longer than expected, 2025–2026 revenue may fall short of the implied run-rate. The largest accounts, particularly those closest to Stage 2 discussions, will play a decisive role in bridging the gap between early-stage contract values and forecast potential.</w:t>
      </w:r>
    </w:p>
    <w:p w14:paraId="75545EA4" w14:textId="6A17F8AF" w:rsidR="00532A87" w:rsidRPr="00532A87" w:rsidRDefault="00532A87" w:rsidP="00532A87">
      <w:pPr>
        <w:spacing w:before="100" w:beforeAutospacing="1" w:after="100" w:afterAutospacing="1"/>
        <w:rPr>
          <w:rFonts w:cs="Arial"/>
          <w:szCs w:val="20"/>
          <w14:ligatures w14:val="none"/>
        </w:rPr>
      </w:pPr>
      <w:r>
        <w:br w:type="page"/>
      </w:r>
    </w:p>
    <w:p w14:paraId="60F84F20" w14:textId="77777777" w:rsidR="00E04F8C" w:rsidRPr="00A7224B" w:rsidRDefault="00E04F8C" w:rsidP="00A7224B">
      <w:pPr>
        <w:spacing w:before="100" w:beforeAutospacing="1" w:after="100" w:afterAutospacing="1"/>
        <w:rPr>
          <w:rFonts w:cs="Arial"/>
          <w:szCs w:val="20"/>
          <w14:ligatures w14:val="none"/>
        </w:rPr>
      </w:pPr>
    </w:p>
    <w:p w14:paraId="1DA7F917" w14:textId="35018577" w:rsidR="0099048E" w:rsidRDefault="008900E6" w:rsidP="00DD7A39">
      <w:pPr>
        <w:pStyle w:val="Heading2"/>
      </w:pPr>
      <w:r w:rsidRPr="00A31030">
        <w:t>Historical and Future Cash Burn &amp; Runway</w:t>
      </w:r>
    </w:p>
    <w:p w14:paraId="14A85AEC" w14:textId="77777777" w:rsidR="00321C0C" w:rsidRDefault="00321C0C" w:rsidP="00321C0C">
      <w:pPr>
        <w:rPr>
          <w:lang w:val="en-US"/>
        </w:rPr>
      </w:pPr>
    </w:p>
    <w:p w14:paraId="478396D9" w14:textId="1F4BEC1C" w:rsidR="00321C0C" w:rsidRPr="00321C0C" w:rsidRDefault="00321C0C" w:rsidP="00321C0C">
      <w:pPr>
        <w:pStyle w:val="Heading3"/>
        <w:rPr>
          <w:lang w:val="en-US"/>
        </w:rPr>
      </w:pPr>
      <w:r>
        <w:rPr>
          <w:lang w:val="en-US"/>
        </w:rPr>
        <w:t>Bank Balance and Runway</w:t>
      </w:r>
    </w:p>
    <w:p w14:paraId="107E9A2F" w14:textId="77777777" w:rsidR="008900E6" w:rsidRDefault="008900E6" w:rsidP="00821130">
      <w:pPr>
        <w:rPr>
          <w:lang w:val="en-US"/>
        </w:rPr>
      </w:pPr>
    </w:p>
    <w:tbl>
      <w:tblPr>
        <w:tblStyle w:val="PlainTable2"/>
        <w:tblW w:w="9498" w:type="dxa"/>
        <w:tblLook w:val="04A0" w:firstRow="1" w:lastRow="0" w:firstColumn="1" w:lastColumn="0" w:noHBand="0" w:noVBand="1"/>
      </w:tblPr>
      <w:tblGrid>
        <w:gridCol w:w="2812"/>
        <w:gridCol w:w="1236"/>
        <w:gridCol w:w="1095"/>
        <w:gridCol w:w="1344"/>
        <w:gridCol w:w="3011"/>
      </w:tblGrid>
      <w:tr w:rsidR="00321C0C" w:rsidRPr="00321C0C" w14:paraId="1B74DE3E" w14:textId="77777777" w:rsidTr="00321C0C">
        <w:trPr>
          <w:cnfStyle w:val="100000000000" w:firstRow="1" w:lastRow="0" w:firstColumn="0" w:lastColumn="0" w:oddVBand="0" w:evenVBand="0" w:oddHBand="0"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812" w:type="dxa"/>
            <w:noWrap/>
            <w:hideMark/>
          </w:tcPr>
          <w:p w14:paraId="4F256169" w14:textId="77777777" w:rsidR="00321C0C" w:rsidRPr="00321C0C" w:rsidRDefault="00321C0C" w:rsidP="00321C0C">
            <w:pPr>
              <w:spacing w:beforeLines="60" w:before="144" w:afterLines="60" w:after="144"/>
              <w:jc w:val="center"/>
              <w:rPr>
                <w:rFonts w:cs="Arial"/>
                <w:color w:val="000000"/>
                <w:szCs w:val="20"/>
                <w14:ligatures w14:val="none"/>
              </w:rPr>
            </w:pPr>
            <w:r w:rsidRPr="00321C0C">
              <w:rPr>
                <w:rFonts w:cs="Arial"/>
                <w:color w:val="000000"/>
                <w:szCs w:val="20"/>
                <w14:ligatures w14:val="none"/>
              </w:rPr>
              <w:t>Proof of Balance</w:t>
            </w:r>
          </w:p>
        </w:tc>
        <w:tc>
          <w:tcPr>
            <w:tcW w:w="1236" w:type="dxa"/>
            <w:noWrap/>
            <w:hideMark/>
          </w:tcPr>
          <w:p w14:paraId="6816D561" w14:textId="77777777" w:rsidR="00321C0C" w:rsidRPr="00321C0C" w:rsidRDefault="00321C0C" w:rsidP="00321C0C">
            <w:pPr>
              <w:spacing w:beforeLines="60" w:before="144" w:afterLines="60" w:after="144"/>
              <w:jc w:val="center"/>
              <w:cnfStyle w:val="100000000000" w:firstRow="1" w:lastRow="0" w:firstColumn="0" w:lastColumn="0" w:oddVBand="0" w:evenVBand="0" w:oddHBand="0" w:evenHBand="0" w:firstRowFirstColumn="0" w:firstRowLastColumn="0" w:lastRowFirstColumn="0" w:lastRowLastColumn="0"/>
              <w:rPr>
                <w:rFonts w:cs="Arial"/>
                <w:color w:val="000000"/>
                <w:szCs w:val="20"/>
                <w14:ligatures w14:val="none"/>
              </w:rPr>
            </w:pPr>
            <w:r w:rsidRPr="00321C0C">
              <w:rPr>
                <w:rFonts w:cs="Arial"/>
                <w:color w:val="000000"/>
                <w:szCs w:val="20"/>
                <w14:ligatures w14:val="none"/>
              </w:rPr>
              <w:t>As at 31 July</w:t>
            </w:r>
          </w:p>
        </w:tc>
        <w:tc>
          <w:tcPr>
            <w:tcW w:w="1095" w:type="dxa"/>
            <w:noWrap/>
            <w:hideMark/>
          </w:tcPr>
          <w:p w14:paraId="4F04DB14" w14:textId="77777777" w:rsidR="00321C0C" w:rsidRPr="00321C0C" w:rsidRDefault="00321C0C" w:rsidP="00321C0C">
            <w:pPr>
              <w:spacing w:beforeLines="60" w:before="144" w:afterLines="60" w:after="144"/>
              <w:jc w:val="center"/>
              <w:cnfStyle w:val="100000000000" w:firstRow="1" w:lastRow="0" w:firstColumn="0" w:lastColumn="0" w:oddVBand="0" w:evenVBand="0" w:oddHBand="0" w:evenHBand="0" w:firstRowFirstColumn="0" w:firstRowLastColumn="0" w:lastRowFirstColumn="0" w:lastRowLastColumn="0"/>
              <w:rPr>
                <w:rFonts w:cs="Arial"/>
                <w:color w:val="000000"/>
                <w:szCs w:val="20"/>
                <w14:ligatures w14:val="none"/>
              </w:rPr>
            </w:pPr>
            <w:r w:rsidRPr="00321C0C">
              <w:rPr>
                <w:rFonts w:cs="Arial"/>
                <w:color w:val="000000"/>
                <w:szCs w:val="20"/>
                <w14:ligatures w14:val="none"/>
              </w:rPr>
              <w:t>Currency</w:t>
            </w:r>
          </w:p>
        </w:tc>
        <w:tc>
          <w:tcPr>
            <w:tcW w:w="1344" w:type="dxa"/>
            <w:noWrap/>
            <w:hideMark/>
          </w:tcPr>
          <w:p w14:paraId="08557D3D" w14:textId="77777777" w:rsidR="00321C0C" w:rsidRPr="00321C0C" w:rsidRDefault="00321C0C" w:rsidP="00321C0C">
            <w:pPr>
              <w:spacing w:beforeLines="60" w:before="144" w:afterLines="60" w:after="144"/>
              <w:jc w:val="center"/>
              <w:cnfStyle w:val="100000000000" w:firstRow="1" w:lastRow="0" w:firstColumn="0" w:lastColumn="0" w:oddVBand="0" w:evenVBand="0" w:oddHBand="0" w:evenHBand="0" w:firstRowFirstColumn="0" w:firstRowLastColumn="0" w:lastRowFirstColumn="0" w:lastRowLastColumn="0"/>
              <w:rPr>
                <w:rFonts w:cs="Arial"/>
                <w:color w:val="000000"/>
                <w:szCs w:val="20"/>
                <w14:ligatures w14:val="none"/>
              </w:rPr>
            </w:pPr>
            <w:r w:rsidRPr="00321C0C">
              <w:rPr>
                <w:rFonts w:cs="Arial"/>
                <w:color w:val="000000"/>
                <w:szCs w:val="20"/>
                <w14:ligatures w14:val="none"/>
              </w:rPr>
              <w:t>SGD</w:t>
            </w:r>
          </w:p>
        </w:tc>
        <w:tc>
          <w:tcPr>
            <w:tcW w:w="3011" w:type="dxa"/>
            <w:noWrap/>
            <w:hideMark/>
          </w:tcPr>
          <w:p w14:paraId="52B24102" w14:textId="77777777" w:rsidR="00321C0C" w:rsidRPr="00321C0C" w:rsidRDefault="00321C0C" w:rsidP="00321C0C">
            <w:pPr>
              <w:spacing w:beforeLines="60" w:before="144" w:afterLines="60" w:after="144"/>
              <w:jc w:val="center"/>
              <w:cnfStyle w:val="100000000000" w:firstRow="1" w:lastRow="0" w:firstColumn="0" w:lastColumn="0" w:oddVBand="0" w:evenVBand="0" w:oddHBand="0" w:evenHBand="0" w:firstRowFirstColumn="0" w:firstRowLastColumn="0" w:lastRowFirstColumn="0" w:lastRowLastColumn="0"/>
              <w:rPr>
                <w:rFonts w:cs="Arial"/>
                <w:color w:val="000000"/>
                <w:szCs w:val="20"/>
                <w14:ligatures w14:val="none"/>
              </w:rPr>
            </w:pPr>
            <w:r w:rsidRPr="00321C0C">
              <w:rPr>
                <w:rFonts w:cs="Arial"/>
                <w:color w:val="000000"/>
                <w:szCs w:val="20"/>
                <w14:ligatures w14:val="none"/>
              </w:rPr>
              <w:t>Source/Note</w:t>
            </w:r>
          </w:p>
        </w:tc>
      </w:tr>
      <w:tr w:rsidR="00321C0C" w:rsidRPr="00321C0C" w14:paraId="0B9C7899" w14:textId="77777777" w:rsidTr="00321C0C">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812" w:type="dxa"/>
            <w:noWrap/>
            <w:hideMark/>
          </w:tcPr>
          <w:p w14:paraId="6D7EB54E" w14:textId="26D68481" w:rsidR="00321C0C" w:rsidRPr="00321C0C" w:rsidRDefault="00321C0C" w:rsidP="00321C0C">
            <w:pPr>
              <w:spacing w:beforeLines="60" w:before="144" w:afterLines="60" w:after="144"/>
              <w:rPr>
                <w:rFonts w:cs="Arial"/>
                <w:b w:val="0"/>
                <w:bCs w:val="0"/>
                <w:color w:val="000000"/>
                <w:szCs w:val="20"/>
                <w14:ligatures w14:val="none"/>
              </w:rPr>
            </w:pPr>
            <w:r w:rsidRPr="00321C0C">
              <w:rPr>
                <w:rFonts w:cs="Arial"/>
                <w:b w:val="0"/>
                <w:bCs w:val="0"/>
                <w:color w:val="000000"/>
                <w:szCs w:val="20"/>
                <w14:ligatures w14:val="none"/>
              </w:rPr>
              <w:t>Wise SG</w:t>
            </w:r>
          </w:p>
        </w:tc>
        <w:tc>
          <w:tcPr>
            <w:tcW w:w="1236" w:type="dxa"/>
            <w:noWrap/>
            <w:hideMark/>
          </w:tcPr>
          <w:p w14:paraId="30FE67CC" w14:textId="3675445F" w:rsidR="00321C0C" w:rsidRPr="00321C0C" w:rsidRDefault="00321C0C" w:rsidP="00321C0C">
            <w:pPr>
              <w:spacing w:beforeLines="60" w:before="144" w:afterLines="60" w:after="144"/>
              <w:jc w:val="right"/>
              <w:cnfStyle w:val="000000100000" w:firstRow="0" w:lastRow="0" w:firstColumn="0" w:lastColumn="0" w:oddVBand="0" w:evenVBand="0" w:oddHBand="1" w:evenHBand="0" w:firstRowFirstColumn="0" w:firstRowLastColumn="0" w:lastRowFirstColumn="0" w:lastRowLastColumn="0"/>
              <w:rPr>
                <w:rFonts w:cs="Arial"/>
                <w:color w:val="000000"/>
                <w:szCs w:val="20"/>
                <w14:ligatures w14:val="none"/>
              </w:rPr>
            </w:pPr>
            <w:r w:rsidRPr="00321C0C">
              <w:rPr>
                <w:rFonts w:cs="Arial"/>
                <w:color w:val="000000"/>
                <w:szCs w:val="20"/>
                <w14:ligatures w14:val="none"/>
              </w:rPr>
              <w:t xml:space="preserve">       84,262 </w:t>
            </w:r>
          </w:p>
        </w:tc>
        <w:tc>
          <w:tcPr>
            <w:tcW w:w="1095" w:type="dxa"/>
            <w:noWrap/>
            <w:hideMark/>
          </w:tcPr>
          <w:p w14:paraId="2AE0DDB2" w14:textId="77777777" w:rsidR="00321C0C" w:rsidRPr="00321C0C" w:rsidRDefault="00321C0C" w:rsidP="00321C0C">
            <w:pPr>
              <w:spacing w:beforeLines="60" w:before="144" w:afterLines="60" w:after="144"/>
              <w:jc w:val="right"/>
              <w:cnfStyle w:val="000000100000" w:firstRow="0" w:lastRow="0" w:firstColumn="0" w:lastColumn="0" w:oddVBand="0" w:evenVBand="0" w:oddHBand="1" w:evenHBand="0" w:firstRowFirstColumn="0" w:firstRowLastColumn="0" w:lastRowFirstColumn="0" w:lastRowLastColumn="0"/>
              <w:rPr>
                <w:rFonts w:cs="Arial"/>
                <w:color w:val="000000"/>
                <w:szCs w:val="20"/>
                <w14:ligatures w14:val="none"/>
              </w:rPr>
            </w:pPr>
            <w:r w:rsidRPr="00321C0C">
              <w:rPr>
                <w:rFonts w:cs="Arial"/>
                <w:color w:val="000000"/>
                <w:szCs w:val="20"/>
                <w14:ligatures w14:val="none"/>
              </w:rPr>
              <w:t>SGD</w:t>
            </w:r>
          </w:p>
        </w:tc>
        <w:tc>
          <w:tcPr>
            <w:tcW w:w="1344" w:type="dxa"/>
            <w:noWrap/>
            <w:hideMark/>
          </w:tcPr>
          <w:p w14:paraId="0FA5AE50" w14:textId="77777777" w:rsidR="00321C0C" w:rsidRPr="00321C0C" w:rsidRDefault="00321C0C" w:rsidP="00321C0C">
            <w:pPr>
              <w:spacing w:beforeLines="60" w:before="144" w:afterLines="60" w:after="144"/>
              <w:jc w:val="right"/>
              <w:cnfStyle w:val="000000100000" w:firstRow="0" w:lastRow="0" w:firstColumn="0" w:lastColumn="0" w:oddVBand="0" w:evenVBand="0" w:oddHBand="1" w:evenHBand="0" w:firstRowFirstColumn="0" w:firstRowLastColumn="0" w:lastRowFirstColumn="0" w:lastRowLastColumn="0"/>
              <w:rPr>
                <w:rFonts w:cs="Arial"/>
                <w:color w:val="000000"/>
                <w:szCs w:val="20"/>
                <w14:ligatures w14:val="none"/>
              </w:rPr>
            </w:pPr>
            <w:r w:rsidRPr="00321C0C">
              <w:rPr>
                <w:rFonts w:cs="Arial"/>
                <w:color w:val="000000"/>
                <w:szCs w:val="20"/>
                <w14:ligatures w14:val="none"/>
              </w:rPr>
              <w:t xml:space="preserve">       84,262 </w:t>
            </w:r>
          </w:p>
        </w:tc>
        <w:tc>
          <w:tcPr>
            <w:tcW w:w="3011" w:type="dxa"/>
            <w:noWrap/>
            <w:hideMark/>
          </w:tcPr>
          <w:p w14:paraId="621CF2D3" w14:textId="604AF3BB" w:rsidR="00321C0C" w:rsidRPr="00321C0C" w:rsidRDefault="00321C0C" w:rsidP="00321C0C">
            <w:pPr>
              <w:spacing w:beforeLines="60" w:before="144" w:afterLines="60" w:after="144"/>
              <w:jc w:val="right"/>
              <w:cnfStyle w:val="000000100000" w:firstRow="0" w:lastRow="0" w:firstColumn="0" w:lastColumn="0" w:oddVBand="0" w:evenVBand="0" w:oddHBand="1" w:evenHBand="0" w:firstRowFirstColumn="0" w:firstRowLastColumn="0" w:lastRowFirstColumn="0" w:lastRowLastColumn="0"/>
              <w:rPr>
                <w:rFonts w:cs="Arial"/>
                <w:color w:val="000000"/>
                <w:szCs w:val="20"/>
                <w14:ligatures w14:val="none"/>
              </w:rPr>
            </w:pPr>
            <w:r w:rsidRPr="00321C0C">
              <w:rPr>
                <w:rFonts w:cs="Arial"/>
                <w:color w:val="000000"/>
                <w:szCs w:val="20"/>
                <w14:ligatures w14:val="none"/>
              </w:rPr>
              <w:t xml:space="preserve"> Bank statements</w:t>
            </w:r>
          </w:p>
        </w:tc>
      </w:tr>
      <w:tr w:rsidR="00321C0C" w:rsidRPr="00321C0C" w14:paraId="34C4DE02" w14:textId="77777777" w:rsidTr="00321C0C">
        <w:trPr>
          <w:trHeight w:val="255"/>
        </w:trPr>
        <w:tc>
          <w:tcPr>
            <w:cnfStyle w:val="001000000000" w:firstRow="0" w:lastRow="0" w:firstColumn="1" w:lastColumn="0" w:oddVBand="0" w:evenVBand="0" w:oddHBand="0" w:evenHBand="0" w:firstRowFirstColumn="0" w:firstRowLastColumn="0" w:lastRowFirstColumn="0" w:lastRowLastColumn="0"/>
            <w:tcW w:w="2812" w:type="dxa"/>
            <w:noWrap/>
            <w:hideMark/>
          </w:tcPr>
          <w:p w14:paraId="0CCB474C" w14:textId="77777777" w:rsidR="00321C0C" w:rsidRPr="00321C0C" w:rsidRDefault="00321C0C" w:rsidP="00321C0C">
            <w:pPr>
              <w:spacing w:beforeLines="60" w:before="144" w:afterLines="60" w:after="144"/>
              <w:rPr>
                <w:rFonts w:cs="Arial"/>
                <w:b w:val="0"/>
                <w:bCs w:val="0"/>
                <w:color w:val="000000"/>
                <w:szCs w:val="20"/>
                <w14:ligatures w14:val="none"/>
              </w:rPr>
            </w:pPr>
            <w:r w:rsidRPr="00321C0C">
              <w:rPr>
                <w:rFonts w:cs="Arial"/>
                <w:b w:val="0"/>
                <w:bCs w:val="0"/>
                <w:color w:val="000000"/>
                <w:szCs w:val="20"/>
                <w14:ligatures w14:val="none"/>
              </w:rPr>
              <w:t>DBS</w:t>
            </w:r>
          </w:p>
        </w:tc>
        <w:tc>
          <w:tcPr>
            <w:tcW w:w="1236" w:type="dxa"/>
            <w:noWrap/>
            <w:hideMark/>
          </w:tcPr>
          <w:p w14:paraId="6D7AED8C" w14:textId="12AAE082" w:rsidR="00321C0C" w:rsidRPr="00321C0C" w:rsidRDefault="00321C0C" w:rsidP="00321C0C">
            <w:pPr>
              <w:spacing w:beforeLines="60" w:before="144" w:afterLines="60" w:after="144"/>
              <w:jc w:val="right"/>
              <w:cnfStyle w:val="000000000000" w:firstRow="0" w:lastRow="0" w:firstColumn="0" w:lastColumn="0" w:oddVBand="0" w:evenVBand="0" w:oddHBand="0" w:evenHBand="0" w:firstRowFirstColumn="0" w:firstRowLastColumn="0" w:lastRowFirstColumn="0" w:lastRowLastColumn="0"/>
              <w:rPr>
                <w:rFonts w:cs="Arial"/>
                <w:color w:val="000000"/>
                <w:szCs w:val="20"/>
                <w14:ligatures w14:val="none"/>
              </w:rPr>
            </w:pPr>
            <w:r w:rsidRPr="00321C0C">
              <w:rPr>
                <w:rFonts w:cs="Arial"/>
                <w:color w:val="000000"/>
                <w:szCs w:val="20"/>
                <w14:ligatures w14:val="none"/>
              </w:rPr>
              <w:t xml:space="preserve">     286,198 </w:t>
            </w:r>
          </w:p>
        </w:tc>
        <w:tc>
          <w:tcPr>
            <w:tcW w:w="1095" w:type="dxa"/>
            <w:noWrap/>
            <w:hideMark/>
          </w:tcPr>
          <w:p w14:paraId="1FF803E1" w14:textId="467D7E82" w:rsidR="00321C0C" w:rsidRPr="00321C0C" w:rsidRDefault="00321C0C" w:rsidP="00321C0C">
            <w:pPr>
              <w:spacing w:beforeLines="60" w:before="144" w:afterLines="60" w:after="144"/>
              <w:jc w:val="right"/>
              <w:cnfStyle w:val="000000000000" w:firstRow="0" w:lastRow="0" w:firstColumn="0" w:lastColumn="0" w:oddVBand="0" w:evenVBand="0" w:oddHBand="0" w:evenHBand="0" w:firstRowFirstColumn="0" w:firstRowLastColumn="0" w:lastRowFirstColumn="0" w:lastRowLastColumn="0"/>
              <w:rPr>
                <w:rFonts w:cs="Arial"/>
                <w:color w:val="000000"/>
                <w:szCs w:val="20"/>
                <w14:ligatures w14:val="none"/>
              </w:rPr>
            </w:pPr>
            <w:r w:rsidRPr="00321C0C">
              <w:rPr>
                <w:rFonts w:cs="Arial"/>
                <w:color w:val="000000"/>
                <w:szCs w:val="20"/>
                <w14:ligatures w14:val="none"/>
              </w:rPr>
              <w:t>US</w:t>
            </w:r>
          </w:p>
        </w:tc>
        <w:tc>
          <w:tcPr>
            <w:tcW w:w="1344" w:type="dxa"/>
            <w:noWrap/>
            <w:hideMark/>
          </w:tcPr>
          <w:p w14:paraId="08B9977F" w14:textId="77777777" w:rsidR="00321C0C" w:rsidRPr="00321C0C" w:rsidRDefault="00321C0C" w:rsidP="00321C0C">
            <w:pPr>
              <w:spacing w:beforeLines="60" w:before="144" w:afterLines="60" w:after="144"/>
              <w:jc w:val="right"/>
              <w:cnfStyle w:val="000000000000" w:firstRow="0" w:lastRow="0" w:firstColumn="0" w:lastColumn="0" w:oddVBand="0" w:evenVBand="0" w:oddHBand="0" w:evenHBand="0" w:firstRowFirstColumn="0" w:firstRowLastColumn="0" w:lastRowFirstColumn="0" w:lastRowLastColumn="0"/>
              <w:rPr>
                <w:rFonts w:cs="Arial"/>
                <w:color w:val="000000"/>
                <w:szCs w:val="20"/>
                <w14:ligatures w14:val="none"/>
              </w:rPr>
            </w:pPr>
            <w:r w:rsidRPr="00321C0C">
              <w:rPr>
                <w:rFonts w:cs="Arial"/>
                <w:color w:val="000000"/>
                <w:szCs w:val="20"/>
                <w14:ligatures w14:val="none"/>
              </w:rPr>
              <w:t xml:space="preserve">      372,058 </w:t>
            </w:r>
          </w:p>
        </w:tc>
        <w:tc>
          <w:tcPr>
            <w:tcW w:w="3011" w:type="dxa"/>
            <w:noWrap/>
            <w:hideMark/>
          </w:tcPr>
          <w:p w14:paraId="52F5A4EC" w14:textId="22BF0A6E" w:rsidR="00321C0C" w:rsidRPr="00321C0C" w:rsidRDefault="00321C0C" w:rsidP="00321C0C">
            <w:pPr>
              <w:spacing w:beforeLines="60" w:before="144" w:afterLines="60" w:after="144"/>
              <w:jc w:val="right"/>
              <w:cnfStyle w:val="000000000000" w:firstRow="0" w:lastRow="0" w:firstColumn="0" w:lastColumn="0" w:oddVBand="0" w:evenVBand="0" w:oddHBand="0" w:evenHBand="0" w:firstRowFirstColumn="0" w:firstRowLastColumn="0" w:lastRowFirstColumn="0" w:lastRowLastColumn="0"/>
              <w:rPr>
                <w:rFonts w:cs="Arial"/>
                <w:color w:val="000000"/>
                <w:szCs w:val="20"/>
                <w14:ligatures w14:val="none"/>
              </w:rPr>
            </w:pPr>
            <w:r w:rsidRPr="00321C0C">
              <w:rPr>
                <w:rFonts w:cs="Arial"/>
                <w:color w:val="000000"/>
                <w:szCs w:val="20"/>
                <w14:ligatures w14:val="none"/>
              </w:rPr>
              <w:t xml:space="preserve"> Bank statements</w:t>
            </w:r>
          </w:p>
        </w:tc>
      </w:tr>
      <w:tr w:rsidR="00321C0C" w:rsidRPr="00321C0C" w14:paraId="69140F8A" w14:textId="77777777" w:rsidTr="00321C0C">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812" w:type="dxa"/>
            <w:noWrap/>
            <w:hideMark/>
          </w:tcPr>
          <w:p w14:paraId="7F85B842" w14:textId="77777777" w:rsidR="00321C0C" w:rsidRPr="00321C0C" w:rsidRDefault="00321C0C" w:rsidP="00321C0C">
            <w:pPr>
              <w:spacing w:beforeLines="60" w:before="144" w:afterLines="60" w:after="144"/>
              <w:rPr>
                <w:rFonts w:cs="Arial"/>
                <w:b w:val="0"/>
                <w:bCs w:val="0"/>
                <w:color w:val="000000"/>
                <w:szCs w:val="20"/>
                <w14:ligatures w14:val="none"/>
              </w:rPr>
            </w:pPr>
            <w:r w:rsidRPr="00321C0C">
              <w:rPr>
                <w:rFonts w:cs="Arial"/>
                <w:b w:val="0"/>
                <w:bCs w:val="0"/>
                <w:color w:val="000000"/>
                <w:szCs w:val="20"/>
                <w14:ligatures w14:val="none"/>
              </w:rPr>
              <w:t>DBS</w:t>
            </w:r>
          </w:p>
        </w:tc>
        <w:tc>
          <w:tcPr>
            <w:tcW w:w="1236" w:type="dxa"/>
            <w:noWrap/>
            <w:hideMark/>
          </w:tcPr>
          <w:p w14:paraId="47FAAB65" w14:textId="77777777" w:rsidR="00321C0C" w:rsidRPr="00321C0C" w:rsidRDefault="00321C0C" w:rsidP="00321C0C">
            <w:pPr>
              <w:spacing w:beforeLines="60" w:before="144" w:afterLines="60" w:after="144"/>
              <w:jc w:val="right"/>
              <w:cnfStyle w:val="000000100000" w:firstRow="0" w:lastRow="0" w:firstColumn="0" w:lastColumn="0" w:oddVBand="0" w:evenVBand="0" w:oddHBand="1" w:evenHBand="0" w:firstRowFirstColumn="0" w:firstRowLastColumn="0" w:lastRowFirstColumn="0" w:lastRowLastColumn="0"/>
              <w:rPr>
                <w:rFonts w:cs="Arial"/>
                <w:color w:val="000000"/>
                <w:szCs w:val="20"/>
                <w14:ligatures w14:val="none"/>
              </w:rPr>
            </w:pPr>
            <w:r w:rsidRPr="00321C0C">
              <w:rPr>
                <w:rFonts w:cs="Arial"/>
                <w:color w:val="000000"/>
                <w:szCs w:val="20"/>
                <w14:ligatures w14:val="none"/>
              </w:rPr>
              <w:t>12,985</w:t>
            </w:r>
          </w:p>
        </w:tc>
        <w:tc>
          <w:tcPr>
            <w:tcW w:w="1095" w:type="dxa"/>
            <w:noWrap/>
            <w:hideMark/>
          </w:tcPr>
          <w:p w14:paraId="768E1F6C" w14:textId="77777777" w:rsidR="00321C0C" w:rsidRPr="00321C0C" w:rsidRDefault="00321C0C" w:rsidP="00321C0C">
            <w:pPr>
              <w:spacing w:beforeLines="60" w:before="144" w:afterLines="60" w:after="144"/>
              <w:jc w:val="right"/>
              <w:cnfStyle w:val="000000100000" w:firstRow="0" w:lastRow="0" w:firstColumn="0" w:lastColumn="0" w:oddVBand="0" w:evenVBand="0" w:oddHBand="1" w:evenHBand="0" w:firstRowFirstColumn="0" w:firstRowLastColumn="0" w:lastRowFirstColumn="0" w:lastRowLastColumn="0"/>
              <w:rPr>
                <w:rFonts w:cs="Arial"/>
                <w:color w:val="000000"/>
                <w:szCs w:val="20"/>
                <w14:ligatures w14:val="none"/>
              </w:rPr>
            </w:pPr>
            <w:r w:rsidRPr="00321C0C">
              <w:rPr>
                <w:rFonts w:cs="Arial"/>
                <w:color w:val="000000"/>
                <w:szCs w:val="20"/>
                <w14:ligatures w14:val="none"/>
              </w:rPr>
              <w:t>SGD</w:t>
            </w:r>
          </w:p>
        </w:tc>
        <w:tc>
          <w:tcPr>
            <w:tcW w:w="1344" w:type="dxa"/>
            <w:noWrap/>
            <w:hideMark/>
          </w:tcPr>
          <w:p w14:paraId="45587B5A" w14:textId="77777777" w:rsidR="00321C0C" w:rsidRPr="00321C0C" w:rsidRDefault="00321C0C" w:rsidP="00321C0C">
            <w:pPr>
              <w:spacing w:beforeLines="60" w:before="144" w:afterLines="60" w:after="144"/>
              <w:jc w:val="right"/>
              <w:cnfStyle w:val="000000100000" w:firstRow="0" w:lastRow="0" w:firstColumn="0" w:lastColumn="0" w:oddVBand="0" w:evenVBand="0" w:oddHBand="1" w:evenHBand="0" w:firstRowFirstColumn="0" w:firstRowLastColumn="0" w:lastRowFirstColumn="0" w:lastRowLastColumn="0"/>
              <w:rPr>
                <w:rFonts w:cs="Arial"/>
                <w:color w:val="000000"/>
                <w:szCs w:val="20"/>
                <w14:ligatures w14:val="none"/>
              </w:rPr>
            </w:pPr>
            <w:r w:rsidRPr="00321C0C">
              <w:rPr>
                <w:rFonts w:cs="Arial"/>
                <w:color w:val="000000"/>
                <w:szCs w:val="20"/>
                <w14:ligatures w14:val="none"/>
              </w:rPr>
              <w:t xml:space="preserve">       12,985 </w:t>
            </w:r>
          </w:p>
        </w:tc>
        <w:tc>
          <w:tcPr>
            <w:tcW w:w="3011" w:type="dxa"/>
            <w:noWrap/>
            <w:hideMark/>
          </w:tcPr>
          <w:p w14:paraId="6E81151E" w14:textId="087A5359" w:rsidR="00321C0C" w:rsidRPr="00321C0C" w:rsidRDefault="00321C0C" w:rsidP="00321C0C">
            <w:pPr>
              <w:spacing w:beforeLines="60" w:before="144" w:afterLines="60" w:after="144"/>
              <w:jc w:val="right"/>
              <w:cnfStyle w:val="000000100000" w:firstRow="0" w:lastRow="0" w:firstColumn="0" w:lastColumn="0" w:oddVBand="0" w:evenVBand="0" w:oddHBand="1" w:evenHBand="0" w:firstRowFirstColumn="0" w:firstRowLastColumn="0" w:lastRowFirstColumn="0" w:lastRowLastColumn="0"/>
              <w:rPr>
                <w:rFonts w:cs="Arial"/>
                <w:color w:val="000000"/>
                <w:szCs w:val="20"/>
                <w14:ligatures w14:val="none"/>
              </w:rPr>
            </w:pPr>
            <w:r w:rsidRPr="00321C0C">
              <w:rPr>
                <w:rFonts w:cs="Arial"/>
                <w:color w:val="000000"/>
                <w:szCs w:val="20"/>
                <w14:ligatures w14:val="none"/>
              </w:rPr>
              <w:t xml:space="preserve"> Bank statements </w:t>
            </w:r>
          </w:p>
        </w:tc>
      </w:tr>
      <w:tr w:rsidR="00321C0C" w:rsidRPr="00321C0C" w14:paraId="6C8A585A" w14:textId="77777777" w:rsidTr="00321C0C">
        <w:trPr>
          <w:trHeight w:val="255"/>
        </w:trPr>
        <w:tc>
          <w:tcPr>
            <w:cnfStyle w:val="001000000000" w:firstRow="0" w:lastRow="0" w:firstColumn="1" w:lastColumn="0" w:oddVBand="0" w:evenVBand="0" w:oddHBand="0" w:evenHBand="0" w:firstRowFirstColumn="0" w:firstRowLastColumn="0" w:lastRowFirstColumn="0" w:lastRowLastColumn="0"/>
            <w:tcW w:w="2812" w:type="dxa"/>
            <w:noWrap/>
            <w:hideMark/>
          </w:tcPr>
          <w:p w14:paraId="41A513D9" w14:textId="7A502051" w:rsidR="00321C0C" w:rsidRPr="00321C0C" w:rsidRDefault="00321C0C" w:rsidP="00321C0C">
            <w:pPr>
              <w:spacing w:beforeLines="60" w:before="144" w:afterLines="60" w:after="144"/>
              <w:rPr>
                <w:rFonts w:cs="Arial"/>
                <w:b w:val="0"/>
                <w:bCs w:val="0"/>
                <w:color w:val="000000"/>
                <w:szCs w:val="20"/>
                <w14:ligatures w14:val="none"/>
              </w:rPr>
            </w:pPr>
            <w:r w:rsidRPr="00321C0C">
              <w:rPr>
                <w:rFonts w:cs="Arial"/>
                <w:b w:val="0"/>
                <w:bCs w:val="0"/>
                <w:color w:val="000000"/>
                <w:szCs w:val="20"/>
                <w14:ligatures w14:val="none"/>
              </w:rPr>
              <w:t>Wise Australia</w:t>
            </w:r>
          </w:p>
        </w:tc>
        <w:tc>
          <w:tcPr>
            <w:tcW w:w="1236" w:type="dxa"/>
            <w:noWrap/>
            <w:hideMark/>
          </w:tcPr>
          <w:p w14:paraId="74F74931" w14:textId="77777777" w:rsidR="00321C0C" w:rsidRPr="00321C0C" w:rsidRDefault="00321C0C" w:rsidP="00321C0C">
            <w:pPr>
              <w:spacing w:beforeLines="60" w:before="144" w:afterLines="60" w:after="144"/>
              <w:jc w:val="right"/>
              <w:cnfStyle w:val="000000000000" w:firstRow="0" w:lastRow="0" w:firstColumn="0" w:lastColumn="0" w:oddVBand="0" w:evenVBand="0" w:oddHBand="0" w:evenHBand="0" w:firstRowFirstColumn="0" w:firstRowLastColumn="0" w:lastRowFirstColumn="0" w:lastRowLastColumn="0"/>
              <w:rPr>
                <w:rFonts w:cs="Arial"/>
                <w:color w:val="000000"/>
                <w:szCs w:val="20"/>
                <w14:ligatures w14:val="none"/>
              </w:rPr>
            </w:pPr>
            <w:r w:rsidRPr="00321C0C">
              <w:rPr>
                <w:rFonts w:cs="Arial"/>
                <w:color w:val="000000"/>
                <w:szCs w:val="20"/>
                <w14:ligatures w14:val="none"/>
              </w:rPr>
              <w:t>28,713</w:t>
            </w:r>
          </w:p>
        </w:tc>
        <w:tc>
          <w:tcPr>
            <w:tcW w:w="1095" w:type="dxa"/>
            <w:noWrap/>
            <w:hideMark/>
          </w:tcPr>
          <w:p w14:paraId="4DBFC314" w14:textId="77777777" w:rsidR="00321C0C" w:rsidRPr="00321C0C" w:rsidRDefault="00321C0C" w:rsidP="00321C0C">
            <w:pPr>
              <w:spacing w:beforeLines="60" w:before="144" w:afterLines="60" w:after="144"/>
              <w:jc w:val="right"/>
              <w:cnfStyle w:val="000000000000" w:firstRow="0" w:lastRow="0" w:firstColumn="0" w:lastColumn="0" w:oddVBand="0" w:evenVBand="0" w:oddHBand="0" w:evenHBand="0" w:firstRowFirstColumn="0" w:firstRowLastColumn="0" w:lastRowFirstColumn="0" w:lastRowLastColumn="0"/>
              <w:rPr>
                <w:rFonts w:cs="Arial"/>
                <w:color w:val="000000"/>
                <w:szCs w:val="20"/>
                <w14:ligatures w14:val="none"/>
              </w:rPr>
            </w:pPr>
            <w:r w:rsidRPr="00321C0C">
              <w:rPr>
                <w:rFonts w:cs="Arial"/>
                <w:color w:val="000000"/>
                <w:szCs w:val="20"/>
                <w14:ligatures w14:val="none"/>
              </w:rPr>
              <w:t>AUD</w:t>
            </w:r>
          </w:p>
        </w:tc>
        <w:tc>
          <w:tcPr>
            <w:tcW w:w="1344" w:type="dxa"/>
            <w:noWrap/>
            <w:hideMark/>
          </w:tcPr>
          <w:p w14:paraId="50ABADDB" w14:textId="77777777" w:rsidR="00321C0C" w:rsidRPr="00321C0C" w:rsidRDefault="00321C0C" w:rsidP="00321C0C">
            <w:pPr>
              <w:spacing w:beforeLines="60" w:before="144" w:afterLines="60" w:after="144"/>
              <w:jc w:val="right"/>
              <w:cnfStyle w:val="000000000000" w:firstRow="0" w:lastRow="0" w:firstColumn="0" w:lastColumn="0" w:oddVBand="0" w:evenVBand="0" w:oddHBand="0" w:evenHBand="0" w:firstRowFirstColumn="0" w:firstRowLastColumn="0" w:lastRowFirstColumn="0" w:lastRowLastColumn="0"/>
              <w:rPr>
                <w:rFonts w:cs="Arial"/>
                <w:color w:val="000000"/>
                <w:szCs w:val="20"/>
                <w14:ligatures w14:val="none"/>
              </w:rPr>
            </w:pPr>
            <w:r w:rsidRPr="00321C0C">
              <w:rPr>
                <w:rFonts w:cs="Arial"/>
                <w:color w:val="000000"/>
                <w:szCs w:val="20"/>
                <w14:ligatures w14:val="none"/>
              </w:rPr>
              <w:t xml:space="preserve">       25,842 </w:t>
            </w:r>
          </w:p>
        </w:tc>
        <w:tc>
          <w:tcPr>
            <w:tcW w:w="3011" w:type="dxa"/>
            <w:noWrap/>
            <w:hideMark/>
          </w:tcPr>
          <w:p w14:paraId="6539915C" w14:textId="42C93F92" w:rsidR="00321C0C" w:rsidRPr="00321C0C" w:rsidRDefault="00321C0C" w:rsidP="00321C0C">
            <w:pPr>
              <w:spacing w:beforeLines="60" w:before="144" w:afterLines="60" w:after="144"/>
              <w:jc w:val="right"/>
              <w:cnfStyle w:val="000000000000" w:firstRow="0" w:lastRow="0" w:firstColumn="0" w:lastColumn="0" w:oddVBand="0" w:evenVBand="0" w:oddHBand="0" w:evenHBand="0" w:firstRowFirstColumn="0" w:firstRowLastColumn="0" w:lastRowFirstColumn="0" w:lastRowLastColumn="0"/>
              <w:rPr>
                <w:rFonts w:cs="Arial"/>
                <w:color w:val="000000"/>
                <w:szCs w:val="20"/>
                <w14:ligatures w14:val="none"/>
              </w:rPr>
            </w:pPr>
            <w:r w:rsidRPr="00321C0C">
              <w:rPr>
                <w:rFonts w:cs="Arial"/>
                <w:color w:val="000000"/>
                <w:szCs w:val="20"/>
                <w14:ligatures w14:val="none"/>
              </w:rPr>
              <w:t xml:space="preserve"> Bank statements</w:t>
            </w:r>
          </w:p>
        </w:tc>
      </w:tr>
      <w:tr w:rsidR="00321C0C" w:rsidRPr="00321C0C" w14:paraId="375D0E35" w14:textId="77777777" w:rsidTr="00321C0C">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812" w:type="dxa"/>
            <w:noWrap/>
            <w:hideMark/>
          </w:tcPr>
          <w:p w14:paraId="126C5E0C" w14:textId="77777777" w:rsidR="00321C0C" w:rsidRPr="00321C0C" w:rsidRDefault="00321C0C" w:rsidP="00321C0C">
            <w:pPr>
              <w:spacing w:beforeLines="60" w:before="144" w:afterLines="60" w:after="144"/>
              <w:rPr>
                <w:rFonts w:cs="Arial"/>
                <w:color w:val="000000"/>
                <w:szCs w:val="20"/>
                <w14:ligatures w14:val="none"/>
              </w:rPr>
            </w:pPr>
            <w:r w:rsidRPr="00321C0C">
              <w:rPr>
                <w:rFonts w:cs="Arial"/>
                <w:color w:val="000000"/>
                <w:szCs w:val="20"/>
                <w14:ligatures w14:val="none"/>
              </w:rPr>
              <w:t>Current Cash Balance</w:t>
            </w:r>
          </w:p>
        </w:tc>
        <w:tc>
          <w:tcPr>
            <w:tcW w:w="1236" w:type="dxa"/>
            <w:noWrap/>
            <w:hideMark/>
          </w:tcPr>
          <w:p w14:paraId="6260B4D2" w14:textId="77777777" w:rsidR="00321C0C" w:rsidRPr="00321C0C" w:rsidRDefault="00321C0C" w:rsidP="00321C0C">
            <w:pPr>
              <w:spacing w:beforeLines="60" w:before="144" w:afterLines="60" w:after="144"/>
              <w:jc w:val="right"/>
              <w:cnfStyle w:val="000000100000" w:firstRow="0" w:lastRow="0" w:firstColumn="0" w:lastColumn="0" w:oddVBand="0" w:evenVBand="0" w:oddHBand="1" w:evenHBand="0" w:firstRowFirstColumn="0" w:firstRowLastColumn="0" w:lastRowFirstColumn="0" w:lastRowLastColumn="0"/>
              <w:rPr>
                <w:rFonts w:cs="Arial"/>
                <w:b/>
                <w:bCs/>
                <w:color w:val="000000"/>
                <w:szCs w:val="20"/>
                <w14:ligatures w14:val="none"/>
              </w:rPr>
            </w:pPr>
          </w:p>
        </w:tc>
        <w:tc>
          <w:tcPr>
            <w:tcW w:w="1095" w:type="dxa"/>
            <w:noWrap/>
            <w:hideMark/>
          </w:tcPr>
          <w:p w14:paraId="3305BA8D" w14:textId="77777777" w:rsidR="00321C0C" w:rsidRPr="00321C0C" w:rsidRDefault="00321C0C" w:rsidP="00321C0C">
            <w:pPr>
              <w:spacing w:beforeLines="60" w:before="144" w:afterLines="60" w:after="144"/>
              <w:jc w:val="right"/>
              <w:cnfStyle w:val="000000100000" w:firstRow="0" w:lastRow="0" w:firstColumn="0" w:lastColumn="0" w:oddVBand="0" w:evenVBand="0" w:oddHBand="1" w:evenHBand="0" w:firstRowFirstColumn="0" w:firstRowLastColumn="0" w:lastRowFirstColumn="0" w:lastRowLastColumn="0"/>
              <w:rPr>
                <w:rFonts w:cs="Arial"/>
                <w:b/>
                <w:bCs/>
                <w:szCs w:val="20"/>
                <w14:ligatures w14:val="none"/>
              </w:rPr>
            </w:pPr>
          </w:p>
        </w:tc>
        <w:tc>
          <w:tcPr>
            <w:tcW w:w="1344" w:type="dxa"/>
            <w:noWrap/>
            <w:hideMark/>
          </w:tcPr>
          <w:p w14:paraId="7DD27A07" w14:textId="77777777" w:rsidR="00321C0C" w:rsidRPr="00321C0C" w:rsidRDefault="00321C0C" w:rsidP="00321C0C">
            <w:pPr>
              <w:spacing w:beforeLines="60" w:before="144" w:afterLines="60" w:after="144"/>
              <w:jc w:val="right"/>
              <w:cnfStyle w:val="000000100000" w:firstRow="0" w:lastRow="0" w:firstColumn="0" w:lastColumn="0" w:oddVBand="0" w:evenVBand="0" w:oddHBand="1" w:evenHBand="0" w:firstRowFirstColumn="0" w:firstRowLastColumn="0" w:lastRowFirstColumn="0" w:lastRowLastColumn="0"/>
              <w:rPr>
                <w:rFonts w:cs="Arial"/>
                <w:b/>
                <w:bCs/>
                <w:color w:val="000000"/>
                <w:szCs w:val="20"/>
                <w14:ligatures w14:val="none"/>
              </w:rPr>
            </w:pPr>
            <w:r w:rsidRPr="00321C0C">
              <w:rPr>
                <w:rFonts w:cs="Arial"/>
                <w:b/>
                <w:bCs/>
                <w:color w:val="000000"/>
                <w:szCs w:val="20"/>
                <w14:ligatures w14:val="none"/>
              </w:rPr>
              <w:t xml:space="preserve">      495,146 </w:t>
            </w:r>
          </w:p>
        </w:tc>
        <w:tc>
          <w:tcPr>
            <w:tcW w:w="3011" w:type="dxa"/>
            <w:noWrap/>
            <w:hideMark/>
          </w:tcPr>
          <w:p w14:paraId="0EA05156" w14:textId="77777777" w:rsidR="00321C0C" w:rsidRPr="00321C0C" w:rsidRDefault="00321C0C" w:rsidP="00321C0C">
            <w:pPr>
              <w:spacing w:beforeLines="60" w:before="144" w:afterLines="60" w:after="144"/>
              <w:jc w:val="right"/>
              <w:cnfStyle w:val="000000100000" w:firstRow="0" w:lastRow="0" w:firstColumn="0" w:lastColumn="0" w:oddVBand="0" w:evenVBand="0" w:oddHBand="1" w:evenHBand="0" w:firstRowFirstColumn="0" w:firstRowLastColumn="0" w:lastRowFirstColumn="0" w:lastRowLastColumn="0"/>
              <w:rPr>
                <w:rFonts w:cs="Arial"/>
                <w:b/>
                <w:bCs/>
                <w:color w:val="000000"/>
                <w:szCs w:val="20"/>
                <w14:ligatures w14:val="none"/>
              </w:rPr>
            </w:pPr>
          </w:p>
        </w:tc>
      </w:tr>
      <w:tr w:rsidR="00321C0C" w:rsidRPr="00321C0C" w14:paraId="494DC04F" w14:textId="77777777" w:rsidTr="00321C0C">
        <w:trPr>
          <w:trHeight w:val="255"/>
        </w:trPr>
        <w:tc>
          <w:tcPr>
            <w:cnfStyle w:val="001000000000" w:firstRow="0" w:lastRow="0" w:firstColumn="1" w:lastColumn="0" w:oddVBand="0" w:evenVBand="0" w:oddHBand="0" w:evenHBand="0" w:firstRowFirstColumn="0" w:firstRowLastColumn="0" w:lastRowFirstColumn="0" w:lastRowLastColumn="0"/>
            <w:tcW w:w="2812" w:type="dxa"/>
            <w:noWrap/>
            <w:hideMark/>
          </w:tcPr>
          <w:p w14:paraId="794F9479" w14:textId="00988BAC" w:rsidR="00321C0C" w:rsidRPr="00321C0C" w:rsidRDefault="00321C0C" w:rsidP="00321C0C">
            <w:pPr>
              <w:spacing w:beforeLines="60" w:before="144" w:afterLines="60" w:after="144"/>
              <w:rPr>
                <w:rFonts w:cs="Arial"/>
                <w:b w:val="0"/>
                <w:bCs w:val="0"/>
                <w:color w:val="000000"/>
                <w:szCs w:val="20"/>
                <w14:ligatures w14:val="none"/>
              </w:rPr>
            </w:pPr>
            <w:r w:rsidRPr="00321C0C">
              <w:rPr>
                <w:rFonts w:cs="Arial"/>
                <w:b w:val="0"/>
                <w:bCs w:val="0"/>
                <w:color w:val="000000"/>
                <w:szCs w:val="20"/>
                <w14:ligatures w14:val="none"/>
              </w:rPr>
              <w:t>Cash at June 30 2025</w:t>
            </w:r>
          </w:p>
        </w:tc>
        <w:tc>
          <w:tcPr>
            <w:tcW w:w="1236" w:type="dxa"/>
            <w:noWrap/>
            <w:hideMark/>
          </w:tcPr>
          <w:p w14:paraId="7CFFDA9E" w14:textId="77777777" w:rsidR="00321C0C" w:rsidRPr="00321C0C" w:rsidRDefault="00321C0C" w:rsidP="00321C0C">
            <w:pPr>
              <w:spacing w:beforeLines="60" w:before="144" w:afterLines="60" w:after="144"/>
              <w:jc w:val="right"/>
              <w:cnfStyle w:val="000000000000" w:firstRow="0" w:lastRow="0" w:firstColumn="0" w:lastColumn="0" w:oddVBand="0" w:evenVBand="0" w:oddHBand="0" w:evenHBand="0" w:firstRowFirstColumn="0" w:firstRowLastColumn="0" w:lastRowFirstColumn="0" w:lastRowLastColumn="0"/>
              <w:rPr>
                <w:rFonts w:cs="Arial"/>
                <w:color w:val="000000"/>
                <w:szCs w:val="20"/>
                <w14:ligatures w14:val="none"/>
              </w:rPr>
            </w:pPr>
          </w:p>
        </w:tc>
        <w:tc>
          <w:tcPr>
            <w:tcW w:w="1095" w:type="dxa"/>
            <w:noWrap/>
            <w:hideMark/>
          </w:tcPr>
          <w:p w14:paraId="7E72D88E" w14:textId="5DF27E9E" w:rsidR="00321C0C" w:rsidRPr="00321C0C" w:rsidRDefault="00321C0C" w:rsidP="00321C0C">
            <w:pPr>
              <w:spacing w:beforeLines="60" w:before="144" w:afterLines="60" w:after="144"/>
              <w:jc w:val="right"/>
              <w:cnfStyle w:val="000000000000" w:firstRow="0" w:lastRow="0" w:firstColumn="0" w:lastColumn="0" w:oddVBand="0" w:evenVBand="0" w:oddHBand="0" w:evenHBand="0" w:firstRowFirstColumn="0" w:firstRowLastColumn="0" w:lastRowFirstColumn="0" w:lastRowLastColumn="0"/>
              <w:rPr>
                <w:rFonts w:cs="Arial"/>
                <w:szCs w:val="20"/>
                <w14:ligatures w14:val="none"/>
              </w:rPr>
            </w:pPr>
            <w:r w:rsidRPr="00321C0C">
              <w:rPr>
                <w:rFonts w:cs="Arial"/>
                <w:szCs w:val="20"/>
                <w14:ligatures w14:val="none"/>
              </w:rPr>
              <w:t>SGD</w:t>
            </w:r>
          </w:p>
        </w:tc>
        <w:tc>
          <w:tcPr>
            <w:tcW w:w="1344" w:type="dxa"/>
            <w:noWrap/>
            <w:hideMark/>
          </w:tcPr>
          <w:p w14:paraId="16EAB4DA" w14:textId="77777777" w:rsidR="00321C0C" w:rsidRPr="00321C0C" w:rsidRDefault="00321C0C" w:rsidP="00321C0C">
            <w:pPr>
              <w:spacing w:beforeLines="60" w:before="144" w:afterLines="60" w:after="144"/>
              <w:jc w:val="right"/>
              <w:cnfStyle w:val="000000000000" w:firstRow="0" w:lastRow="0" w:firstColumn="0" w:lastColumn="0" w:oddVBand="0" w:evenVBand="0" w:oddHBand="0" w:evenHBand="0" w:firstRowFirstColumn="0" w:firstRowLastColumn="0" w:lastRowFirstColumn="0" w:lastRowLastColumn="0"/>
              <w:rPr>
                <w:rFonts w:cs="Arial"/>
                <w:color w:val="000000"/>
                <w:szCs w:val="20"/>
                <w14:ligatures w14:val="none"/>
              </w:rPr>
            </w:pPr>
            <w:r w:rsidRPr="00321C0C">
              <w:rPr>
                <w:rFonts w:cs="Arial"/>
                <w:color w:val="000000"/>
                <w:szCs w:val="20"/>
                <w14:ligatures w14:val="none"/>
              </w:rPr>
              <w:t>631,458</w:t>
            </w:r>
          </w:p>
        </w:tc>
        <w:tc>
          <w:tcPr>
            <w:tcW w:w="3011" w:type="dxa"/>
            <w:noWrap/>
            <w:hideMark/>
          </w:tcPr>
          <w:p w14:paraId="4528CD03" w14:textId="77777777" w:rsidR="00321C0C" w:rsidRPr="00321C0C" w:rsidRDefault="00321C0C" w:rsidP="00321C0C">
            <w:pPr>
              <w:spacing w:beforeLines="60" w:before="144" w:afterLines="60" w:after="144"/>
              <w:jc w:val="right"/>
              <w:cnfStyle w:val="000000000000" w:firstRow="0" w:lastRow="0" w:firstColumn="0" w:lastColumn="0" w:oddVBand="0" w:evenVBand="0" w:oddHBand="0" w:evenHBand="0" w:firstRowFirstColumn="0" w:firstRowLastColumn="0" w:lastRowFirstColumn="0" w:lastRowLastColumn="0"/>
              <w:rPr>
                <w:rFonts w:cs="Arial"/>
                <w:color w:val="000000"/>
                <w:szCs w:val="20"/>
                <w14:ligatures w14:val="none"/>
              </w:rPr>
            </w:pPr>
            <w:r w:rsidRPr="00321C0C">
              <w:rPr>
                <w:rFonts w:cs="Arial"/>
                <w:color w:val="000000"/>
                <w:szCs w:val="20"/>
                <w14:ligatures w14:val="none"/>
              </w:rPr>
              <w:t>Group BS Consolidated Q2</w:t>
            </w:r>
          </w:p>
        </w:tc>
      </w:tr>
      <w:tr w:rsidR="00321C0C" w:rsidRPr="00321C0C" w14:paraId="72CE70E7" w14:textId="77777777" w:rsidTr="00321C0C">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812" w:type="dxa"/>
            <w:noWrap/>
            <w:hideMark/>
          </w:tcPr>
          <w:p w14:paraId="46D776D5" w14:textId="727B9497" w:rsidR="00321C0C" w:rsidRPr="00321C0C" w:rsidRDefault="00321C0C" w:rsidP="00321C0C">
            <w:pPr>
              <w:spacing w:beforeLines="60" w:before="144" w:afterLines="60" w:after="144"/>
              <w:rPr>
                <w:rFonts w:cs="Arial"/>
                <w:b w:val="0"/>
                <w:bCs w:val="0"/>
                <w:color w:val="000000"/>
                <w:szCs w:val="20"/>
                <w14:ligatures w14:val="none"/>
              </w:rPr>
            </w:pPr>
            <w:r w:rsidRPr="00321C0C">
              <w:rPr>
                <w:rFonts w:cs="Arial"/>
                <w:b w:val="0"/>
                <w:bCs w:val="0"/>
                <w:color w:val="000000"/>
                <w:szCs w:val="20"/>
                <w14:ligatures w14:val="none"/>
              </w:rPr>
              <w:t>Cash at March 30 2025</w:t>
            </w:r>
          </w:p>
        </w:tc>
        <w:tc>
          <w:tcPr>
            <w:tcW w:w="1236" w:type="dxa"/>
            <w:noWrap/>
            <w:hideMark/>
          </w:tcPr>
          <w:p w14:paraId="52F6A4F1" w14:textId="77777777" w:rsidR="00321C0C" w:rsidRPr="00321C0C" w:rsidRDefault="00321C0C" w:rsidP="00321C0C">
            <w:pPr>
              <w:spacing w:beforeLines="60" w:before="144" w:afterLines="60" w:after="144"/>
              <w:jc w:val="right"/>
              <w:cnfStyle w:val="000000100000" w:firstRow="0" w:lastRow="0" w:firstColumn="0" w:lastColumn="0" w:oddVBand="0" w:evenVBand="0" w:oddHBand="1" w:evenHBand="0" w:firstRowFirstColumn="0" w:firstRowLastColumn="0" w:lastRowFirstColumn="0" w:lastRowLastColumn="0"/>
              <w:rPr>
                <w:rFonts w:cs="Arial"/>
                <w:color w:val="000000"/>
                <w:szCs w:val="20"/>
                <w14:ligatures w14:val="none"/>
              </w:rPr>
            </w:pPr>
          </w:p>
        </w:tc>
        <w:tc>
          <w:tcPr>
            <w:tcW w:w="1095" w:type="dxa"/>
            <w:noWrap/>
            <w:hideMark/>
          </w:tcPr>
          <w:p w14:paraId="5B228A0A" w14:textId="357DF29D" w:rsidR="00321C0C" w:rsidRPr="00321C0C" w:rsidRDefault="00321C0C" w:rsidP="00321C0C">
            <w:pPr>
              <w:spacing w:beforeLines="60" w:before="144" w:afterLines="60" w:after="144"/>
              <w:jc w:val="right"/>
              <w:cnfStyle w:val="000000100000" w:firstRow="0" w:lastRow="0" w:firstColumn="0" w:lastColumn="0" w:oddVBand="0" w:evenVBand="0" w:oddHBand="1" w:evenHBand="0" w:firstRowFirstColumn="0" w:firstRowLastColumn="0" w:lastRowFirstColumn="0" w:lastRowLastColumn="0"/>
              <w:rPr>
                <w:rFonts w:cs="Arial"/>
                <w:szCs w:val="20"/>
                <w14:ligatures w14:val="none"/>
              </w:rPr>
            </w:pPr>
            <w:r w:rsidRPr="00321C0C">
              <w:rPr>
                <w:rFonts w:cs="Arial"/>
                <w:szCs w:val="20"/>
                <w14:ligatures w14:val="none"/>
              </w:rPr>
              <w:t>SGD</w:t>
            </w:r>
          </w:p>
        </w:tc>
        <w:tc>
          <w:tcPr>
            <w:tcW w:w="1344" w:type="dxa"/>
            <w:noWrap/>
            <w:hideMark/>
          </w:tcPr>
          <w:p w14:paraId="57168F54" w14:textId="77777777" w:rsidR="00321C0C" w:rsidRPr="00321C0C" w:rsidRDefault="00321C0C" w:rsidP="00321C0C">
            <w:pPr>
              <w:spacing w:beforeLines="60" w:before="144" w:afterLines="60" w:after="144"/>
              <w:jc w:val="right"/>
              <w:cnfStyle w:val="000000100000" w:firstRow="0" w:lastRow="0" w:firstColumn="0" w:lastColumn="0" w:oddVBand="0" w:evenVBand="0" w:oddHBand="1" w:evenHBand="0" w:firstRowFirstColumn="0" w:firstRowLastColumn="0" w:lastRowFirstColumn="0" w:lastRowLastColumn="0"/>
              <w:rPr>
                <w:rFonts w:cs="Arial"/>
                <w:color w:val="000000"/>
                <w:szCs w:val="20"/>
                <w14:ligatures w14:val="none"/>
              </w:rPr>
            </w:pPr>
            <w:r w:rsidRPr="00321C0C">
              <w:rPr>
                <w:rFonts w:cs="Arial"/>
                <w:color w:val="000000"/>
                <w:szCs w:val="20"/>
                <w14:ligatures w14:val="none"/>
              </w:rPr>
              <w:t>921,878</w:t>
            </w:r>
          </w:p>
        </w:tc>
        <w:tc>
          <w:tcPr>
            <w:tcW w:w="3011" w:type="dxa"/>
            <w:noWrap/>
            <w:hideMark/>
          </w:tcPr>
          <w:p w14:paraId="1785605C" w14:textId="77777777" w:rsidR="00321C0C" w:rsidRPr="00321C0C" w:rsidRDefault="00321C0C" w:rsidP="00321C0C">
            <w:pPr>
              <w:spacing w:beforeLines="60" w:before="144" w:afterLines="60" w:after="144"/>
              <w:jc w:val="right"/>
              <w:cnfStyle w:val="000000100000" w:firstRow="0" w:lastRow="0" w:firstColumn="0" w:lastColumn="0" w:oddVBand="0" w:evenVBand="0" w:oddHBand="1" w:evenHBand="0" w:firstRowFirstColumn="0" w:firstRowLastColumn="0" w:lastRowFirstColumn="0" w:lastRowLastColumn="0"/>
              <w:rPr>
                <w:rFonts w:cs="Arial"/>
                <w:color w:val="000000"/>
                <w:szCs w:val="20"/>
                <w14:ligatures w14:val="none"/>
              </w:rPr>
            </w:pPr>
            <w:r w:rsidRPr="00321C0C">
              <w:rPr>
                <w:rFonts w:cs="Arial"/>
                <w:color w:val="000000"/>
                <w:szCs w:val="20"/>
                <w14:ligatures w14:val="none"/>
              </w:rPr>
              <w:t>Group BS Consolidated Q1</w:t>
            </w:r>
          </w:p>
        </w:tc>
      </w:tr>
      <w:tr w:rsidR="00321C0C" w:rsidRPr="00321C0C" w14:paraId="76A9CD36" w14:textId="77777777" w:rsidTr="00321C0C">
        <w:trPr>
          <w:trHeight w:val="255"/>
        </w:trPr>
        <w:tc>
          <w:tcPr>
            <w:cnfStyle w:val="001000000000" w:firstRow="0" w:lastRow="0" w:firstColumn="1" w:lastColumn="0" w:oddVBand="0" w:evenVBand="0" w:oddHBand="0" w:evenHBand="0" w:firstRowFirstColumn="0" w:firstRowLastColumn="0" w:lastRowFirstColumn="0" w:lastRowLastColumn="0"/>
            <w:tcW w:w="2812" w:type="dxa"/>
            <w:noWrap/>
            <w:hideMark/>
          </w:tcPr>
          <w:p w14:paraId="54E93B04" w14:textId="77777777" w:rsidR="00321C0C" w:rsidRPr="00321C0C" w:rsidRDefault="00321C0C" w:rsidP="00321C0C">
            <w:pPr>
              <w:spacing w:beforeLines="60" w:before="144" w:afterLines="60" w:after="144"/>
              <w:rPr>
                <w:rFonts w:cs="Arial"/>
                <w:b w:val="0"/>
                <w:bCs w:val="0"/>
                <w:color w:val="000000"/>
                <w:szCs w:val="20"/>
                <w14:ligatures w14:val="none"/>
              </w:rPr>
            </w:pPr>
            <w:r w:rsidRPr="00321C0C">
              <w:rPr>
                <w:rFonts w:cs="Arial"/>
                <w:b w:val="0"/>
                <w:bCs w:val="0"/>
                <w:color w:val="000000"/>
                <w:szCs w:val="20"/>
                <w14:ligatures w14:val="none"/>
              </w:rPr>
              <w:t>Change over 3 months</w:t>
            </w:r>
          </w:p>
        </w:tc>
        <w:tc>
          <w:tcPr>
            <w:tcW w:w="1236" w:type="dxa"/>
            <w:noWrap/>
            <w:hideMark/>
          </w:tcPr>
          <w:p w14:paraId="1289F028" w14:textId="77777777" w:rsidR="00321C0C" w:rsidRPr="00321C0C" w:rsidRDefault="00321C0C" w:rsidP="00321C0C">
            <w:pPr>
              <w:spacing w:beforeLines="60" w:before="144" w:afterLines="60" w:after="144"/>
              <w:jc w:val="right"/>
              <w:cnfStyle w:val="000000000000" w:firstRow="0" w:lastRow="0" w:firstColumn="0" w:lastColumn="0" w:oddVBand="0" w:evenVBand="0" w:oddHBand="0" w:evenHBand="0" w:firstRowFirstColumn="0" w:firstRowLastColumn="0" w:lastRowFirstColumn="0" w:lastRowLastColumn="0"/>
              <w:rPr>
                <w:rFonts w:cs="Arial"/>
                <w:color w:val="000000"/>
                <w:szCs w:val="20"/>
                <w14:ligatures w14:val="none"/>
              </w:rPr>
            </w:pPr>
          </w:p>
        </w:tc>
        <w:tc>
          <w:tcPr>
            <w:tcW w:w="1095" w:type="dxa"/>
            <w:noWrap/>
            <w:hideMark/>
          </w:tcPr>
          <w:p w14:paraId="50CEFC75" w14:textId="223030ED" w:rsidR="00321C0C" w:rsidRPr="00321C0C" w:rsidRDefault="00321C0C" w:rsidP="00321C0C">
            <w:pPr>
              <w:spacing w:beforeLines="60" w:before="144" w:afterLines="60" w:after="144"/>
              <w:jc w:val="right"/>
              <w:cnfStyle w:val="000000000000" w:firstRow="0" w:lastRow="0" w:firstColumn="0" w:lastColumn="0" w:oddVBand="0" w:evenVBand="0" w:oddHBand="0" w:evenHBand="0" w:firstRowFirstColumn="0" w:firstRowLastColumn="0" w:lastRowFirstColumn="0" w:lastRowLastColumn="0"/>
              <w:rPr>
                <w:rFonts w:cs="Arial"/>
                <w:szCs w:val="20"/>
                <w14:ligatures w14:val="none"/>
              </w:rPr>
            </w:pPr>
            <w:r w:rsidRPr="00321C0C">
              <w:rPr>
                <w:rFonts w:cs="Arial"/>
                <w:szCs w:val="20"/>
                <w14:ligatures w14:val="none"/>
              </w:rPr>
              <w:t>SGD</w:t>
            </w:r>
          </w:p>
        </w:tc>
        <w:tc>
          <w:tcPr>
            <w:tcW w:w="1344" w:type="dxa"/>
            <w:noWrap/>
            <w:hideMark/>
          </w:tcPr>
          <w:p w14:paraId="2FB7EABF" w14:textId="77777777" w:rsidR="00321C0C" w:rsidRPr="00321C0C" w:rsidRDefault="00321C0C" w:rsidP="00321C0C">
            <w:pPr>
              <w:spacing w:beforeLines="60" w:before="144" w:afterLines="60" w:after="144"/>
              <w:jc w:val="right"/>
              <w:cnfStyle w:val="000000000000" w:firstRow="0" w:lastRow="0" w:firstColumn="0" w:lastColumn="0" w:oddVBand="0" w:evenVBand="0" w:oddHBand="0" w:evenHBand="0" w:firstRowFirstColumn="0" w:firstRowLastColumn="0" w:lastRowFirstColumn="0" w:lastRowLastColumn="0"/>
              <w:rPr>
                <w:rFonts w:cs="Arial"/>
                <w:color w:val="000000"/>
                <w:szCs w:val="20"/>
                <w14:ligatures w14:val="none"/>
              </w:rPr>
            </w:pPr>
            <w:r w:rsidRPr="00321C0C">
              <w:rPr>
                <w:rFonts w:cs="Arial"/>
                <w:color w:val="000000"/>
                <w:szCs w:val="20"/>
                <w14:ligatures w14:val="none"/>
              </w:rPr>
              <w:t>-290,420</w:t>
            </w:r>
          </w:p>
        </w:tc>
        <w:tc>
          <w:tcPr>
            <w:tcW w:w="3011" w:type="dxa"/>
            <w:noWrap/>
            <w:hideMark/>
          </w:tcPr>
          <w:p w14:paraId="3DB57DD9" w14:textId="77777777" w:rsidR="00321C0C" w:rsidRPr="00321C0C" w:rsidRDefault="00321C0C" w:rsidP="00321C0C">
            <w:pPr>
              <w:spacing w:beforeLines="60" w:before="144" w:afterLines="60" w:after="144"/>
              <w:jc w:val="right"/>
              <w:cnfStyle w:val="000000000000" w:firstRow="0" w:lastRow="0" w:firstColumn="0" w:lastColumn="0" w:oddVBand="0" w:evenVBand="0" w:oddHBand="0" w:evenHBand="0" w:firstRowFirstColumn="0" w:firstRowLastColumn="0" w:lastRowFirstColumn="0" w:lastRowLastColumn="0"/>
              <w:rPr>
                <w:rFonts w:cs="Arial"/>
                <w:color w:val="000000"/>
                <w:szCs w:val="20"/>
                <w14:ligatures w14:val="none"/>
              </w:rPr>
            </w:pPr>
          </w:p>
        </w:tc>
      </w:tr>
      <w:tr w:rsidR="00321C0C" w:rsidRPr="00321C0C" w14:paraId="184B23AE" w14:textId="77777777" w:rsidTr="00321C0C">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812" w:type="dxa"/>
            <w:noWrap/>
            <w:hideMark/>
          </w:tcPr>
          <w:p w14:paraId="6B329995" w14:textId="77777777" w:rsidR="00321C0C" w:rsidRPr="00321C0C" w:rsidRDefault="00321C0C" w:rsidP="00321C0C">
            <w:pPr>
              <w:spacing w:beforeLines="60" w:before="144" w:afterLines="60" w:after="144"/>
              <w:rPr>
                <w:rFonts w:cs="Arial"/>
                <w:color w:val="000000"/>
                <w:szCs w:val="20"/>
                <w14:ligatures w14:val="none"/>
              </w:rPr>
            </w:pPr>
            <w:r w:rsidRPr="00321C0C">
              <w:rPr>
                <w:rFonts w:cs="Arial"/>
                <w:color w:val="000000"/>
                <w:szCs w:val="20"/>
                <w14:ligatures w14:val="none"/>
              </w:rPr>
              <w:t>Monthly Burn</w:t>
            </w:r>
          </w:p>
        </w:tc>
        <w:tc>
          <w:tcPr>
            <w:tcW w:w="1236" w:type="dxa"/>
            <w:noWrap/>
            <w:hideMark/>
          </w:tcPr>
          <w:p w14:paraId="0F3AEAD5" w14:textId="77777777" w:rsidR="00321C0C" w:rsidRPr="00321C0C" w:rsidRDefault="00321C0C" w:rsidP="00321C0C">
            <w:pPr>
              <w:spacing w:beforeLines="60" w:before="144" w:afterLines="60" w:after="144"/>
              <w:jc w:val="right"/>
              <w:cnfStyle w:val="000000100000" w:firstRow="0" w:lastRow="0" w:firstColumn="0" w:lastColumn="0" w:oddVBand="0" w:evenVBand="0" w:oddHBand="1" w:evenHBand="0" w:firstRowFirstColumn="0" w:firstRowLastColumn="0" w:lastRowFirstColumn="0" w:lastRowLastColumn="0"/>
              <w:rPr>
                <w:rFonts w:cs="Arial"/>
                <w:b/>
                <w:bCs/>
                <w:color w:val="000000"/>
                <w:szCs w:val="20"/>
                <w14:ligatures w14:val="none"/>
              </w:rPr>
            </w:pPr>
          </w:p>
        </w:tc>
        <w:tc>
          <w:tcPr>
            <w:tcW w:w="1095" w:type="dxa"/>
            <w:noWrap/>
            <w:hideMark/>
          </w:tcPr>
          <w:p w14:paraId="624FB10A" w14:textId="1B55EC1C" w:rsidR="00321C0C" w:rsidRPr="00321C0C" w:rsidRDefault="00321C0C" w:rsidP="00321C0C">
            <w:pPr>
              <w:spacing w:beforeLines="60" w:before="144" w:afterLines="60" w:after="144"/>
              <w:jc w:val="right"/>
              <w:cnfStyle w:val="000000100000" w:firstRow="0" w:lastRow="0" w:firstColumn="0" w:lastColumn="0" w:oddVBand="0" w:evenVBand="0" w:oddHBand="1" w:evenHBand="0" w:firstRowFirstColumn="0" w:firstRowLastColumn="0" w:lastRowFirstColumn="0" w:lastRowLastColumn="0"/>
              <w:rPr>
                <w:rFonts w:cs="Arial"/>
                <w:b/>
                <w:bCs/>
                <w:szCs w:val="20"/>
                <w14:ligatures w14:val="none"/>
              </w:rPr>
            </w:pPr>
            <w:r w:rsidRPr="00321C0C">
              <w:rPr>
                <w:rFonts w:cs="Arial"/>
                <w:b/>
                <w:bCs/>
                <w:szCs w:val="20"/>
                <w14:ligatures w14:val="none"/>
              </w:rPr>
              <w:t>SGD</w:t>
            </w:r>
          </w:p>
        </w:tc>
        <w:tc>
          <w:tcPr>
            <w:tcW w:w="1344" w:type="dxa"/>
            <w:noWrap/>
            <w:hideMark/>
          </w:tcPr>
          <w:p w14:paraId="2647A74C" w14:textId="77777777" w:rsidR="00321C0C" w:rsidRPr="00321C0C" w:rsidRDefault="00321C0C" w:rsidP="00321C0C">
            <w:pPr>
              <w:spacing w:beforeLines="60" w:before="144" w:afterLines="60" w:after="144"/>
              <w:jc w:val="right"/>
              <w:cnfStyle w:val="000000100000" w:firstRow="0" w:lastRow="0" w:firstColumn="0" w:lastColumn="0" w:oddVBand="0" w:evenVBand="0" w:oddHBand="1" w:evenHBand="0" w:firstRowFirstColumn="0" w:firstRowLastColumn="0" w:lastRowFirstColumn="0" w:lastRowLastColumn="0"/>
              <w:rPr>
                <w:rFonts w:cs="Arial"/>
                <w:b/>
                <w:bCs/>
                <w:color w:val="000000"/>
                <w:szCs w:val="20"/>
                <w14:ligatures w14:val="none"/>
              </w:rPr>
            </w:pPr>
            <w:r w:rsidRPr="00321C0C">
              <w:rPr>
                <w:rFonts w:cs="Arial"/>
                <w:b/>
                <w:bCs/>
                <w:color w:val="000000"/>
                <w:szCs w:val="20"/>
                <w14:ligatures w14:val="none"/>
              </w:rPr>
              <w:t xml:space="preserve">      (96,807)</w:t>
            </w:r>
          </w:p>
        </w:tc>
        <w:tc>
          <w:tcPr>
            <w:tcW w:w="3011" w:type="dxa"/>
            <w:noWrap/>
            <w:hideMark/>
          </w:tcPr>
          <w:p w14:paraId="25E9E035" w14:textId="77777777" w:rsidR="00321C0C" w:rsidRPr="00321C0C" w:rsidRDefault="00321C0C" w:rsidP="00321C0C">
            <w:pPr>
              <w:spacing w:beforeLines="60" w:before="144" w:afterLines="60" w:after="144"/>
              <w:jc w:val="right"/>
              <w:cnfStyle w:val="000000100000" w:firstRow="0" w:lastRow="0" w:firstColumn="0" w:lastColumn="0" w:oddVBand="0" w:evenVBand="0" w:oddHBand="1" w:evenHBand="0" w:firstRowFirstColumn="0" w:firstRowLastColumn="0" w:lastRowFirstColumn="0" w:lastRowLastColumn="0"/>
              <w:rPr>
                <w:rFonts w:cs="Arial"/>
                <w:b/>
                <w:bCs/>
                <w:color w:val="000000"/>
                <w:szCs w:val="20"/>
                <w14:ligatures w14:val="none"/>
              </w:rPr>
            </w:pPr>
          </w:p>
        </w:tc>
      </w:tr>
      <w:tr w:rsidR="00321C0C" w:rsidRPr="00321C0C" w14:paraId="089F6E4D" w14:textId="77777777" w:rsidTr="00321C0C">
        <w:trPr>
          <w:trHeight w:val="255"/>
        </w:trPr>
        <w:tc>
          <w:tcPr>
            <w:cnfStyle w:val="001000000000" w:firstRow="0" w:lastRow="0" w:firstColumn="1" w:lastColumn="0" w:oddVBand="0" w:evenVBand="0" w:oddHBand="0" w:evenHBand="0" w:firstRowFirstColumn="0" w:firstRowLastColumn="0" w:lastRowFirstColumn="0" w:lastRowLastColumn="0"/>
            <w:tcW w:w="2812" w:type="dxa"/>
            <w:noWrap/>
            <w:hideMark/>
          </w:tcPr>
          <w:p w14:paraId="15A47632" w14:textId="77777777" w:rsidR="00321C0C" w:rsidRPr="00321C0C" w:rsidRDefault="00321C0C" w:rsidP="00321C0C">
            <w:pPr>
              <w:spacing w:beforeLines="60" w:before="144" w:afterLines="60" w:after="144"/>
              <w:rPr>
                <w:rFonts w:cs="Arial"/>
                <w:color w:val="000000"/>
                <w:szCs w:val="20"/>
                <w14:ligatures w14:val="none"/>
              </w:rPr>
            </w:pPr>
            <w:r w:rsidRPr="00321C0C">
              <w:rPr>
                <w:rFonts w:cs="Arial"/>
                <w:color w:val="000000"/>
                <w:szCs w:val="20"/>
                <w14:ligatures w14:val="none"/>
              </w:rPr>
              <w:t>Estimated Runway</w:t>
            </w:r>
          </w:p>
        </w:tc>
        <w:tc>
          <w:tcPr>
            <w:tcW w:w="1236" w:type="dxa"/>
            <w:noWrap/>
            <w:hideMark/>
          </w:tcPr>
          <w:p w14:paraId="6157278A" w14:textId="77777777" w:rsidR="00321C0C" w:rsidRPr="00321C0C" w:rsidRDefault="00321C0C" w:rsidP="00321C0C">
            <w:pPr>
              <w:spacing w:beforeLines="60" w:before="144" w:afterLines="60" w:after="144"/>
              <w:jc w:val="right"/>
              <w:cnfStyle w:val="000000000000" w:firstRow="0" w:lastRow="0" w:firstColumn="0" w:lastColumn="0" w:oddVBand="0" w:evenVBand="0" w:oddHBand="0" w:evenHBand="0" w:firstRowFirstColumn="0" w:firstRowLastColumn="0" w:lastRowFirstColumn="0" w:lastRowLastColumn="0"/>
              <w:rPr>
                <w:rFonts w:cs="Arial"/>
                <w:b/>
                <w:bCs/>
                <w:color w:val="000000"/>
                <w:szCs w:val="20"/>
                <w14:ligatures w14:val="none"/>
              </w:rPr>
            </w:pPr>
          </w:p>
        </w:tc>
        <w:tc>
          <w:tcPr>
            <w:tcW w:w="1095" w:type="dxa"/>
            <w:noWrap/>
            <w:hideMark/>
          </w:tcPr>
          <w:p w14:paraId="6794CEFE" w14:textId="77777777" w:rsidR="00321C0C" w:rsidRPr="00321C0C" w:rsidRDefault="00321C0C" w:rsidP="00321C0C">
            <w:pPr>
              <w:spacing w:beforeLines="60" w:before="144" w:afterLines="60" w:after="144"/>
              <w:jc w:val="right"/>
              <w:cnfStyle w:val="000000000000" w:firstRow="0" w:lastRow="0" w:firstColumn="0" w:lastColumn="0" w:oddVBand="0" w:evenVBand="0" w:oddHBand="0" w:evenHBand="0" w:firstRowFirstColumn="0" w:firstRowLastColumn="0" w:lastRowFirstColumn="0" w:lastRowLastColumn="0"/>
              <w:rPr>
                <w:rFonts w:ascii="Times New Roman" w:hAnsi="Times New Roman"/>
                <w:b/>
                <w:bCs/>
                <w:szCs w:val="20"/>
                <w14:ligatures w14:val="none"/>
              </w:rPr>
            </w:pPr>
          </w:p>
        </w:tc>
        <w:tc>
          <w:tcPr>
            <w:tcW w:w="1344" w:type="dxa"/>
            <w:noWrap/>
            <w:hideMark/>
          </w:tcPr>
          <w:p w14:paraId="52D5DBC3" w14:textId="77777777" w:rsidR="00321C0C" w:rsidRPr="00321C0C" w:rsidRDefault="00321C0C" w:rsidP="00321C0C">
            <w:pPr>
              <w:spacing w:beforeLines="60" w:before="144" w:afterLines="60" w:after="144"/>
              <w:jc w:val="right"/>
              <w:cnfStyle w:val="000000000000" w:firstRow="0" w:lastRow="0" w:firstColumn="0" w:lastColumn="0" w:oddVBand="0" w:evenVBand="0" w:oddHBand="0" w:evenHBand="0" w:firstRowFirstColumn="0" w:firstRowLastColumn="0" w:lastRowFirstColumn="0" w:lastRowLastColumn="0"/>
              <w:rPr>
                <w:rFonts w:cs="Arial"/>
                <w:b/>
                <w:bCs/>
                <w:color w:val="000000"/>
                <w:szCs w:val="20"/>
                <w14:ligatures w14:val="none"/>
              </w:rPr>
            </w:pPr>
            <w:r w:rsidRPr="00321C0C">
              <w:rPr>
                <w:rFonts w:cs="Arial"/>
                <w:b/>
                <w:bCs/>
                <w:color w:val="000000"/>
                <w:szCs w:val="20"/>
                <w14:ligatures w14:val="none"/>
              </w:rPr>
              <w:t>5.1 months</w:t>
            </w:r>
          </w:p>
        </w:tc>
        <w:tc>
          <w:tcPr>
            <w:tcW w:w="3011" w:type="dxa"/>
            <w:noWrap/>
            <w:hideMark/>
          </w:tcPr>
          <w:p w14:paraId="715C9A7C" w14:textId="77777777" w:rsidR="00321C0C" w:rsidRPr="00321C0C" w:rsidRDefault="00321C0C" w:rsidP="00321C0C">
            <w:pPr>
              <w:spacing w:beforeLines="60" w:before="144" w:afterLines="60" w:after="144"/>
              <w:jc w:val="right"/>
              <w:cnfStyle w:val="000000000000" w:firstRow="0" w:lastRow="0" w:firstColumn="0" w:lastColumn="0" w:oddVBand="0" w:evenVBand="0" w:oddHBand="0" w:evenHBand="0" w:firstRowFirstColumn="0" w:firstRowLastColumn="0" w:lastRowFirstColumn="0" w:lastRowLastColumn="0"/>
              <w:rPr>
                <w:rFonts w:cs="Arial"/>
                <w:b/>
                <w:bCs/>
                <w:color w:val="000000"/>
                <w:szCs w:val="20"/>
                <w14:ligatures w14:val="none"/>
              </w:rPr>
            </w:pPr>
          </w:p>
        </w:tc>
      </w:tr>
    </w:tbl>
    <w:p w14:paraId="2D4481F3" w14:textId="77777777" w:rsidR="00321C0C" w:rsidRDefault="00321C0C" w:rsidP="00821130">
      <w:pPr>
        <w:rPr>
          <w:lang w:val="en-US"/>
        </w:rPr>
      </w:pPr>
    </w:p>
    <w:p w14:paraId="29B08697" w14:textId="48ADD5F6" w:rsidR="00321C0C" w:rsidRDefault="00321C0C" w:rsidP="00321C0C">
      <w:pPr>
        <w:pStyle w:val="Heading3"/>
        <w:rPr>
          <w:lang w:val="en-US"/>
        </w:rPr>
      </w:pPr>
      <w:r>
        <w:rPr>
          <w:lang w:val="en-US"/>
        </w:rPr>
        <w:t>Forecast Burn</w:t>
      </w:r>
      <w:r w:rsidR="00A54602">
        <w:rPr>
          <w:lang w:val="en-US"/>
        </w:rPr>
        <w:t xml:space="preserve"> Commentary</w:t>
      </w:r>
    </w:p>
    <w:p w14:paraId="26D446D5" w14:textId="77777777" w:rsidR="00321C0C" w:rsidRPr="00A31030" w:rsidRDefault="00321C0C" w:rsidP="00821130">
      <w:pPr>
        <w:rPr>
          <w:lang w:val="en-US"/>
        </w:rPr>
      </w:pPr>
    </w:p>
    <w:p w14:paraId="129BC918" w14:textId="77777777" w:rsidR="00FB4FF7" w:rsidRDefault="00821130" w:rsidP="00321C0C">
      <w:pPr>
        <w:rPr>
          <w:lang w:val="en-US"/>
        </w:rPr>
      </w:pPr>
      <w:r w:rsidRPr="00321C0C">
        <w:rPr>
          <w:lang w:val="en-US"/>
        </w:rPr>
        <w:t>Based on the 3-way forecast model provided, we expected cash burn to be approximately US 200k per month, the vast majority is made up of salary expenditure</w:t>
      </w:r>
      <w:r w:rsidR="008900E6" w:rsidRPr="00321C0C">
        <w:rPr>
          <w:lang w:val="en-US"/>
        </w:rPr>
        <w:t xml:space="preserve"> increases due to hiring an additional </w:t>
      </w:r>
      <w:r w:rsidR="00FB4FF7">
        <w:rPr>
          <w:lang w:val="en-US"/>
        </w:rPr>
        <w:t>9</w:t>
      </w:r>
      <w:r w:rsidR="008900E6" w:rsidRPr="00321C0C">
        <w:rPr>
          <w:lang w:val="en-US"/>
        </w:rPr>
        <w:t xml:space="preserve"> roles. </w:t>
      </w:r>
    </w:p>
    <w:p w14:paraId="75BAF1C4" w14:textId="77777777" w:rsidR="00FB4FF7" w:rsidRDefault="00FB4FF7" w:rsidP="00321C0C">
      <w:pPr>
        <w:rPr>
          <w:lang w:val="en-US"/>
        </w:rPr>
      </w:pPr>
    </w:p>
    <w:p w14:paraId="0CD9510F" w14:textId="19B5E527" w:rsidR="00532A87" w:rsidRPr="00A54602" w:rsidRDefault="008900E6" w:rsidP="00321C0C">
      <w:pPr>
        <w:rPr>
          <w:b/>
          <w:bCs/>
          <w:lang w:val="en-US"/>
        </w:rPr>
      </w:pPr>
      <w:r w:rsidRPr="00321C0C">
        <w:rPr>
          <w:lang w:val="en-US"/>
        </w:rPr>
        <w:t xml:space="preserve">Assuming </w:t>
      </w:r>
      <w:r w:rsidRPr="00A54602">
        <w:rPr>
          <w:i/>
          <w:iCs/>
          <w:lang w:val="en-US"/>
        </w:rPr>
        <w:t xml:space="preserve">no </w:t>
      </w:r>
      <w:r w:rsidR="00A31030" w:rsidRPr="00A54602">
        <w:rPr>
          <w:i/>
          <w:iCs/>
          <w:lang w:val="en-US"/>
        </w:rPr>
        <w:t>revenue</w:t>
      </w:r>
      <w:r w:rsidR="00643256">
        <w:rPr>
          <w:i/>
          <w:iCs/>
          <w:lang w:val="en-US"/>
        </w:rPr>
        <w:t>,</w:t>
      </w:r>
      <w:r w:rsidRPr="00321C0C">
        <w:rPr>
          <w:lang w:val="en-US"/>
        </w:rPr>
        <w:t xml:space="preserve"> Polybee hires an additional 9 roles by March 2026</w:t>
      </w:r>
      <w:r w:rsidR="00643256">
        <w:rPr>
          <w:lang w:val="en-US"/>
        </w:rPr>
        <w:t xml:space="preserve">, and their financial model is corrected to show income tax credits not payments as a </w:t>
      </w:r>
      <w:r w:rsidR="00CF65D9">
        <w:rPr>
          <w:lang w:val="en-US"/>
        </w:rPr>
        <w:t>loss-making</w:t>
      </w:r>
      <w:r w:rsidR="00643256">
        <w:rPr>
          <w:lang w:val="en-US"/>
        </w:rPr>
        <w:t xml:space="preserve"> company</w:t>
      </w:r>
      <w:r w:rsidR="00821130" w:rsidRPr="00321C0C">
        <w:rPr>
          <w:lang w:val="en-US"/>
        </w:rPr>
        <w:t>, cash burn on a Seed Round of US 2</w:t>
      </w:r>
      <w:r w:rsidR="000F7B46" w:rsidRPr="00321C0C">
        <w:rPr>
          <w:lang w:val="en-US"/>
        </w:rPr>
        <w:t>.</w:t>
      </w:r>
      <w:r w:rsidR="00FB4FF7">
        <w:rPr>
          <w:lang w:val="en-US"/>
        </w:rPr>
        <w:t>0</w:t>
      </w:r>
      <w:r w:rsidR="00821130" w:rsidRPr="00321C0C">
        <w:rPr>
          <w:lang w:val="en-US"/>
        </w:rPr>
        <w:t>m</w:t>
      </w:r>
      <w:r w:rsidR="00643256">
        <w:rPr>
          <w:lang w:val="en-US"/>
        </w:rPr>
        <w:t xml:space="preserve"> in September</w:t>
      </w:r>
      <w:r w:rsidR="00821130" w:rsidRPr="00321C0C">
        <w:rPr>
          <w:lang w:val="en-US"/>
        </w:rPr>
        <w:t xml:space="preserve"> is expected to be </w:t>
      </w:r>
      <w:r w:rsidR="00821130" w:rsidRPr="00A54602">
        <w:rPr>
          <w:b/>
          <w:bCs/>
          <w:lang w:val="en-US"/>
        </w:rPr>
        <w:t>1</w:t>
      </w:r>
      <w:r w:rsidR="00643256">
        <w:rPr>
          <w:b/>
          <w:bCs/>
          <w:lang w:val="en-US"/>
        </w:rPr>
        <w:t>3</w:t>
      </w:r>
      <w:r w:rsidR="00A54602" w:rsidRPr="00A54602">
        <w:rPr>
          <w:b/>
          <w:bCs/>
          <w:lang w:val="en-US"/>
        </w:rPr>
        <w:t>-1</w:t>
      </w:r>
      <w:r w:rsidR="00643256">
        <w:rPr>
          <w:b/>
          <w:bCs/>
          <w:lang w:val="en-US"/>
        </w:rPr>
        <w:t>5</w:t>
      </w:r>
      <w:r w:rsidR="00A54602" w:rsidRPr="00A54602">
        <w:rPr>
          <w:b/>
          <w:bCs/>
          <w:lang w:val="en-US"/>
        </w:rPr>
        <w:t xml:space="preserve"> months. </w:t>
      </w:r>
    </w:p>
    <w:p w14:paraId="4EBDE7D7" w14:textId="77777777" w:rsidR="00A54602" w:rsidRDefault="00A54602" w:rsidP="00321C0C">
      <w:pPr>
        <w:rPr>
          <w:lang w:val="en-US"/>
        </w:rPr>
      </w:pPr>
    </w:p>
    <w:p w14:paraId="08E9F68A" w14:textId="5FCF7D3F" w:rsidR="00A54602" w:rsidRPr="00321C0C" w:rsidRDefault="00A54602" w:rsidP="00321C0C">
      <w:pPr>
        <w:rPr>
          <w:shd w:val="clear" w:color="auto" w:fill="FFFF00"/>
          <w:lang w:val="en-US"/>
        </w:rPr>
      </w:pPr>
      <w:r>
        <w:rPr>
          <w:lang w:val="en-US"/>
        </w:rPr>
        <w:t>This is not an unreasonable estimate given high expectation that Stage 1 trial customers will convert to Stage 2 customers. However, given the high proportion of salary expenses to overall cash burn burn, if hires are made slower than expected in line with sustainable revenue growth over the period, then</w:t>
      </w:r>
      <w:r w:rsidR="00643256">
        <w:rPr>
          <w:lang w:val="en-US"/>
        </w:rPr>
        <w:t xml:space="preserve"> Polybee’s</w:t>
      </w:r>
      <w:r>
        <w:rPr>
          <w:lang w:val="en-US"/>
        </w:rPr>
        <w:t xml:space="preserve"> runway could most likely be extended to </w:t>
      </w:r>
      <w:r w:rsidRPr="00643256">
        <w:rPr>
          <w:b/>
          <w:bCs/>
          <w:lang w:val="en-US"/>
        </w:rPr>
        <w:t>1</w:t>
      </w:r>
      <w:r w:rsidRPr="00A54602">
        <w:rPr>
          <w:b/>
          <w:bCs/>
          <w:lang w:val="en-US"/>
        </w:rPr>
        <w:t>5-18 months.</w:t>
      </w:r>
    </w:p>
    <w:p w14:paraId="62FEB2E7" w14:textId="77777777" w:rsidR="00E04F8C" w:rsidRDefault="00E04F8C" w:rsidP="00821130">
      <w:pPr>
        <w:rPr>
          <w:lang w:val="en-US"/>
        </w:rPr>
      </w:pPr>
    </w:p>
    <w:p w14:paraId="1C35FDA5" w14:textId="46CAF074" w:rsidR="00E04F8C" w:rsidRPr="00A911D1" w:rsidRDefault="00E04F8C" w:rsidP="00E04F8C">
      <w:pPr>
        <w:pStyle w:val="Heading2"/>
      </w:pPr>
      <w:r>
        <w:lastRenderedPageBreak/>
        <w:t>Series A Expectations</w:t>
      </w:r>
      <w:r w:rsidR="00A91F9C">
        <w:t xml:space="preserve">, </w:t>
      </w:r>
      <w:r w:rsidR="00A82E6A">
        <w:t xml:space="preserve">US </w:t>
      </w:r>
      <w:r w:rsidR="00A91F9C">
        <w:t>10m at</w:t>
      </w:r>
      <w:r w:rsidR="00A82E6A">
        <w:t xml:space="preserve"> </w:t>
      </w:r>
      <w:r w:rsidR="00A91F9C">
        <w:t>40-50m pre-money</w:t>
      </w:r>
    </w:p>
    <w:p w14:paraId="482B0B19" w14:textId="16FD617E" w:rsidR="00A91F9C" w:rsidRPr="00A91F9C" w:rsidRDefault="00A91F9C" w:rsidP="00A91F9C">
      <w:pPr>
        <w:spacing w:before="100" w:beforeAutospacing="1" w:after="100" w:afterAutospacing="1"/>
        <w:rPr>
          <w:rFonts w:cs="Arial"/>
          <w:szCs w:val="20"/>
          <w14:ligatures w14:val="none"/>
        </w:rPr>
      </w:pPr>
      <w:r>
        <w:rPr>
          <w:rFonts w:cs="Arial"/>
          <w:szCs w:val="20"/>
          <w14:ligatures w14:val="none"/>
        </w:rPr>
        <w:t>Discussions with m</w:t>
      </w:r>
      <w:r w:rsidRPr="00A91F9C">
        <w:rPr>
          <w:rFonts w:cs="Arial"/>
          <w:szCs w:val="20"/>
          <w14:ligatures w14:val="none"/>
        </w:rPr>
        <w:t xml:space="preserve">anagement </w:t>
      </w:r>
      <w:r>
        <w:rPr>
          <w:rFonts w:cs="Arial"/>
          <w:szCs w:val="20"/>
          <w14:ligatures w14:val="none"/>
        </w:rPr>
        <w:t>suggest</w:t>
      </w:r>
      <w:r w:rsidRPr="00A91F9C">
        <w:rPr>
          <w:rFonts w:cs="Arial"/>
          <w:szCs w:val="20"/>
          <w14:ligatures w14:val="none"/>
        </w:rPr>
        <w:t xml:space="preserve"> Series A capital raise in Q3–Q4 2026, approximately 12–15 months from the current period. At that stage, the company projects US 2</w:t>
      </w:r>
      <w:r>
        <w:rPr>
          <w:rFonts w:cs="Arial"/>
          <w:szCs w:val="20"/>
          <w14:ligatures w14:val="none"/>
        </w:rPr>
        <w:t>m</w:t>
      </w:r>
      <w:r w:rsidRPr="00A91F9C">
        <w:rPr>
          <w:rFonts w:cs="Arial"/>
          <w:szCs w:val="20"/>
          <w14:ligatures w14:val="none"/>
        </w:rPr>
        <w:t xml:space="preserve"> in annual recurring revenue (ARR) with a clear path to cash flow breakeven, demonstrating the viability of its capital-efficient growth model. The qualified sales pipeline is expected to exceed US 10</w:t>
      </w:r>
      <w:r>
        <w:rPr>
          <w:rFonts w:cs="Arial"/>
          <w:szCs w:val="20"/>
          <w14:ligatures w14:val="none"/>
        </w:rPr>
        <w:t>m</w:t>
      </w:r>
      <w:r w:rsidRPr="00A91F9C">
        <w:rPr>
          <w:rFonts w:cs="Arial"/>
          <w:szCs w:val="20"/>
          <w14:ligatures w14:val="none"/>
        </w:rPr>
        <w:t>, supporting management’s assertion of 3–5× ARR growth over the subsequent 12 months. Based on observed pipeline conversion rates with current customers, this is expected to translate into US 6–9</w:t>
      </w:r>
      <w:r>
        <w:rPr>
          <w:rFonts w:cs="Arial"/>
          <w:szCs w:val="20"/>
          <w14:ligatures w14:val="none"/>
        </w:rPr>
        <w:t>m</w:t>
      </w:r>
      <w:r w:rsidRPr="00A91F9C">
        <w:rPr>
          <w:rFonts w:cs="Arial"/>
          <w:szCs w:val="20"/>
          <w14:ligatures w14:val="none"/>
        </w:rPr>
        <w:t xml:space="preserve"> in next-twelve-months revenue by the second half of 2026.</w:t>
      </w:r>
    </w:p>
    <w:p w14:paraId="1D373FE1" w14:textId="28FEA58A" w:rsidR="00665E32" w:rsidRDefault="00A91F9C" w:rsidP="003F3EC0">
      <w:pPr>
        <w:spacing w:before="100" w:beforeAutospacing="1" w:after="100" w:afterAutospacing="1"/>
        <w:rPr>
          <w:rFonts w:cs="Arial"/>
          <w:szCs w:val="20"/>
          <w14:ligatures w14:val="none"/>
        </w:rPr>
      </w:pPr>
      <w:r w:rsidRPr="00A91F9C">
        <w:rPr>
          <w:rFonts w:cs="Arial"/>
          <w:szCs w:val="20"/>
          <w14:ligatures w14:val="none"/>
        </w:rPr>
        <w:t>Management’s target pre-money valuation range for the Series A is US 40–50</w:t>
      </w:r>
      <w:r w:rsidR="00A54602">
        <w:rPr>
          <w:rFonts w:cs="Arial"/>
          <w:szCs w:val="20"/>
          <w14:ligatures w14:val="none"/>
        </w:rPr>
        <w:t>m</w:t>
      </w:r>
      <w:r w:rsidRPr="00A91F9C">
        <w:rPr>
          <w:rFonts w:cs="Arial"/>
          <w:szCs w:val="20"/>
          <w14:ligatures w14:val="none"/>
        </w:rPr>
        <w:t>. This reflects a 5–7× forward-revenue multiple, consistent with market comparables for companies with similar unit economics and growth trajectories. The planned raise size is approximately US 10</w:t>
      </w:r>
      <w:r w:rsidR="00A54602">
        <w:rPr>
          <w:rFonts w:cs="Arial"/>
          <w:szCs w:val="20"/>
          <w14:ligatures w14:val="none"/>
        </w:rPr>
        <w:t>m</w:t>
      </w:r>
      <w:r w:rsidRPr="00A91F9C">
        <w:rPr>
          <w:rFonts w:cs="Arial"/>
          <w:szCs w:val="20"/>
          <w14:ligatures w14:val="none"/>
        </w:rPr>
        <w:t>. Proceeds are intended for three primary growth drivers: geographic expansion into Europe and Latin America (where early opportunities have been identified), accelerated product development focused on new crop coverage, and scaling operational infrastructure to support anticipated customer growth. Management positions the Series A as an attractive entry point for growth investors seeking exposure to the emerging market for physical AI agents in agriculture.</w:t>
      </w:r>
      <w:bookmarkEnd w:id="365"/>
      <w:bookmarkEnd w:id="366"/>
    </w:p>
    <w:p w14:paraId="0B0EAEE5" w14:textId="6A7C9D54" w:rsidR="00A54602" w:rsidRDefault="00A54602" w:rsidP="00A54602">
      <w:pPr>
        <w:pStyle w:val="Heading3"/>
      </w:pPr>
      <w:r>
        <w:t>Series A Expectations Commentary</w:t>
      </w:r>
    </w:p>
    <w:p w14:paraId="5E7CF2F1" w14:textId="77777777" w:rsidR="00A54602" w:rsidRDefault="00A54602" w:rsidP="00A54602"/>
    <w:p w14:paraId="3EF7381E" w14:textId="1A997888" w:rsidR="00A54602" w:rsidRPr="00A54602" w:rsidRDefault="00A54602" w:rsidP="00A54602">
      <w:r>
        <w:t xml:space="preserve">Management’s estimates of Series A </w:t>
      </w:r>
      <w:r w:rsidR="00A1707D">
        <w:t>slightly unrealistic considering Series A benchmarks.</w:t>
      </w:r>
      <w:r w:rsidR="009D0085">
        <w:t xml:space="preserve"> For example, Preqin esti</w:t>
      </w:r>
      <w:r w:rsidR="00A1707D">
        <w:t>mates median Series A valuation for Global Agtech companies to be around US 30m.</w:t>
      </w:r>
      <w:r>
        <w:t xml:space="preserve"> For example, Agurra, a Polybee competitors raised a Series A US 4m Series A in May 2021.</w:t>
      </w:r>
    </w:p>
    <w:p w14:paraId="574BA0C6" w14:textId="77777777" w:rsidR="00A54602" w:rsidRDefault="00A54602" w:rsidP="00A54602"/>
    <w:tbl>
      <w:tblPr>
        <w:tblStyle w:val="PlainTable2"/>
        <w:tblW w:w="9180" w:type="dxa"/>
        <w:tblLook w:val="04A0" w:firstRow="1" w:lastRow="0" w:firstColumn="1" w:lastColumn="0" w:noHBand="0" w:noVBand="1"/>
      </w:tblPr>
      <w:tblGrid>
        <w:gridCol w:w="983"/>
        <w:gridCol w:w="2603"/>
        <w:gridCol w:w="3025"/>
        <w:gridCol w:w="2569"/>
      </w:tblGrid>
      <w:tr w:rsidR="009D0085" w:rsidRPr="009D0085" w14:paraId="7592B59D" w14:textId="77777777" w:rsidTr="00A1707D">
        <w:trPr>
          <w:cnfStyle w:val="100000000000" w:firstRow="1" w:lastRow="0" w:firstColumn="0" w:lastColumn="0" w:oddVBand="0" w:evenVBand="0" w:oddHBand="0"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9180" w:type="dxa"/>
            <w:gridSpan w:val="4"/>
            <w:noWrap/>
            <w:hideMark/>
          </w:tcPr>
          <w:p w14:paraId="44E3E345" w14:textId="77777777" w:rsidR="009D0085" w:rsidRPr="009D0085" w:rsidRDefault="009D0085" w:rsidP="00A1707D">
            <w:pPr>
              <w:spacing w:beforeLines="20" w:before="48" w:afterLines="20" w:after="48"/>
              <w:jc w:val="center"/>
              <w:rPr>
                <w:rFonts w:cs="Arial"/>
                <w:color w:val="000000"/>
                <w:szCs w:val="20"/>
                <w14:ligatures w14:val="none"/>
              </w:rPr>
            </w:pPr>
            <w:r w:rsidRPr="009D0085">
              <w:rPr>
                <w:rFonts w:cs="Arial"/>
                <w:color w:val="000000"/>
                <w:szCs w:val="20"/>
                <w14:ligatures w14:val="none"/>
              </w:rPr>
              <w:t>Average Pre-Money for Global Ag-tech Companies</w:t>
            </w:r>
          </w:p>
        </w:tc>
      </w:tr>
      <w:tr w:rsidR="009D0085" w:rsidRPr="009D0085" w14:paraId="3585EADE" w14:textId="77777777" w:rsidTr="00A1707D">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983" w:type="dxa"/>
            <w:noWrap/>
            <w:hideMark/>
          </w:tcPr>
          <w:p w14:paraId="184E494A" w14:textId="77777777" w:rsidR="009D0085" w:rsidRPr="009D0085" w:rsidRDefault="009D0085" w:rsidP="00A1707D">
            <w:pPr>
              <w:spacing w:beforeLines="20" w:before="48" w:afterLines="20" w:after="48"/>
              <w:jc w:val="center"/>
              <w:rPr>
                <w:rFonts w:cs="Arial"/>
                <w:color w:val="000000"/>
                <w:szCs w:val="20"/>
                <w14:ligatures w14:val="none"/>
              </w:rPr>
            </w:pPr>
          </w:p>
        </w:tc>
        <w:tc>
          <w:tcPr>
            <w:tcW w:w="2603" w:type="dxa"/>
            <w:noWrap/>
            <w:hideMark/>
          </w:tcPr>
          <w:p w14:paraId="0E5E5C1A" w14:textId="77777777" w:rsidR="009D0085" w:rsidRPr="009D0085" w:rsidRDefault="009D0085" w:rsidP="00A1707D">
            <w:pPr>
              <w:spacing w:beforeLines="20" w:before="48" w:afterLines="20" w:after="48"/>
              <w:cnfStyle w:val="000000100000" w:firstRow="0" w:lastRow="0" w:firstColumn="0" w:lastColumn="0" w:oddVBand="0" w:evenVBand="0" w:oddHBand="1" w:evenHBand="0" w:firstRowFirstColumn="0" w:firstRowLastColumn="0" w:lastRowFirstColumn="0" w:lastRowLastColumn="0"/>
              <w:rPr>
                <w:rFonts w:ascii="Times New Roman" w:hAnsi="Times New Roman"/>
                <w:szCs w:val="20"/>
                <w14:ligatures w14:val="none"/>
              </w:rPr>
            </w:pPr>
          </w:p>
        </w:tc>
        <w:tc>
          <w:tcPr>
            <w:tcW w:w="3025" w:type="dxa"/>
            <w:noWrap/>
            <w:hideMark/>
          </w:tcPr>
          <w:p w14:paraId="54FFF81B" w14:textId="77777777" w:rsidR="009D0085" w:rsidRPr="009D0085" w:rsidRDefault="009D0085" w:rsidP="00A1707D">
            <w:pPr>
              <w:spacing w:beforeLines="20" w:before="48" w:afterLines="20" w:after="48"/>
              <w:cnfStyle w:val="000000100000" w:firstRow="0" w:lastRow="0" w:firstColumn="0" w:lastColumn="0" w:oddVBand="0" w:evenVBand="0" w:oddHBand="1" w:evenHBand="0" w:firstRowFirstColumn="0" w:firstRowLastColumn="0" w:lastRowFirstColumn="0" w:lastRowLastColumn="0"/>
              <w:rPr>
                <w:rFonts w:ascii="Times New Roman" w:hAnsi="Times New Roman"/>
                <w:szCs w:val="20"/>
                <w14:ligatures w14:val="none"/>
              </w:rPr>
            </w:pPr>
          </w:p>
        </w:tc>
        <w:tc>
          <w:tcPr>
            <w:tcW w:w="2567" w:type="dxa"/>
            <w:noWrap/>
            <w:hideMark/>
          </w:tcPr>
          <w:p w14:paraId="7ADE1985" w14:textId="77777777" w:rsidR="009D0085" w:rsidRPr="009D0085" w:rsidRDefault="009D0085" w:rsidP="00A1707D">
            <w:pPr>
              <w:spacing w:beforeLines="20" w:before="48" w:afterLines="20" w:after="48"/>
              <w:cnfStyle w:val="000000100000" w:firstRow="0" w:lastRow="0" w:firstColumn="0" w:lastColumn="0" w:oddVBand="0" w:evenVBand="0" w:oddHBand="1" w:evenHBand="0" w:firstRowFirstColumn="0" w:firstRowLastColumn="0" w:lastRowFirstColumn="0" w:lastRowLastColumn="0"/>
              <w:rPr>
                <w:rFonts w:ascii="Times New Roman" w:hAnsi="Times New Roman"/>
                <w:szCs w:val="20"/>
                <w14:ligatures w14:val="none"/>
              </w:rPr>
            </w:pPr>
          </w:p>
        </w:tc>
      </w:tr>
      <w:tr w:rsidR="009D0085" w:rsidRPr="009D0085" w14:paraId="5CCB696F" w14:textId="77777777" w:rsidTr="00A1707D">
        <w:trPr>
          <w:trHeight w:val="253"/>
        </w:trPr>
        <w:tc>
          <w:tcPr>
            <w:cnfStyle w:val="001000000000" w:firstRow="0" w:lastRow="0" w:firstColumn="1" w:lastColumn="0" w:oddVBand="0" w:evenVBand="0" w:oddHBand="0" w:evenHBand="0" w:firstRowFirstColumn="0" w:firstRowLastColumn="0" w:lastRowFirstColumn="0" w:lastRowLastColumn="0"/>
            <w:tcW w:w="983" w:type="dxa"/>
            <w:noWrap/>
            <w:hideMark/>
          </w:tcPr>
          <w:p w14:paraId="6D9021AF" w14:textId="77777777" w:rsidR="009D0085" w:rsidRPr="009D0085" w:rsidRDefault="009D0085" w:rsidP="00A1707D">
            <w:pPr>
              <w:spacing w:beforeLines="20" w:before="48" w:afterLines="20" w:after="48"/>
              <w:rPr>
                <w:rFonts w:cs="Arial"/>
                <w:color w:val="000000"/>
                <w:szCs w:val="20"/>
                <w14:ligatures w14:val="none"/>
              </w:rPr>
            </w:pPr>
            <w:r w:rsidRPr="009D0085">
              <w:rPr>
                <w:rFonts w:cs="Arial"/>
                <w:color w:val="000000"/>
                <w:szCs w:val="20"/>
                <w14:ligatures w14:val="none"/>
              </w:rPr>
              <w:t>Year</w:t>
            </w:r>
          </w:p>
        </w:tc>
        <w:tc>
          <w:tcPr>
            <w:tcW w:w="2603" w:type="dxa"/>
            <w:noWrap/>
            <w:hideMark/>
          </w:tcPr>
          <w:p w14:paraId="03D445F4" w14:textId="77777777" w:rsidR="009D0085" w:rsidRDefault="009D0085" w:rsidP="00A1707D">
            <w:pPr>
              <w:spacing w:beforeLines="20" w:before="48" w:afterLines="20" w:after="48"/>
              <w:jc w:val="right"/>
              <w:cnfStyle w:val="000000000000" w:firstRow="0" w:lastRow="0" w:firstColumn="0" w:lastColumn="0" w:oddVBand="0" w:evenVBand="0" w:oddHBand="0" w:evenHBand="0" w:firstRowFirstColumn="0" w:firstRowLastColumn="0" w:lastRowFirstColumn="0" w:lastRowLastColumn="0"/>
              <w:rPr>
                <w:rFonts w:cs="Arial"/>
                <w:color w:val="000000"/>
                <w:szCs w:val="20"/>
                <w14:ligatures w14:val="none"/>
              </w:rPr>
            </w:pPr>
            <w:r w:rsidRPr="009D0085">
              <w:rPr>
                <w:rFonts w:cs="Arial"/>
                <w:color w:val="000000"/>
                <w:szCs w:val="20"/>
                <w14:ligatures w14:val="none"/>
              </w:rPr>
              <w:t xml:space="preserve">Series A </w:t>
            </w:r>
          </w:p>
          <w:p w14:paraId="4D692B03" w14:textId="483DBEFA" w:rsidR="009D0085" w:rsidRPr="009D0085" w:rsidRDefault="009D0085" w:rsidP="00A1707D">
            <w:pPr>
              <w:spacing w:beforeLines="20" w:before="48" w:afterLines="20" w:after="48"/>
              <w:jc w:val="right"/>
              <w:cnfStyle w:val="000000000000" w:firstRow="0" w:lastRow="0" w:firstColumn="0" w:lastColumn="0" w:oddVBand="0" w:evenVBand="0" w:oddHBand="0" w:evenHBand="0" w:firstRowFirstColumn="0" w:firstRowLastColumn="0" w:lastRowFirstColumn="0" w:lastRowLastColumn="0"/>
              <w:rPr>
                <w:rFonts w:cs="Arial"/>
                <w:color w:val="000000"/>
                <w:szCs w:val="20"/>
                <w14:ligatures w14:val="none"/>
              </w:rPr>
            </w:pPr>
            <w:r w:rsidRPr="009D0085">
              <w:rPr>
                <w:rFonts w:cs="Arial"/>
                <w:color w:val="000000"/>
                <w:szCs w:val="20"/>
                <w14:ligatures w14:val="none"/>
              </w:rPr>
              <w:t>Post-Money US m</w:t>
            </w:r>
          </w:p>
        </w:tc>
        <w:tc>
          <w:tcPr>
            <w:tcW w:w="3025" w:type="dxa"/>
            <w:noWrap/>
            <w:hideMark/>
          </w:tcPr>
          <w:p w14:paraId="251BCCCA" w14:textId="77777777" w:rsidR="009D0085" w:rsidRDefault="009D0085" w:rsidP="00A1707D">
            <w:pPr>
              <w:spacing w:beforeLines="20" w:before="48" w:afterLines="20" w:after="48"/>
              <w:jc w:val="right"/>
              <w:cnfStyle w:val="000000000000" w:firstRow="0" w:lastRow="0" w:firstColumn="0" w:lastColumn="0" w:oddVBand="0" w:evenVBand="0" w:oddHBand="0" w:evenHBand="0" w:firstRowFirstColumn="0" w:firstRowLastColumn="0" w:lastRowFirstColumn="0" w:lastRowLastColumn="0"/>
              <w:rPr>
                <w:rFonts w:cs="Arial"/>
                <w:color w:val="000000"/>
                <w:szCs w:val="20"/>
                <w14:ligatures w14:val="none"/>
              </w:rPr>
            </w:pPr>
            <w:r w:rsidRPr="009D0085">
              <w:rPr>
                <w:rFonts w:cs="Arial"/>
                <w:color w:val="000000"/>
                <w:szCs w:val="20"/>
                <w14:ligatures w14:val="none"/>
              </w:rPr>
              <w:t xml:space="preserve">Average Equity Sold </w:t>
            </w:r>
          </w:p>
          <w:p w14:paraId="56A3F66B" w14:textId="66E61E0D" w:rsidR="009D0085" w:rsidRPr="009D0085" w:rsidRDefault="009D0085" w:rsidP="00A1707D">
            <w:pPr>
              <w:spacing w:beforeLines="20" w:before="48" w:afterLines="20" w:after="48"/>
              <w:jc w:val="right"/>
              <w:cnfStyle w:val="000000000000" w:firstRow="0" w:lastRow="0" w:firstColumn="0" w:lastColumn="0" w:oddVBand="0" w:evenVBand="0" w:oddHBand="0" w:evenHBand="0" w:firstRowFirstColumn="0" w:firstRowLastColumn="0" w:lastRowFirstColumn="0" w:lastRowLastColumn="0"/>
              <w:rPr>
                <w:rFonts w:cs="Arial"/>
                <w:color w:val="000000"/>
                <w:szCs w:val="20"/>
                <w14:ligatures w14:val="none"/>
              </w:rPr>
            </w:pPr>
            <w:r w:rsidRPr="009D0085">
              <w:rPr>
                <w:rFonts w:cs="Arial"/>
                <w:color w:val="000000"/>
                <w:szCs w:val="20"/>
                <w14:ligatures w14:val="none"/>
              </w:rPr>
              <w:t>in Series A</w:t>
            </w:r>
          </w:p>
        </w:tc>
        <w:tc>
          <w:tcPr>
            <w:tcW w:w="2567" w:type="dxa"/>
            <w:noWrap/>
            <w:hideMark/>
          </w:tcPr>
          <w:p w14:paraId="04FFFB34" w14:textId="77777777" w:rsidR="00A1707D" w:rsidRDefault="009D0085" w:rsidP="00A1707D">
            <w:pPr>
              <w:spacing w:beforeLines="20" w:before="48" w:afterLines="20" w:after="48"/>
              <w:jc w:val="right"/>
              <w:cnfStyle w:val="000000000000" w:firstRow="0" w:lastRow="0" w:firstColumn="0" w:lastColumn="0" w:oddVBand="0" w:evenVBand="0" w:oddHBand="0" w:evenHBand="0" w:firstRowFirstColumn="0" w:firstRowLastColumn="0" w:lastRowFirstColumn="0" w:lastRowLastColumn="0"/>
              <w:rPr>
                <w:rFonts w:cs="Arial"/>
                <w:b/>
                <w:bCs/>
                <w:color w:val="000000"/>
                <w:szCs w:val="20"/>
                <w14:ligatures w14:val="none"/>
              </w:rPr>
            </w:pPr>
            <w:r w:rsidRPr="009D0085">
              <w:rPr>
                <w:rFonts w:cs="Arial"/>
                <w:b/>
                <w:bCs/>
                <w:color w:val="000000"/>
                <w:szCs w:val="20"/>
                <w14:ligatures w14:val="none"/>
              </w:rPr>
              <w:t xml:space="preserve">Implied </w:t>
            </w:r>
            <w:r w:rsidR="00A1707D">
              <w:rPr>
                <w:rFonts w:cs="Arial"/>
                <w:b/>
                <w:bCs/>
                <w:color w:val="000000"/>
                <w:szCs w:val="20"/>
                <w14:ligatures w14:val="none"/>
              </w:rPr>
              <w:t>Series A</w:t>
            </w:r>
          </w:p>
          <w:p w14:paraId="6B314906" w14:textId="167AEDC2" w:rsidR="009D0085" w:rsidRPr="009D0085" w:rsidRDefault="009D0085" w:rsidP="00A1707D">
            <w:pPr>
              <w:spacing w:beforeLines="20" w:before="48" w:afterLines="20" w:after="48"/>
              <w:jc w:val="right"/>
              <w:cnfStyle w:val="000000000000" w:firstRow="0" w:lastRow="0" w:firstColumn="0" w:lastColumn="0" w:oddVBand="0" w:evenVBand="0" w:oddHBand="0" w:evenHBand="0" w:firstRowFirstColumn="0" w:firstRowLastColumn="0" w:lastRowFirstColumn="0" w:lastRowLastColumn="0"/>
              <w:rPr>
                <w:rFonts w:cs="Arial"/>
                <w:b/>
                <w:bCs/>
                <w:color w:val="000000"/>
                <w:szCs w:val="20"/>
                <w14:ligatures w14:val="none"/>
              </w:rPr>
            </w:pPr>
            <w:r w:rsidRPr="009D0085">
              <w:rPr>
                <w:rFonts w:cs="Arial"/>
                <w:b/>
                <w:bCs/>
                <w:color w:val="000000"/>
                <w:szCs w:val="20"/>
                <w14:ligatures w14:val="none"/>
              </w:rPr>
              <w:t>Pre-</w:t>
            </w:r>
            <w:proofErr w:type="gramStart"/>
            <w:r w:rsidRPr="009D0085">
              <w:rPr>
                <w:rFonts w:cs="Arial"/>
                <w:b/>
                <w:bCs/>
                <w:color w:val="000000"/>
                <w:szCs w:val="20"/>
                <w14:ligatures w14:val="none"/>
              </w:rPr>
              <w:t>Money,US</w:t>
            </w:r>
            <w:proofErr w:type="gramEnd"/>
            <w:r w:rsidRPr="009D0085">
              <w:rPr>
                <w:rFonts w:cs="Arial"/>
                <w:b/>
                <w:bCs/>
                <w:color w:val="000000"/>
                <w:szCs w:val="20"/>
                <w14:ligatures w14:val="none"/>
              </w:rPr>
              <w:t xml:space="preserve"> m</w:t>
            </w:r>
          </w:p>
        </w:tc>
      </w:tr>
      <w:tr w:rsidR="009D0085" w:rsidRPr="009D0085" w14:paraId="36D6DAD5" w14:textId="77777777" w:rsidTr="00A1707D">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983" w:type="dxa"/>
            <w:noWrap/>
            <w:hideMark/>
          </w:tcPr>
          <w:p w14:paraId="0298A3B7" w14:textId="207101D1" w:rsidR="009D0085" w:rsidRPr="009D0085" w:rsidRDefault="009D0085" w:rsidP="00A1707D">
            <w:pPr>
              <w:spacing w:beforeLines="20" w:before="48" w:afterLines="20" w:after="48"/>
              <w:jc w:val="right"/>
              <w:rPr>
                <w:rFonts w:cs="Arial"/>
                <w:color w:val="000000"/>
                <w:szCs w:val="20"/>
                <w14:ligatures w14:val="none"/>
              </w:rPr>
            </w:pPr>
            <w:r w:rsidRPr="009D0085">
              <w:rPr>
                <w:rFonts w:cs="Arial"/>
                <w:color w:val="000000"/>
                <w:szCs w:val="20"/>
                <w14:ligatures w14:val="none"/>
              </w:rPr>
              <w:t>2025</w:t>
            </w:r>
          </w:p>
        </w:tc>
        <w:tc>
          <w:tcPr>
            <w:tcW w:w="2603" w:type="dxa"/>
            <w:noWrap/>
            <w:hideMark/>
          </w:tcPr>
          <w:p w14:paraId="34CD5589" w14:textId="77777777" w:rsidR="009D0085" w:rsidRPr="009D0085" w:rsidRDefault="009D0085" w:rsidP="00A1707D">
            <w:pPr>
              <w:spacing w:beforeLines="20" w:before="48" w:afterLines="20" w:after="48"/>
              <w:jc w:val="right"/>
              <w:cnfStyle w:val="000000100000" w:firstRow="0" w:lastRow="0" w:firstColumn="0" w:lastColumn="0" w:oddVBand="0" w:evenVBand="0" w:oddHBand="1" w:evenHBand="0" w:firstRowFirstColumn="0" w:firstRowLastColumn="0" w:lastRowFirstColumn="0" w:lastRowLastColumn="0"/>
              <w:rPr>
                <w:rFonts w:cs="Arial"/>
                <w:color w:val="000000"/>
                <w:szCs w:val="20"/>
                <w14:ligatures w14:val="none"/>
              </w:rPr>
            </w:pPr>
            <w:r w:rsidRPr="009D0085">
              <w:rPr>
                <w:rFonts w:cs="Arial"/>
                <w:color w:val="000000"/>
                <w:szCs w:val="20"/>
                <w14:ligatures w14:val="none"/>
              </w:rPr>
              <w:t>37.3</w:t>
            </w:r>
          </w:p>
        </w:tc>
        <w:tc>
          <w:tcPr>
            <w:tcW w:w="3025" w:type="dxa"/>
            <w:noWrap/>
            <w:hideMark/>
          </w:tcPr>
          <w:p w14:paraId="44572923" w14:textId="77777777" w:rsidR="009D0085" w:rsidRPr="009D0085" w:rsidRDefault="009D0085" w:rsidP="00A1707D">
            <w:pPr>
              <w:spacing w:beforeLines="20" w:before="48" w:afterLines="20" w:after="48"/>
              <w:jc w:val="right"/>
              <w:cnfStyle w:val="000000100000" w:firstRow="0" w:lastRow="0" w:firstColumn="0" w:lastColumn="0" w:oddVBand="0" w:evenVBand="0" w:oddHBand="1" w:evenHBand="0" w:firstRowFirstColumn="0" w:firstRowLastColumn="0" w:lastRowFirstColumn="0" w:lastRowLastColumn="0"/>
              <w:rPr>
                <w:rFonts w:cs="Arial"/>
                <w:color w:val="000000"/>
                <w:szCs w:val="20"/>
                <w14:ligatures w14:val="none"/>
              </w:rPr>
            </w:pPr>
            <w:r w:rsidRPr="009D0085">
              <w:rPr>
                <w:rFonts w:cs="Arial"/>
                <w:color w:val="000000"/>
                <w:szCs w:val="20"/>
                <w14:ligatures w14:val="none"/>
              </w:rPr>
              <w:t>23.6%</w:t>
            </w:r>
          </w:p>
        </w:tc>
        <w:tc>
          <w:tcPr>
            <w:tcW w:w="2567" w:type="dxa"/>
            <w:noWrap/>
            <w:hideMark/>
          </w:tcPr>
          <w:p w14:paraId="5ED1EF51" w14:textId="77777777" w:rsidR="009D0085" w:rsidRPr="009D0085" w:rsidRDefault="009D0085" w:rsidP="00A1707D">
            <w:pPr>
              <w:spacing w:beforeLines="20" w:before="48" w:afterLines="20" w:after="48"/>
              <w:jc w:val="right"/>
              <w:cnfStyle w:val="000000100000" w:firstRow="0" w:lastRow="0" w:firstColumn="0" w:lastColumn="0" w:oddVBand="0" w:evenVBand="0" w:oddHBand="1" w:evenHBand="0" w:firstRowFirstColumn="0" w:firstRowLastColumn="0" w:lastRowFirstColumn="0" w:lastRowLastColumn="0"/>
              <w:rPr>
                <w:rFonts w:cs="Arial"/>
                <w:color w:val="000000"/>
                <w:szCs w:val="20"/>
                <w14:ligatures w14:val="none"/>
              </w:rPr>
            </w:pPr>
            <w:r w:rsidRPr="009D0085">
              <w:rPr>
                <w:rFonts w:cs="Arial"/>
                <w:color w:val="000000"/>
                <w:szCs w:val="20"/>
                <w14:ligatures w14:val="none"/>
              </w:rPr>
              <w:t>28.50</w:t>
            </w:r>
          </w:p>
        </w:tc>
      </w:tr>
      <w:tr w:rsidR="009D0085" w:rsidRPr="009D0085" w14:paraId="7247416A" w14:textId="77777777" w:rsidTr="00A1707D">
        <w:trPr>
          <w:trHeight w:val="253"/>
        </w:trPr>
        <w:tc>
          <w:tcPr>
            <w:cnfStyle w:val="001000000000" w:firstRow="0" w:lastRow="0" w:firstColumn="1" w:lastColumn="0" w:oddVBand="0" w:evenVBand="0" w:oddHBand="0" w:evenHBand="0" w:firstRowFirstColumn="0" w:firstRowLastColumn="0" w:lastRowFirstColumn="0" w:lastRowLastColumn="0"/>
            <w:tcW w:w="983" w:type="dxa"/>
            <w:noWrap/>
            <w:hideMark/>
          </w:tcPr>
          <w:p w14:paraId="6B95E023" w14:textId="77777777" w:rsidR="009D0085" w:rsidRPr="009D0085" w:rsidRDefault="009D0085" w:rsidP="00A1707D">
            <w:pPr>
              <w:spacing w:beforeLines="20" w:before="48" w:afterLines="20" w:after="48"/>
              <w:jc w:val="right"/>
              <w:rPr>
                <w:rFonts w:cs="Arial"/>
                <w:color w:val="000000"/>
                <w:szCs w:val="20"/>
                <w14:ligatures w14:val="none"/>
              </w:rPr>
            </w:pPr>
            <w:r w:rsidRPr="009D0085">
              <w:rPr>
                <w:rFonts w:cs="Arial"/>
                <w:color w:val="000000"/>
                <w:szCs w:val="20"/>
                <w14:ligatures w14:val="none"/>
              </w:rPr>
              <w:t>2024</w:t>
            </w:r>
          </w:p>
        </w:tc>
        <w:tc>
          <w:tcPr>
            <w:tcW w:w="2603" w:type="dxa"/>
            <w:noWrap/>
            <w:hideMark/>
          </w:tcPr>
          <w:p w14:paraId="6FC498D8" w14:textId="77777777" w:rsidR="009D0085" w:rsidRPr="009D0085" w:rsidRDefault="009D0085" w:rsidP="00A1707D">
            <w:pPr>
              <w:spacing w:beforeLines="20" w:before="48" w:afterLines="20" w:after="48"/>
              <w:jc w:val="right"/>
              <w:cnfStyle w:val="000000000000" w:firstRow="0" w:lastRow="0" w:firstColumn="0" w:lastColumn="0" w:oddVBand="0" w:evenVBand="0" w:oddHBand="0" w:evenHBand="0" w:firstRowFirstColumn="0" w:firstRowLastColumn="0" w:lastRowFirstColumn="0" w:lastRowLastColumn="0"/>
              <w:rPr>
                <w:rFonts w:cs="Arial"/>
                <w:color w:val="000000"/>
                <w:szCs w:val="20"/>
                <w14:ligatures w14:val="none"/>
              </w:rPr>
            </w:pPr>
            <w:r w:rsidRPr="009D0085">
              <w:rPr>
                <w:rFonts w:cs="Arial"/>
                <w:color w:val="000000"/>
                <w:szCs w:val="20"/>
                <w14:ligatures w14:val="none"/>
              </w:rPr>
              <w:t>44</w:t>
            </w:r>
          </w:p>
        </w:tc>
        <w:tc>
          <w:tcPr>
            <w:tcW w:w="3025" w:type="dxa"/>
            <w:noWrap/>
            <w:hideMark/>
          </w:tcPr>
          <w:p w14:paraId="642899AB" w14:textId="77777777" w:rsidR="009D0085" w:rsidRPr="009D0085" w:rsidRDefault="009D0085" w:rsidP="00A1707D">
            <w:pPr>
              <w:spacing w:beforeLines="20" w:before="48" w:afterLines="20" w:after="48"/>
              <w:jc w:val="right"/>
              <w:cnfStyle w:val="000000000000" w:firstRow="0" w:lastRow="0" w:firstColumn="0" w:lastColumn="0" w:oddVBand="0" w:evenVBand="0" w:oddHBand="0" w:evenHBand="0" w:firstRowFirstColumn="0" w:firstRowLastColumn="0" w:lastRowFirstColumn="0" w:lastRowLastColumn="0"/>
              <w:rPr>
                <w:rFonts w:cs="Arial"/>
                <w:color w:val="000000"/>
                <w:szCs w:val="20"/>
                <w14:ligatures w14:val="none"/>
              </w:rPr>
            </w:pPr>
            <w:r w:rsidRPr="009D0085">
              <w:rPr>
                <w:rFonts w:cs="Arial"/>
                <w:color w:val="000000"/>
                <w:szCs w:val="20"/>
                <w14:ligatures w14:val="none"/>
              </w:rPr>
              <w:t>22.9%</w:t>
            </w:r>
          </w:p>
        </w:tc>
        <w:tc>
          <w:tcPr>
            <w:tcW w:w="2567" w:type="dxa"/>
            <w:noWrap/>
            <w:hideMark/>
          </w:tcPr>
          <w:p w14:paraId="049C1110" w14:textId="77777777" w:rsidR="009D0085" w:rsidRPr="009D0085" w:rsidRDefault="009D0085" w:rsidP="00A1707D">
            <w:pPr>
              <w:spacing w:beforeLines="20" w:before="48" w:afterLines="20" w:after="48"/>
              <w:jc w:val="right"/>
              <w:cnfStyle w:val="000000000000" w:firstRow="0" w:lastRow="0" w:firstColumn="0" w:lastColumn="0" w:oddVBand="0" w:evenVBand="0" w:oddHBand="0" w:evenHBand="0" w:firstRowFirstColumn="0" w:firstRowLastColumn="0" w:lastRowFirstColumn="0" w:lastRowLastColumn="0"/>
              <w:rPr>
                <w:rFonts w:cs="Arial"/>
                <w:color w:val="000000"/>
                <w:szCs w:val="20"/>
                <w14:ligatures w14:val="none"/>
              </w:rPr>
            </w:pPr>
            <w:r w:rsidRPr="009D0085">
              <w:rPr>
                <w:rFonts w:cs="Arial"/>
                <w:color w:val="000000"/>
                <w:szCs w:val="20"/>
                <w14:ligatures w14:val="none"/>
              </w:rPr>
              <w:t>33.92</w:t>
            </w:r>
          </w:p>
        </w:tc>
      </w:tr>
      <w:tr w:rsidR="009D0085" w:rsidRPr="009D0085" w14:paraId="3297B2CC" w14:textId="77777777" w:rsidTr="00A1707D">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983" w:type="dxa"/>
            <w:noWrap/>
            <w:hideMark/>
          </w:tcPr>
          <w:p w14:paraId="32A57EF6" w14:textId="77777777" w:rsidR="009D0085" w:rsidRPr="009D0085" w:rsidRDefault="009D0085" w:rsidP="00A1707D">
            <w:pPr>
              <w:spacing w:beforeLines="20" w:before="48" w:afterLines="20" w:after="48"/>
              <w:jc w:val="right"/>
              <w:rPr>
                <w:rFonts w:cs="Arial"/>
                <w:color w:val="000000"/>
                <w:szCs w:val="20"/>
                <w14:ligatures w14:val="none"/>
              </w:rPr>
            </w:pPr>
            <w:r w:rsidRPr="009D0085">
              <w:rPr>
                <w:rFonts w:cs="Arial"/>
                <w:color w:val="000000"/>
                <w:szCs w:val="20"/>
                <w14:ligatures w14:val="none"/>
              </w:rPr>
              <w:t>2023</w:t>
            </w:r>
          </w:p>
        </w:tc>
        <w:tc>
          <w:tcPr>
            <w:tcW w:w="2603" w:type="dxa"/>
            <w:noWrap/>
            <w:hideMark/>
          </w:tcPr>
          <w:p w14:paraId="12047C29" w14:textId="77777777" w:rsidR="009D0085" w:rsidRPr="009D0085" w:rsidRDefault="009D0085" w:rsidP="00A1707D">
            <w:pPr>
              <w:spacing w:beforeLines="20" w:before="48" w:afterLines="20" w:after="48"/>
              <w:jc w:val="right"/>
              <w:cnfStyle w:val="000000100000" w:firstRow="0" w:lastRow="0" w:firstColumn="0" w:lastColumn="0" w:oddVBand="0" w:evenVBand="0" w:oddHBand="1" w:evenHBand="0" w:firstRowFirstColumn="0" w:firstRowLastColumn="0" w:lastRowFirstColumn="0" w:lastRowLastColumn="0"/>
              <w:rPr>
                <w:rFonts w:cs="Arial"/>
                <w:color w:val="000000"/>
                <w:szCs w:val="20"/>
                <w14:ligatures w14:val="none"/>
              </w:rPr>
            </w:pPr>
            <w:r w:rsidRPr="009D0085">
              <w:rPr>
                <w:rFonts w:cs="Arial"/>
                <w:color w:val="000000"/>
                <w:szCs w:val="20"/>
                <w14:ligatures w14:val="none"/>
              </w:rPr>
              <w:t>38.6</w:t>
            </w:r>
          </w:p>
        </w:tc>
        <w:tc>
          <w:tcPr>
            <w:tcW w:w="3025" w:type="dxa"/>
            <w:noWrap/>
            <w:hideMark/>
          </w:tcPr>
          <w:p w14:paraId="511BEDBC" w14:textId="77777777" w:rsidR="009D0085" w:rsidRPr="009D0085" w:rsidRDefault="009D0085" w:rsidP="00A1707D">
            <w:pPr>
              <w:spacing w:beforeLines="20" w:before="48" w:afterLines="20" w:after="48"/>
              <w:jc w:val="right"/>
              <w:cnfStyle w:val="000000100000" w:firstRow="0" w:lastRow="0" w:firstColumn="0" w:lastColumn="0" w:oddVBand="0" w:evenVBand="0" w:oddHBand="1" w:evenHBand="0" w:firstRowFirstColumn="0" w:firstRowLastColumn="0" w:lastRowFirstColumn="0" w:lastRowLastColumn="0"/>
              <w:rPr>
                <w:rFonts w:cs="Arial"/>
                <w:color w:val="000000"/>
                <w:szCs w:val="20"/>
                <w14:ligatures w14:val="none"/>
              </w:rPr>
            </w:pPr>
            <w:r w:rsidRPr="009D0085">
              <w:rPr>
                <w:rFonts w:cs="Arial"/>
                <w:color w:val="000000"/>
                <w:szCs w:val="20"/>
                <w14:ligatures w14:val="none"/>
              </w:rPr>
              <w:t>23.1%</w:t>
            </w:r>
          </w:p>
        </w:tc>
        <w:tc>
          <w:tcPr>
            <w:tcW w:w="2567" w:type="dxa"/>
            <w:noWrap/>
            <w:hideMark/>
          </w:tcPr>
          <w:p w14:paraId="377C3205" w14:textId="77777777" w:rsidR="009D0085" w:rsidRPr="009D0085" w:rsidRDefault="009D0085" w:rsidP="00A1707D">
            <w:pPr>
              <w:spacing w:beforeLines="20" w:before="48" w:afterLines="20" w:after="48"/>
              <w:jc w:val="right"/>
              <w:cnfStyle w:val="000000100000" w:firstRow="0" w:lastRow="0" w:firstColumn="0" w:lastColumn="0" w:oddVBand="0" w:evenVBand="0" w:oddHBand="1" w:evenHBand="0" w:firstRowFirstColumn="0" w:firstRowLastColumn="0" w:lastRowFirstColumn="0" w:lastRowLastColumn="0"/>
              <w:rPr>
                <w:rFonts w:cs="Arial"/>
                <w:color w:val="000000"/>
                <w:szCs w:val="20"/>
                <w14:ligatures w14:val="none"/>
              </w:rPr>
            </w:pPr>
            <w:r w:rsidRPr="009D0085">
              <w:rPr>
                <w:rFonts w:cs="Arial"/>
                <w:color w:val="000000"/>
                <w:szCs w:val="20"/>
                <w14:ligatures w14:val="none"/>
              </w:rPr>
              <w:t>29.68</w:t>
            </w:r>
          </w:p>
        </w:tc>
      </w:tr>
      <w:tr w:rsidR="009D0085" w:rsidRPr="009D0085" w14:paraId="2B98358B" w14:textId="77777777" w:rsidTr="00A1707D">
        <w:trPr>
          <w:trHeight w:val="253"/>
        </w:trPr>
        <w:tc>
          <w:tcPr>
            <w:cnfStyle w:val="001000000000" w:firstRow="0" w:lastRow="0" w:firstColumn="1" w:lastColumn="0" w:oddVBand="0" w:evenVBand="0" w:oddHBand="0" w:evenHBand="0" w:firstRowFirstColumn="0" w:firstRowLastColumn="0" w:lastRowFirstColumn="0" w:lastRowLastColumn="0"/>
            <w:tcW w:w="983" w:type="dxa"/>
            <w:noWrap/>
            <w:hideMark/>
          </w:tcPr>
          <w:p w14:paraId="00B312CE" w14:textId="77777777" w:rsidR="009D0085" w:rsidRPr="009D0085" w:rsidRDefault="009D0085" w:rsidP="00A1707D">
            <w:pPr>
              <w:spacing w:beforeLines="20" w:before="48" w:afterLines="20" w:after="48"/>
              <w:jc w:val="right"/>
              <w:rPr>
                <w:rFonts w:cs="Arial"/>
                <w:color w:val="000000"/>
                <w:szCs w:val="20"/>
                <w14:ligatures w14:val="none"/>
              </w:rPr>
            </w:pPr>
            <w:r w:rsidRPr="009D0085">
              <w:rPr>
                <w:rFonts w:cs="Arial"/>
                <w:color w:val="000000"/>
                <w:szCs w:val="20"/>
                <w14:ligatures w14:val="none"/>
              </w:rPr>
              <w:t>2022</w:t>
            </w:r>
          </w:p>
        </w:tc>
        <w:tc>
          <w:tcPr>
            <w:tcW w:w="2603" w:type="dxa"/>
            <w:noWrap/>
            <w:hideMark/>
          </w:tcPr>
          <w:p w14:paraId="70E52261" w14:textId="77777777" w:rsidR="009D0085" w:rsidRPr="009D0085" w:rsidRDefault="009D0085" w:rsidP="00A1707D">
            <w:pPr>
              <w:spacing w:beforeLines="20" w:before="48" w:afterLines="20" w:after="48"/>
              <w:jc w:val="right"/>
              <w:cnfStyle w:val="000000000000" w:firstRow="0" w:lastRow="0" w:firstColumn="0" w:lastColumn="0" w:oddVBand="0" w:evenVBand="0" w:oddHBand="0" w:evenHBand="0" w:firstRowFirstColumn="0" w:firstRowLastColumn="0" w:lastRowFirstColumn="0" w:lastRowLastColumn="0"/>
              <w:rPr>
                <w:rFonts w:cs="Arial"/>
                <w:color w:val="000000"/>
                <w:szCs w:val="20"/>
                <w14:ligatures w14:val="none"/>
              </w:rPr>
            </w:pPr>
            <w:r w:rsidRPr="009D0085">
              <w:rPr>
                <w:rFonts w:cs="Arial"/>
                <w:color w:val="000000"/>
                <w:szCs w:val="20"/>
                <w14:ligatures w14:val="none"/>
              </w:rPr>
              <w:t>54.3</w:t>
            </w:r>
          </w:p>
        </w:tc>
        <w:tc>
          <w:tcPr>
            <w:tcW w:w="3025" w:type="dxa"/>
            <w:noWrap/>
            <w:hideMark/>
          </w:tcPr>
          <w:p w14:paraId="2164D043" w14:textId="77777777" w:rsidR="009D0085" w:rsidRPr="009D0085" w:rsidRDefault="009D0085" w:rsidP="00A1707D">
            <w:pPr>
              <w:spacing w:beforeLines="20" w:before="48" w:afterLines="20" w:after="48"/>
              <w:jc w:val="right"/>
              <w:cnfStyle w:val="000000000000" w:firstRow="0" w:lastRow="0" w:firstColumn="0" w:lastColumn="0" w:oddVBand="0" w:evenVBand="0" w:oddHBand="0" w:evenHBand="0" w:firstRowFirstColumn="0" w:firstRowLastColumn="0" w:lastRowFirstColumn="0" w:lastRowLastColumn="0"/>
              <w:rPr>
                <w:rFonts w:cs="Arial"/>
                <w:color w:val="000000"/>
                <w:szCs w:val="20"/>
                <w14:ligatures w14:val="none"/>
              </w:rPr>
            </w:pPr>
            <w:r w:rsidRPr="009D0085">
              <w:rPr>
                <w:rFonts w:cs="Arial"/>
                <w:color w:val="000000"/>
                <w:szCs w:val="20"/>
                <w14:ligatures w14:val="none"/>
              </w:rPr>
              <w:t>26.3%</w:t>
            </w:r>
          </w:p>
        </w:tc>
        <w:tc>
          <w:tcPr>
            <w:tcW w:w="2567" w:type="dxa"/>
            <w:noWrap/>
            <w:hideMark/>
          </w:tcPr>
          <w:p w14:paraId="33966472" w14:textId="77777777" w:rsidR="009D0085" w:rsidRPr="009D0085" w:rsidRDefault="009D0085" w:rsidP="00A1707D">
            <w:pPr>
              <w:spacing w:beforeLines="20" w:before="48" w:afterLines="20" w:after="48"/>
              <w:jc w:val="right"/>
              <w:cnfStyle w:val="000000000000" w:firstRow="0" w:lastRow="0" w:firstColumn="0" w:lastColumn="0" w:oddVBand="0" w:evenVBand="0" w:oddHBand="0" w:evenHBand="0" w:firstRowFirstColumn="0" w:firstRowLastColumn="0" w:lastRowFirstColumn="0" w:lastRowLastColumn="0"/>
              <w:rPr>
                <w:rFonts w:cs="Arial"/>
                <w:color w:val="000000"/>
                <w:szCs w:val="20"/>
                <w14:ligatures w14:val="none"/>
              </w:rPr>
            </w:pPr>
            <w:r w:rsidRPr="009D0085">
              <w:rPr>
                <w:rFonts w:cs="Arial"/>
                <w:color w:val="000000"/>
                <w:szCs w:val="20"/>
                <w14:ligatures w14:val="none"/>
              </w:rPr>
              <w:t>40.02</w:t>
            </w:r>
          </w:p>
        </w:tc>
      </w:tr>
      <w:tr w:rsidR="009D0085" w:rsidRPr="009D0085" w14:paraId="00CA204E" w14:textId="77777777" w:rsidTr="00A1707D">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983" w:type="dxa"/>
            <w:noWrap/>
            <w:hideMark/>
          </w:tcPr>
          <w:p w14:paraId="094ADDF5" w14:textId="77777777" w:rsidR="009D0085" w:rsidRPr="009D0085" w:rsidRDefault="009D0085" w:rsidP="00A1707D">
            <w:pPr>
              <w:spacing w:beforeLines="20" w:before="48" w:afterLines="20" w:after="48"/>
              <w:jc w:val="right"/>
              <w:rPr>
                <w:rFonts w:cs="Arial"/>
                <w:color w:val="000000"/>
                <w:szCs w:val="20"/>
                <w14:ligatures w14:val="none"/>
              </w:rPr>
            </w:pPr>
            <w:r w:rsidRPr="009D0085">
              <w:rPr>
                <w:rFonts w:cs="Arial"/>
                <w:color w:val="000000"/>
                <w:szCs w:val="20"/>
                <w14:ligatures w14:val="none"/>
              </w:rPr>
              <w:t>2021</w:t>
            </w:r>
          </w:p>
        </w:tc>
        <w:tc>
          <w:tcPr>
            <w:tcW w:w="2603" w:type="dxa"/>
            <w:noWrap/>
            <w:hideMark/>
          </w:tcPr>
          <w:p w14:paraId="1831A5EC" w14:textId="77777777" w:rsidR="009D0085" w:rsidRPr="009D0085" w:rsidRDefault="009D0085" w:rsidP="00A1707D">
            <w:pPr>
              <w:spacing w:beforeLines="20" w:before="48" w:afterLines="20" w:after="48"/>
              <w:jc w:val="right"/>
              <w:cnfStyle w:val="000000100000" w:firstRow="0" w:lastRow="0" w:firstColumn="0" w:lastColumn="0" w:oddVBand="0" w:evenVBand="0" w:oddHBand="1" w:evenHBand="0" w:firstRowFirstColumn="0" w:firstRowLastColumn="0" w:lastRowFirstColumn="0" w:lastRowLastColumn="0"/>
              <w:rPr>
                <w:rFonts w:cs="Arial"/>
                <w:color w:val="000000"/>
                <w:szCs w:val="20"/>
                <w14:ligatures w14:val="none"/>
              </w:rPr>
            </w:pPr>
            <w:r w:rsidRPr="009D0085">
              <w:rPr>
                <w:rFonts w:cs="Arial"/>
                <w:color w:val="000000"/>
                <w:szCs w:val="20"/>
                <w14:ligatures w14:val="none"/>
              </w:rPr>
              <w:t>46.5</w:t>
            </w:r>
          </w:p>
        </w:tc>
        <w:tc>
          <w:tcPr>
            <w:tcW w:w="3025" w:type="dxa"/>
            <w:noWrap/>
            <w:hideMark/>
          </w:tcPr>
          <w:p w14:paraId="43B6FEC3" w14:textId="77777777" w:rsidR="009D0085" w:rsidRPr="009D0085" w:rsidRDefault="009D0085" w:rsidP="00A1707D">
            <w:pPr>
              <w:spacing w:beforeLines="20" w:before="48" w:afterLines="20" w:after="48"/>
              <w:jc w:val="right"/>
              <w:cnfStyle w:val="000000100000" w:firstRow="0" w:lastRow="0" w:firstColumn="0" w:lastColumn="0" w:oddVBand="0" w:evenVBand="0" w:oddHBand="1" w:evenHBand="0" w:firstRowFirstColumn="0" w:firstRowLastColumn="0" w:lastRowFirstColumn="0" w:lastRowLastColumn="0"/>
              <w:rPr>
                <w:rFonts w:cs="Arial"/>
                <w:color w:val="000000"/>
                <w:szCs w:val="20"/>
                <w14:ligatures w14:val="none"/>
              </w:rPr>
            </w:pPr>
            <w:r w:rsidRPr="009D0085">
              <w:rPr>
                <w:rFonts w:cs="Arial"/>
                <w:color w:val="000000"/>
                <w:szCs w:val="20"/>
                <w14:ligatures w14:val="none"/>
              </w:rPr>
              <w:t>22.0%</w:t>
            </w:r>
          </w:p>
        </w:tc>
        <w:tc>
          <w:tcPr>
            <w:tcW w:w="2567" w:type="dxa"/>
            <w:noWrap/>
            <w:hideMark/>
          </w:tcPr>
          <w:p w14:paraId="5E58693D" w14:textId="77777777" w:rsidR="009D0085" w:rsidRPr="009D0085" w:rsidRDefault="009D0085" w:rsidP="00A1707D">
            <w:pPr>
              <w:spacing w:beforeLines="20" w:before="48" w:afterLines="20" w:after="48"/>
              <w:jc w:val="right"/>
              <w:cnfStyle w:val="000000100000" w:firstRow="0" w:lastRow="0" w:firstColumn="0" w:lastColumn="0" w:oddVBand="0" w:evenVBand="0" w:oddHBand="1" w:evenHBand="0" w:firstRowFirstColumn="0" w:firstRowLastColumn="0" w:lastRowFirstColumn="0" w:lastRowLastColumn="0"/>
              <w:rPr>
                <w:rFonts w:cs="Arial"/>
                <w:color w:val="000000"/>
                <w:szCs w:val="20"/>
                <w14:ligatures w14:val="none"/>
              </w:rPr>
            </w:pPr>
            <w:r w:rsidRPr="009D0085">
              <w:rPr>
                <w:rFonts w:cs="Arial"/>
                <w:color w:val="000000"/>
                <w:szCs w:val="20"/>
                <w14:ligatures w14:val="none"/>
              </w:rPr>
              <w:t>36.27</w:t>
            </w:r>
          </w:p>
        </w:tc>
      </w:tr>
      <w:tr w:rsidR="009D0085" w:rsidRPr="009D0085" w14:paraId="0DE63CA6" w14:textId="77777777" w:rsidTr="00A1707D">
        <w:trPr>
          <w:trHeight w:val="253"/>
        </w:trPr>
        <w:tc>
          <w:tcPr>
            <w:cnfStyle w:val="001000000000" w:firstRow="0" w:lastRow="0" w:firstColumn="1" w:lastColumn="0" w:oddVBand="0" w:evenVBand="0" w:oddHBand="0" w:evenHBand="0" w:firstRowFirstColumn="0" w:firstRowLastColumn="0" w:lastRowFirstColumn="0" w:lastRowLastColumn="0"/>
            <w:tcW w:w="983" w:type="dxa"/>
            <w:noWrap/>
            <w:hideMark/>
          </w:tcPr>
          <w:p w14:paraId="65460D53" w14:textId="77777777" w:rsidR="009D0085" w:rsidRPr="009D0085" w:rsidRDefault="009D0085" w:rsidP="00A1707D">
            <w:pPr>
              <w:spacing w:beforeLines="20" w:before="48" w:afterLines="20" w:after="48"/>
              <w:jc w:val="right"/>
              <w:rPr>
                <w:rFonts w:cs="Arial"/>
                <w:color w:val="000000"/>
                <w:szCs w:val="20"/>
                <w14:ligatures w14:val="none"/>
              </w:rPr>
            </w:pPr>
            <w:r w:rsidRPr="009D0085">
              <w:rPr>
                <w:rFonts w:cs="Arial"/>
                <w:color w:val="000000"/>
                <w:szCs w:val="20"/>
                <w14:ligatures w14:val="none"/>
              </w:rPr>
              <w:t>2020</w:t>
            </w:r>
          </w:p>
        </w:tc>
        <w:tc>
          <w:tcPr>
            <w:tcW w:w="2603" w:type="dxa"/>
            <w:noWrap/>
            <w:hideMark/>
          </w:tcPr>
          <w:p w14:paraId="4B7A23D0" w14:textId="77777777" w:rsidR="009D0085" w:rsidRPr="009D0085" w:rsidRDefault="009D0085" w:rsidP="00A1707D">
            <w:pPr>
              <w:spacing w:beforeLines="20" w:before="48" w:afterLines="20" w:after="48"/>
              <w:jc w:val="right"/>
              <w:cnfStyle w:val="000000000000" w:firstRow="0" w:lastRow="0" w:firstColumn="0" w:lastColumn="0" w:oddVBand="0" w:evenVBand="0" w:oddHBand="0" w:evenHBand="0" w:firstRowFirstColumn="0" w:firstRowLastColumn="0" w:lastRowFirstColumn="0" w:lastRowLastColumn="0"/>
              <w:rPr>
                <w:rFonts w:cs="Arial"/>
                <w:color w:val="000000"/>
                <w:szCs w:val="20"/>
                <w14:ligatures w14:val="none"/>
              </w:rPr>
            </w:pPr>
            <w:r w:rsidRPr="009D0085">
              <w:rPr>
                <w:rFonts w:cs="Arial"/>
                <w:color w:val="000000"/>
                <w:szCs w:val="20"/>
                <w14:ligatures w14:val="none"/>
              </w:rPr>
              <w:t>26.5</w:t>
            </w:r>
          </w:p>
        </w:tc>
        <w:tc>
          <w:tcPr>
            <w:tcW w:w="3025" w:type="dxa"/>
            <w:noWrap/>
            <w:hideMark/>
          </w:tcPr>
          <w:p w14:paraId="27BCAEC4" w14:textId="77777777" w:rsidR="009D0085" w:rsidRPr="009D0085" w:rsidRDefault="009D0085" w:rsidP="00A1707D">
            <w:pPr>
              <w:spacing w:beforeLines="20" w:before="48" w:afterLines="20" w:after="48"/>
              <w:jc w:val="right"/>
              <w:cnfStyle w:val="000000000000" w:firstRow="0" w:lastRow="0" w:firstColumn="0" w:lastColumn="0" w:oddVBand="0" w:evenVBand="0" w:oddHBand="0" w:evenHBand="0" w:firstRowFirstColumn="0" w:firstRowLastColumn="0" w:lastRowFirstColumn="0" w:lastRowLastColumn="0"/>
              <w:rPr>
                <w:rFonts w:cs="Arial"/>
                <w:color w:val="000000"/>
                <w:szCs w:val="20"/>
                <w14:ligatures w14:val="none"/>
              </w:rPr>
            </w:pPr>
            <w:r w:rsidRPr="009D0085">
              <w:rPr>
                <w:rFonts w:cs="Arial"/>
                <w:color w:val="000000"/>
                <w:szCs w:val="20"/>
                <w14:ligatures w14:val="none"/>
              </w:rPr>
              <w:t>22.3%</w:t>
            </w:r>
          </w:p>
        </w:tc>
        <w:tc>
          <w:tcPr>
            <w:tcW w:w="2567" w:type="dxa"/>
            <w:noWrap/>
            <w:hideMark/>
          </w:tcPr>
          <w:p w14:paraId="0C8964A1" w14:textId="77777777" w:rsidR="009D0085" w:rsidRPr="009D0085" w:rsidRDefault="009D0085" w:rsidP="00A1707D">
            <w:pPr>
              <w:spacing w:beforeLines="20" w:before="48" w:afterLines="20" w:after="48"/>
              <w:jc w:val="right"/>
              <w:cnfStyle w:val="000000000000" w:firstRow="0" w:lastRow="0" w:firstColumn="0" w:lastColumn="0" w:oddVBand="0" w:evenVBand="0" w:oddHBand="0" w:evenHBand="0" w:firstRowFirstColumn="0" w:firstRowLastColumn="0" w:lastRowFirstColumn="0" w:lastRowLastColumn="0"/>
              <w:rPr>
                <w:rFonts w:cs="Arial"/>
                <w:color w:val="000000"/>
                <w:szCs w:val="20"/>
                <w14:ligatures w14:val="none"/>
              </w:rPr>
            </w:pPr>
            <w:r w:rsidRPr="009D0085">
              <w:rPr>
                <w:rFonts w:cs="Arial"/>
                <w:color w:val="000000"/>
                <w:szCs w:val="20"/>
                <w14:ligatures w14:val="none"/>
              </w:rPr>
              <w:t>20.59</w:t>
            </w:r>
          </w:p>
        </w:tc>
      </w:tr>
      <w:tr w:rsidR="009D0085" w:rsidRPr="009D0085" w14:paraId="2FEA7AED" w14:textId="77777777" w:rsidTr="00A1707D">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983" w:type="dxa"/>
            <w:noWrap/>
            <w:hideMark/>
          </w:tcPr>
          <w:p w14:paraId="54B15CB5" w14:textId="77777777" w:rsidR="009D0085" w:rsidRPr="009D0085" w:rsidRDefault="009D0085" w:rsidP="00A1707D">
            <w:pPr>
              <w:spacing w:beforeLines="20" w:before="48" w:afterLines="20" w:after="48"/>
              <w:jc w:val="right"/>
              <w:rPr>
                <w:rFonts w:cs="Arial"/>
                <w:color w:val="000000"/>
                <w:szCs w:val="20"/>
                <w14:ligatures w14:val="none"/>
              </w:rPr>
            </w:pPr>
            <w:r w:rsidRPr="009D0085">
              <w:rPr>
                <w:rFonts w:cs="Arial"/>
                <w:color w:val="000000"/>
                <w:szCs w:val="20"/>
                <w14:ligatures w14:val="none"/>
              </w:rPr>
              <w:t>2019</w:t>
            </w:r>
          </w:p>
        </w:tc>
        <w:tc>
          <w:tcPr>
            <w:tcW w:w="2603" w:type="dxa"/>
            <w:noWrap/>
            <w:hideMark/>
          </w:tcPr>
          <w:p w14:paraId="333E72A2" w14:textId="77777777" w:rsidR="009D0085" w:rsidRPr="009D0085" w:rsidRDefault="009D0085" w:rsidP="00A1707D">
            <w:pPr>
              <w:spacing w:beforeLines="20" w:before="48" w:afterLines="20" w:after="48"/>
              <w:jc w:val="right"/>
              <w:cnfStyle w:val="000000100000" w:firstRow="0" w:lastRow="0" w:firstColumn="0" w:lastColumn="0" w:oddVBand="0" w:evenVBand="0" w:oddHBand="1" w:evenHBand="0" w:firstRowFirstColumn="0" w:firstRowLastColumn="0" w:lastRowFirstColumn="0" w:lastRowLastColumn="0"/>
              <w:rPr>
                <w:rFonts w:cs="Arial"/>
                <w:color w:val="000000"/>
                <w:szCs w:val="20"/>
                <w14:ligatures w14:val="none"/>
              </w:rPr>
            </w:pPr>
            <w:r w:rsidRPr="009D0085">
              <w:rPr>
                <w:rFonts w:cs="Arial"/>
                <w:color w:val="000000"/>
                <w:szCs w:val="20"/>
                <w14:ligatures w14:val="none"/>
              </w:rPr>
              <w:t>30.2</w:t>
            </w:r>
          </w:p>
        </w:tc>
        <w:tc>
          <w:tcPr>
            <w:tcW w:w="3025" w:type="dxa"/>
            <w:noWrap/>
            <w:hideMark/>
          </w:tcPr>
          <w:p w14:paraId="7DC07362" w14:textId="77777777" w:rsidR="009D0085" w:rsidRPr="009D0085" w:rsidRDefault="009D0085" w:rsidP="00A1707D">
            <w:pPr>
              <w:spacing w:beforeLines="20" w:before="48" w:afterLines="20" w:after="48"/>
              <w:jc w:val="right"/>
              <w:cnfStyle w:val="000000100000" w:firstRow="0" w:lastRow="0" w:firstColumn="0" w:lastColumn="0" w:oddVBand="0" w:evenVBand="0" w:oddHBand="1" w:evenHBand="0" w:firstRowFirstColumn="0" w:firstRowLastColumn="0" w:lastRowFirstColumn="0" w:lastRowLastColumn="0"/>
              <w:rPr>
                <w:rFonts w:cs="Arial"/>
                <w:color w:val="000000"/>
                <w:szCs w:val="20"/>
                <w14:ligatures w14:val="none"/>
              </w:rPr>
            </w:pPr>
            <w:r w:rsidRPr="009D0085">
              <w:rPr>
                <w:rFonts w:cs="Arial"/>
                <w:color w:val="000000"/>
                <w:szCs w:val="20"/>
                <w14:ligatures w14:val="none"/>
              </w:rPr>
              <w:t>22.7%</w:t>
            </w:r>
          </w:p>
        </w:tc>
        <w:tc>
          <w:tcPr>
            <w:tcW w:w="2567" w:type="dxa"/>
            <w:noWrap/>
            <w:hideMark/>
          </w:tcPr>
          <w:p w14:paraId="5B178231" w14:textId="77777777" w:rsidR="009D0085" w:rsidRPr="009D0085" w:rsidRDefault="009D0085" w:rsidP="00A1707D">
            <w:pPr>
              <w:spacing w:beforeLines="20" w:before="48" w:afterLines="20" w:after="48"/>
              <w:jc w:val="right"/>
              <w:cnfStyle w:val="000000100000" w:firstRow="0" w:lastRow="0" w:firstColumn="0" w:lastColumn="0" w:oddVBand="0" w:evenVBand="0" w:oddHBand="1" w:evenHBand="0" w:firstRowFirstColumn="0" w:firstRowLastColumn="0" w:lastRowFirstColumn="0" w:lastRowLastColumn="0"/>
              <w:rPr>
                <w:rFonts w:cs="Arial"/>
                <w:color w:val="000000"/>
                <w:szCs w:val="20"/>
                <w14:ligatures w14:val="none"/>
              </w:rPr>
            </w:pPr>
            <w:r w:rsidRPr="009D0085">
              <w:rPr>
                <w:rFonts w:cs="Arial"/>
                <w:color w:val="000000"/>
                <w:szCs w:val="20"/>
                <w14:ligatures w14:val="none"/>
              </w:rPr>
              <w:t>23.34</w:t>
            </w:r>
          </w:p>
        </w:tc>
      </w:tr>
      <w:tr w:rsidR="009D0085" w:rsidRPr="009D0085" w14:paraId="5F635CD2" w14:textId="77777777" w:rsidTr="00A1707D">
        <w:trPr>
          <w:trHeight w:val="253"/>
        </w:trPr>
        <w:tc>
          <w:tcPr>
            <w:cnfStyle w:val="001000000000" w:firstRow="0" w:lastRow="0" w:firstColumn="1" w:lastColumn="0" w:oddVBand="0" w:evenVBand="0" w:oddHBand="0" w:evenHBand="0" w:firstRowFirstColumn="0" w:firstRowLastColumn="0" w:lastRowFirstColumn="0" w:lastRowLastColumn="0"/>
            <w:tcW w:w="983" w:type="dxa"/>
            <w:noWrap/>
            <w:hideMark/>
          </w:tcPr>
          <w:p w14:paraId="517AA9DE" w14:textId="77777777" w:rsidR="009D0085" w:rsidRPr="009D0085" w:rsidRDefault="009D0085" w:rsidP="00A1707D">
            <w:pPr>
              <w:spacing w:beforeLines="20" w:before="48" w:afterLines="20" w:after="48"/>
              <w:jc w:val="right"/>
              <w:rPr>
                <w:rFonts w:cs="Arial"/>
                <w:color w:val="000000"/>
                <w:szCs w:val="20"/>
                <w14:ligatures w14:val="none"/>
              </w:rPr>
            </w:pPr>
            <w:r w:rsidRPr="009D0085">
              <w:rPr>
                <w:rFonts w:cs="Arial"/>
                <w:color w:val="000000"/>
                <w:szCs w:val="20"/>
                <w14:ligatures w14:val="none"/>
              </w:rPr>
              <w:t>2018</w:t>
            </w:r>
          </w:p>
        </w:tc>
        <w:tc>
          <w:tcPr>
            <w:tcW w:w="2603" w:type="dxa"/>
            <w:noWrap/>
            <w:hideMark/>
          </w:tcPr>
          <w:p w14:paraId="69D38655" w14:textId="77777777" w:rsidR="009D0085" w:rsidRPr="009D0085" w:rsidRDefault="009D0085" w:rsidP="00A1707D">
            <w:pPr>
              <w:spacing w:beforeLines="20" w:before="48" w:afterLines="20" w:after="48"/>
              <w:jc w:val="right"/>
              <w:cnfStyle w:val="000000000000" w:firstRow="0" w:lastRow="0" w:firstColumn="0" w:lastColumn="0" w:oddVBand="0" w:evenVBand="0" w:oddHBand="0" w:evenHBand="0" w:firstRowFirstColumn="0" w:firstRowLastColumn="0" w:lastRowFirstColumn="0" w:lastRowLastColumn="0"/>
              <w:rPr>
                <w:rFonts w:cs="Arial"/>
                <w:color w:val="000000"/>
                <w:szCs w:val="20"/>
                <w14:ligatures w14:val="none"/>
              </w:rPr>
            </w:pPr>
            <w:r w:rsidRPr="009D0085">
              <w:rPr>
                <w:rFonts w:cs="Arial"/>
                <w:color w:val="000000"/>
                <w:szCs w:val="20"/>
                <w14:ligatures w14:val="none"/>
              </w:rPr>
              <w:t>35.7</w:t>
            </w:r>
          </w:p>
        </w:tc>
        <w:tc>
          <w:tcPr>
            <w:tcW w:w="3025" w:type="dxa"/>
            <w:noWrap/>
            <w:hideMark/>
          </w:tcPr>
          <w:p w14:paraId="72D55F2A" w14:textId="77777777" w:rsidR="009D0085" w:rsidRPr="009D0085" w:rsidRDefault="009D0085" w:rsidP="00A1707D">
            <w:pPr>
              <w:spacing w:beforeLines="20" w:before="48" w:afterLines="20" w:after="48"/>
              <w:jc w:val="right"/>
              <w:cnfStyle w:val="000000000000" w:firstRow="0" w:lastRow="0" w:firstColumn="0" w:lastColumn="0" w:oddVBand="0" w:evenVBand="0" w:oddHBand="0" w:evenHBand="0" w:firstRowFirstColumn="0" w:firstRowLastColumn="0" w:lastRowFirstColumn="0" w:lastRowLastColumn="0"/>
              <w:rPr>
                <w:rFonts w:cs="Arial"/>
                <w:color w:val="000000"/>
                <w:szCs w:val="20"/>
                <w14:ligatures w14:val="none"/>
              </w:rPr>
            </w:pPr>
            <w:r w:rsidRPr="009D0085">
              <w:rPr>
                <w:rFonts w:cs="Arial"/>
                <w:color w:val="000000"/>
                <w:szCs w:val="20"/>
                <w14:ligatures w14:val="none"/>
              </w:rPr>
              <w:t>23.7%</w:t>
            </w:r>
          </w:p>
        </w:tc>
        <w:tc>
          <w:tcPr>
            <w:tcW w:w="2567" w:type="dxa"/>
            <w:noWrap/>
            <w:hideMark/>
          </w:tcPr>
          <w:p w14:paraId="7EB0CADC" w14:textId="77777777" w:rsidR="009D0085" w:rsidRPr="009D0085" w:rsidRDefault="009D0085" w:rsidP="00A1707D">
            <w:pPr>
              <w:spacing w:beforeLines="20" w:before="48" w:afterLines="20" w:after="48"/>
              <w:jc w:val="right"/>
              <w:cnfStyle w:val="000000000000" w:firstRow="0" w:lastRow="0" w:firstColumn="0" w:lastColumn="0" w:oddVBand="0" w:evenVBand="0" w:oddHBand="0" w:evenHBand="0" w:firstRowFirstColumn="0" w:firstRowLastColumn="0" w:lastRowFirstColumn="0" w:lastRowLastColumn="0"/>
              <w:rPr>
                <w:rFonts w:cs="Arial"/>
                <w:color w:val="000000"/>
                <w:szCs w:val="20"/>
                <w14:ligatures w14:val="none"/>
              </w:rPr>
            </w:pPr>
            <w:r w:rsidRPr="009D0085">
              <w:rPr>
                <w:rFonts w:cs="Arial"/>
                <w:color w:val="000000"/>
                <w:szCs w:val="20"/>
                <w14:ligatures w14:val="none"/>
              </w:rPr>
              <w:t>27.24</w:t>
            </w:r>
          </w:p>
        </w:tc>
      </w:tr>
      <w:tr w:rsidR="009D0085" w:rsidRPr="009D0085" w14:paraId="3CBA9D01" w14:textId="77777777" w:rsidTr="00A1707D">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983" w:type="dxa"/>
            <w:noWrap/>
            <w:hideMark/>
          </w:tcPr>
          <w:p w14:paraId="01ECCAB8" w14:textId="77777777" w:rsidR="009D0085" w:rsidRPr="009D0085" w:rsidRDefault="009D0085" w:rsidP="00A1707D">
            <w:pPr>
              <w:spacing w:beforeLines="20" w:before="48" w:afterLines="20" w:after="48"/>
              <w:jc w:val="right"/>
              <w:rPr>
                <w:rFonts w:cs="Arial"/>
                <w:color w:val="000000"/>
                <w:szCs w:val="20"/>
                <w14:ligatures w14:val="none"/>
              </w:rPr>
            </w:pPr>
            <w:r w:rsidRPr="009D0085">
              <w:rPr>
                <w:rFonts w:cs="Arial"/>
                <w:color w:val="000000"/>
                <w:szCs w:val="20"/>
                <w14:ligatures w14:val="none"/>
              </w:rPr>
              <w:t>2017</w:t>
            </w:r>
          </w:p>
        </w:tc>
        <w:tc>
          <w:tcPr>
            <w:tcW w:w="2603" w:type="dxa"/>
            <w:noWrap/>
            <w:hideMark/>
          </w:tcPr>
          <w:p w14:paraId="7429B3EE" w14:textId="77777777" w:rsidR="009D0085" w:rsidRPr="009D0085" w:rsidRDefault="009D0085" w:rsidP="00A1707D">
            <w:pPr>
              <w:spacing w:beforeLines="20" w:before="48" w:afterLines="20" w:after="48"/>
              <w:jc w:val="right"/>
              <w:cnfStyle w:val="000000100000" w:firstRow="0" w:lastRow="0" w:firstColumn="0" w:lastColumn="0" w:oddVBand="0" w:evenVBand="0" w:oddHBand="1" w:evenHBand="0" w:firstRowFirstColumn="0" w:firstRowLastColumn="0" w:lastRowFirstColumn="0" w:lastRowLastColumn="0"/>
              <w:rPr>
                <w:rFonts w:cs="Arial"/>
                <w:color w:val="000000"/>
                <w:szCs w:val="20"/>
                <w14:ligatures w14:val="none"/>
              </w:rPr>
            </w:pPr>
            <w:r w:rsidRPr="009D0085">
              <w:rPr>
                <w:rFonts w:cs="Arial"/>
                <w:color w:val="000000"/>
                <w:szCs w:val="20"/>
                <w14:ligatures w14:val="none"/>
              </w:rPr>
              <w:t>62.7</w:t>
            </w:r>
          </w:p>
        </w:tc>
        <w:tc>
          <w:tcPr>
            <w:tcW w:w="3025" w:type="dxa"/>
            <w:noWrap/>
            <w:hideMark/>
          </w:tcPr>
          <w:p w14:paraId="7EE8AF6A" w14:textId="77777777" w:rsidR="009D0085" w:rsidRPr="009D0085" w:rsidRDefault="009D0085" w:rsidP="00A1707D">
            <w:pPr>
              <w:spacing w:beforeLines="20" w:before="48" w:afterLines="20" w:after="48"/>
              <w:jc w:val="right"/>
              <w:cnfStyle w:val="000000100000" w:firstRow="0" w:lastRow="0" w:firstColumn="0" w:lastColumn="0" w:oddVBand="0" w:evenVBand="0" w:oddHBand="1" w:evenHBand="0" w:firstRowFirstColumn="0" w:firstRowLastColumn="0" w:lastRowFirstColumn="0" w:lastRowLastColumn="0"/>
              <w:rPr>
                <w:rFonts w:cs="Arial"/>
                <w:color w:val="000000"/>
                <w:szCs w:val="20"/>
                <w14:ligatures w14:val="none"/>
              </w:rPr>
            </w:pPr>
            <w:r w:rsidRPr="009D0085">
              <w:rPr>
                <w:rFonts w:cs="Arial"/>
                <w:color w:val="000000"/>
                <w:szCs w:val="20"/>
                <w14:ligatures w14:val="none"/>
              </w:rPr>
              <w:t>23.2%</w:t>
            </w:r>
          </w:p>
        </w:tc>
        <w:tc>
          <w:tcPr>
            <w:tcW w:w="2567" w:type="dxa"/>
            <w:noWrap/>
            <w:hideMark/>
          </w:tcPr>
          <w:p w14:paraId="3F9E7350" w14:textId="77777777" w:rsidR="009D0085" w:rsidRPr="009D0085" w:rsidRDefault="009D0085" w:rsidP="00A1707D">
            <w:pPr>
              <w:spacing w:beforeLines="20" w:before="48" w:afterLines="20" w:after="48"/>
              <w:jc w:val="right"/>
              <w:cnfStyle w:val="000000100000" w:firstRow="0" w:lastRow="0" w:firstColumn="0" w:lastColumn="0" w:oddVBand="0" w:evenVBand="0" w:oddHBand="1" w:evenHBand="0" w:firstRowFirstColumn="0" w:firstRowLastColumn="0" w:lastRowFirstColumn="0" w:lastRowLastColumn="0"/>
              <w:rPr>
                <w:rFonts w:cs="Arial"/>
                <w:color w:val="000000"/>
                <w:szCs w:val="20"/>
                <w14:ligatures w14:val="none"/>
              </w:rPr>
            </w:pPr>
            <w:r w:rsidRPr="009D0085">
              <w:rPr>
                <w:rFonts w:cs="Arial"/>
                <w:color w:val="000000"/>
                <w:szCs w:val="20"/>
                <w14:ligatures w14:val="none"/>
              </w:rPr>
              <w:t>48.15</w:t>
            </w:r>
          </w:p>
        </w:tc>
      </w:tr>
      <w:tr w:rsidR="009D0085" w:rsidRPr="009D0085" w14:paraId="374CA4FC" w14:textId="77777777" w:rsidTr="00A1707D">
        <w:trPr>
          <w:trHeight w:val="253"/>
        </w:trPr>
        <w:tc>
          <w:tcPr>
            <w:cnfStyle w:val="001000000000" w:firstRow="0" w:lastRow="0" w:firstColumn="1" w:lastColumn="0" w:oddVBand="0" w:evenVBand="0" w:oddHBand="0" w:evenHBand="0" w:firstRowFirstColumn="0" w:firstRowLastColumn="0" w:lastRowFirstColumn="0" w:lastRowLastColumn="0"/>
            <w:tcW w:w="983" w:type="dxa"/>
            <w:noWrap/>
            <w:hideMark/>
          </w:tcPr>
          <w:p w14:paraId="5E25FA24" w14:textId="77777777" w:rsidR="009D0085" w:rsidRPr="009D0085" w:rsidRDefault="009D0085" w:rsidP="00A1707D">
            <w:pPr>
              <w:spacing w:beforeLines="20" w:before="48" w:afterLines="20" w:after="48"/>
              <w:jc w:val="right"/>
              <w:rPr>
                <w:rFonts w:cs="Arial"/>
                <w:color w:val="000000"/>
                <w:szCs w:val="20"/>
                <w14:ligatures w14:val="none"/>
              </w:rPr>
            </w:pPr>
            <w:r w:rsidRPr="009D0085">
              <w:rPr>
                <w:rFonts w:cs="Arial"/>
                <w:color w:val="000000"/>
                <w:szCs w:val="20"/>
                <w14:ligatures w14:val="none"/>
              </w:rPr>
              <w:t>2016</w:t>
            </w:r>
          </w:p>
        </w:tc>
        <w:tc>
          <w:tcPr>
            <w:tcW w:w="2603" w:type="dxa"/>
            <w:noWrap/>
            <w:hideMark/>
          </w:tcPr>
          <w:p w14:paraId="71FA1B8E" w14:textId="77777777" w:rsidR="009D0085" w:rsidRPr="009D0085" w:rsidRDefault="009D0085" w:rsidP="00A1707D">
            <w:pPr>
              <w:spacing w:beforeLines="20" w:before="48" w:afterLines="20" w:after="48"/>
              <w:jc w:val="right"/>
              <w:cnfStyle w:val="000000000000" w:firstRow="0" w:lastRow="0" w:firstColumn="0" w:lastColumn="0" w:oddVBand="0" w:evenVBand="0" w:oddHBand="0" w:evenHBand="0" w:firstRowFirstColumn="0" w:firstRowLastColumn="0" w:lastRowFirstColumn="0" w:lastRowLastColumn="0"/>
              <w:rPr>
                <w:rFonts w:cs="Arial"/>
                <w:color w:val="000000"/>
                <w:szCs w:val="20"/>
                <w14:ligatures w14:val="none"/>
              </w:rPr>
            </w:pPr>
            <w:r w:rsidRPr="009D0085">
              <w:rPr>
                <w:rFonts w:cs="Arial"/>
                <w:color w:val="000000"/>
                <w:szCs w:val="20"/>
                <w14:ligatures w14:val="none"/>
              </w:rPr>
              <w:t>28.3</w:t>
            </w:r>
          </w:p>
        </w:tc>
        <w:tc>
          <w:tcPr>
            <w:tcW w:w="3025" w:type="dxa"/>
            <w:noWrap/>
            <w:hideMark/>
          </w:tcPr>
          <w:p w14:paraId="230006AE" w14:textId="77777777" w:rsidR="009D0085" w:rsidRPr="009D0085" w:rsidRDefault="009D0085" w:rsidP="00A1707D">
            <w:pPr>
              <w:spacing w:beforeLines="20" w:before="48" w:afterLines="20" w:after="48"/>
              <w:jc w:val="right"/>
              <w:cnfStyle w:val="000000000000" w:firstRow="0" w:lastRow="0" w:firstColumn="0" w:lastColumn="0" w:oddVBand="0" w:evenVBand="0" w:oddHBand="0" w:evenHBand="0" w:firstRowFirstColumn="0" w:firstRowLastColumn="0" w:lastRowFirstColumn="0" w:lastRowLastColumn="0"/>
              <w:rPr>
                <w:rFonts w:cs="Arial"/>
                <w:color w:val="000000"/>
                <w:szCs w:val="20"/>
                <w14:ligatures w14:val="none"/>
              </w:rPr>
            </w:pPr>
            <w:r w:rsidRPr="009D0085">
              <w:rPr>
                <w:rFonts w:cs="Arial"/>
                <w:color w:val="000000"/>
                <w:szCs w:val="20"/>
                <w14:ligatures w14:val="none"/>
              </w:rPr>
              <w:t>23.9%</w:t>
            </w:r>
          </w:p>
        </w:tc>
        <w:tc>
          <w:tcPr>
            <w:tcW w:w="2567" w:type="dxa"/>
            <w:noWrap/>
            <w:hideMark/>
          </w:tcPr>
          <w:p w14:paraId="530D10DC" w14:textId="77777777" w:rsidR="009D0085" w:rsidRPr="009D0085" w:rsidRDefault="009D0085" w:rsidP="00A1707D">
            <w:pPr>
              <w:spacing w:beforeLines="20" w:before="48" w:afterLines="20" w:after="48"/>
              <w:jc w:val="right"/>
              <w:cnfStyle w:val="000000000000" w:firstRow="0" w:lastRow="0" w:firstColumn="0" w:lastColumn="0" w:oddVBand="0" w:evenVBand="0" w:oddHBand="0" w:evenHBand="0" w:firstRowFirstColumn="0" w:firstRowLastColumn="0" w:lastRowFirstColumn="0" w:lastRowLastColumn="0"/>
              <w:rPr>
                <w:rFonts w:cs="Arial"/>
                <w:color w:val="000000"/>
                <w:szCs w:val="20"/>
                <w14:ligatures w14:val="none"/>
              </w:rPr>
            </w:pPr>
            <w:r w:rsidRPr="009D0085">
              <w:rPr>
                <w:rFonts w:cs="Arial"/>
                <w:color w:val="000000"/>
                <w:szCs w:val="20"/>
                <w14:ligatures w14:val="none"/>
              </w:rPr>
              <w:t>21.54</w:t>
            </w:r>
          </w:p>
        </w:tc>
      </w:tr>
      <w:tr w:rsidR="009D0085" w:rsidRPr="009D0085" w14:paraId="74D02782" w14:textId="77777777" w:rsidTr="00A1707D">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983" w:type="dxa"/>
            <w:noWrap/>
            <w:hideMark/>
          </w:tcPr>
          <w:p w14:paraId="126221F4" w14:textId="77777777" w:rsidR="009D0085" w:rsidRPr="009D0085" w:rsidRDefault="009D0085" w:rsidP="00A1707D">
            <w:pPr>
              <w:spacing w:beforeLines="20" w:before="48" w:afterLines="20" w:after="48"/>
              <w:jc w:val="right"/>
              <w:rPr>
                <w:rFonts w:cs="Arial"/>
                <w:color w:val="000000"/>
                <w:szCs w:val="20"/>
                <w14:ligatures w14:val="none"/>
              </w:rPr>
            </w:pPr>
            <w:r w:rsidRPr="009D0085">
              <w:rPr>
                <w:rFonts w:cs="Arial"/>
                <w:color w:val="000000"/>
                <w:szCs w:val="20"/>
                <w14:ligatures w14:val="none"/>
              </w:rPr>
              <w:t>2015</w:t>
            </w:r>
          </w:p>
        </w:tc>
        <w:tc>
          <w:tcPr>
            <w:tcW w:w="2603" w:type="dxa"/>
            <w:noWrap/>
            <w:hideMark/>
          </w:tcPr>
          <w:p w14:paraId="59BD4F47" w14:textId="77777777" w:rsidR="009D0085" w:rsidRPr="009D0085" w:rsidRDefault="009D0085" w:rsidP="00A1707D">
            <w:pPr>
              <w:spacing w:beforeLines="20" w:before="48" w:afterLines="20" w:after="48"/>
              <w:jc w:val="right"/>
              <w:cnfStyle w:val="000000100000" w:firstRow="0" w:lastRow="0" w:firstColumn="0" w:lastColumn="0" w:oddVBand="0" w:evenVBand="0" w:oddHBand="1" w:evenHBand="0" w:firstRowFirstColumn="0" w:firstRowLastColumn="0" w:lastRowFirstColumn="0" w:lastRowLastColumn="0"/>
              <w:rPr>
                <w:rFonts w:cs="Arial"/>
                <w:color w:val="000000"/>
                <w:szCs w:val="20"/>
                <w14:ligatures w14:val="none"/>
              </w:rPr>
            </w:pPr>
            <w:r w:rsidRPr="009D0085">
              <w:rPr>
                <w:rFonts w:cs="Arial"/>
                <w:color w:val="000000"/>
                <w:szCs w:val="20"/>
                <w14:ligatures w14:val="none"/>
              </w:rPr>
              <w:t>10.8</w:t>
            </w:r>
          </w:p>
        </w:tc>
        <w:tc>
          <w:tcPr>
            <w:tcW w:w="3025" w:type="dxa"/>
            <w:noWrap/>
            <w:hideMark/>
          </w:tcPr>
          <w:p w14:paraId="4E973521" w14:textId="77777777" w:rsidR="009D0085" w:rsidRPr="009D0085" w:rsidRDefault="009D0085" w:rsidP="00A1707D">
            <w:pPr>
              <w:spacing w:beforeLines="20" w:before="48" w:afterLines="20" w:after="48"/>
              <w:jc w:val="right"/>
              <w:cnfStyle w:val="000000100000" w:firstRow="0" w:lastRow="0" w:firstColumn="0" w:lastColumn="0" w:oddVBand="0" w:evenVBand="0" w:oddHBand="1" w:evenHBand="0" w:firstRowFirstColumn="0" w:firstRowLastColumn="0" w:lastRowFirstColumn="0" w:lastRowLastColumn="0"/>
              <w:rPr>
                <w:rFonts w:cs="Arial"/>
                <w:color w:val="000000"/>
                <w:szCs w:val="20"/>
                <w14:ligatures w14:val="none"/>
              </w:rPr>
            </w:pPr>
            <w:r w:rsidRPr="009D0085">
              <w:rPr>
                <w:rFonts w:cs="Arial"/>
                <w:color w:val="000000"/>
                <w:szCs w:val="20"/>
                <w14:ligatures w14:val="none"/>
              </w:rPr>
              <w:t>24.0%</w:t>
            </w:r>
          </w:p>
        </w:tc>
        <w:tc>
          <w:tcPr>
            <w:tcW w:w="2567" w:type="dxa"/>
            <w:noWrap/>
            <w:hideMark/>
          </w:tcPr>
          <w:p w14:paraId="19DE00C4" w14:textId="77777777" w:rsidR="009D0085" w:rsidRPr="009D0085" w:rsidRDefault="009D0085" w:rsidP="00A1707D">
            <w:pPr>
              <w:spacing w:beforeLines="20" w:before="48" w:afterLines="20" w:after="48"/>
              <w:jc w:val="right"/>
              <w:cnfStyle w:val="000000100000" w:firstRow="0" w:lastRow="0" w:firstColumn="0" w:lastColumn="0" w:oddVBand="0" w:evenVBand="0" w:oddHBand="1" w:evenHBand="0" w:firstRowFirstColumn="0" w:firstRowLastColumn="0" w:lastRowFirstColumn="0" w:lastRowLastColumn="0"/>
              <w:rPr>
                <w:rFonts w:cs="Arial"/>
                <w:color w:val="000000"/>
                <w:szCs w:val="20"/>
                <w14:ligatures w14:val="none"/>
              </w:rPr>
            </w:pPr>
            <w:r w:rsidRPr="009D0085">
              <w:rPr>
                <w:rFonts w:cs="Arial"/>
                <w:color w:val="000000"/>
                <w:szCs w:val="20"/>
                <w14:ligatures w14:val="none"/>
              </w:rPr>
              <w:t>8.21</w:t>
            </w:r>
          </w:p>
        </w:tc>
      </w:tr>
    </w:tbl>
    <w:p w14:paraId="6508276F" w14:textId="77777777" w:rsidR="009D0085" w:rsidRDefault="009D0085" w:rsidP="00A54602"/>
    <w:p w14:paraId="19394C26" w14:textId="3D0C76C3" w:rsidR="00A1707D" w:rsidRPr="00A54602" w:rsidRDefault="00A1707D" w:rsidP="00A54602">
      <w:r>
        <w:t>Source: Preqin</w:t>
      </w:r>
    </w:p>
    <w:p w14:paraId="176101DC" w14:textId="77777777" w:rsidR="00A1707D" w:rsidRDefault="00A1707D">
      <w:pPr>
        <w:spacing w:after="160" w:line="278" w:lineRule="auto"/>
      </w:pPr>
      <w:bookmarkStart w:id="368" w:name="_Toc205038641"/>
    </w:p>
    <w:p w14:paraId="650D68DB" w14:textId="4A3D53D8" w:rsidR="00A1707D" w:rsidRPr="00A1707D" w:rsidRDefault="00532A87">
      <w:pPr>
        <w:spacing w:after="160" w:line="278" w:lineRule="auto"/>
      </w:pPr>
      <w:r>
        <w:br w:type="page"/>
      </w:r>
    </w:p>
    <w:p w14:paraId="4E518645" w14:textId="1148FA9B" w:rsidR="00004E77" w:rsidRDefault="006027E6" w:rsidP="00D6122B">
      <w:pPr>
        <w:pStyle w:val="Heading1"/>
      </w:pPr>
      <w:bookmarkStart w:id="369" w:name="_Toc242456378"/>
      <w:r w:rsidRPr="006B4DA3">
        <w:lastRenderedPageBreak/>
        <w:t>Exit Activity</w:t>
      </w:r>
      <w:bookmarkEnd w:id="368"/>
      <w:bookmarkEnd w:id="369"/>
    </w:p>
    <w:p w14:paraId="476BDB77" w14:textId="77777777" w:rsidR="00D6305E" w:rsidRDefault="00D6305E" w:rsidP="00D6305E">
      <w:pPr>
        <w:pStyle w:val="Heading2"/>
      </w:pPr>
      <w:r>
        <w:t>Comparable Exits</w:t>
      </w:r>
    </w:p>
    <w:p w14:paraId="624DF99D" w14:textId="77777777" w:rsidR="00A911D1" w:rsidRDefault="00A911D1" w:rsidP="00A911D1">
      <w:pPr>
        <w:rPr>
          <w:lang w:val="en-US"/>
        </w:rPr>
      </w:pPr>
    </w:p>
    <w:p w14:paraId="729050C0" w14:textId="1BEEAFB1" w:rsidR="00A911D1" w:rsidRDefault="00A911D1" w:rsidP="00A911D1">
      <w:pPr>
        <w:rPr>
          <w:lang w:val="en-US"/>
        </w:rPr>
      </w:pPr>
      <w:r>
        <w:t>Across the five most relevant precision agriculture exits in the last five years, all involving companies founded within the past decade, transaction sizes ranged from US 60</w:t>
      </w:r>
      <w:r w:rsidR="00C407C9">
        <w:t>m</w:t>
      </w:r>
      <w:r>
        <w:t xml:space="preserve"> to US 30</w:t>
      </w:r>
      <w:r w:rsidR="00C407C9">
        <w:t>m</w:t>
      </w:r>
      <w:r>
        <w:t xml:space="preserve">. The </w:t>
      </w:r>
      <w:r w:rsidRPr="00A911D1">
        <w:rPr>
          <w:rStyle w:val="Strong"/>
          <w:rFonts w:eastAsiaTheme="majorEastAsia"/>
          <w:b w:val="0"/>
          <w:bCs w:val="0"/>
        </w:rPr>
        <w:t>median deal size was US 153</w:t>
      </w:r>
      <w:r w:rsidR="00C407C9">
        <w:rPr>
          <w:rStyle w:val="Strong"/>
          <w:rFonts w:eastAsiaTheme="majorEastAsia"/>
          <w:b w:val="0"/>
          <w:bCs w:val="0"/>
        </w:rPr>
        <w:t>m</w:t>
      </w:r>
      <w:r w:rsidR="00865A07">
        <w:rPr>
          <w:rStyle w:val="Strong"/>
          <w:rFonts w:eastAsiaTheme="majorEastAsia"/>
          <w:b w:val="0"/>
          <w:bCs w:val="0"/>
        </w:rPr>
        <w:t>,</w:t>
      </w:r>
      <w:r w:rsidRPr="00A911D1">
        <w:rPr>
          <w:b/>
          <w:bCs/>
        </w:rPr>
        <w:t xml:space="preserve"> </w:t>
      </w:r>
      <w:r w:rsidRPr="00A911D1">
        <w:t>and the</w:t>
      </w:r>
      <w:r w:rsidRPr="00A911D1">
        <w:rPr>
          <w:b/>
          <w:bCs/>
        </w:rPr>
        <w:t xml:space="preserve"> </w:t>
      </w:r>
      <w:r w:rsidRPr="00A911D1">
        <w:rPr>
          <w:rStyle w:val="Strong"/>
          <w:rFonts w:eastAsiaTheme="majorEastAsia"/>
          <w:b w:val="0"/>
          <w:bCs w:val="0"/>
        </w:rPr>
        <w:t>average was approximately US 17</w:t>
      </w:r>
      <w:r w:rsidR="00C407C9">
        <w:rPr>
          <w:rStyle w:val="Strong"/>
          <w:rFonts w:eastAsiaTheme="majorEastAsia"/>
          <w:b w:val="0"/>
          <w:bCs w:val="0"/>
        </w:rPr>
        <w:t>5</w:t>
      </w:r>
      <w:r w:rsidRPr="00A911D1">
        <w:rPr>
          <w:rStyle w:val="Strong"/>
          <w:rFonts w:eastAsiaTheme="majorEastAsia"/>
          <w:b w:val="0"/>
          <w:bCs w:val="0"/>
        </w:rPr>
        <w:t xml:space="preserve"> m</w:t>
      </w:r>
      <w:r w:rsidRPr="00A911D1">
        <w:rPr>
          <w:b/>
          <w:bCs/>
        </w:rPr>
        <w:t>.</w:t>
      </w:r>
    </w:p>
    <w:p w14:paraId="5BC3FA55" w14:textId="77777777" w:rsidR="00A911D1" w:rsidRPr="00A911D1" w:rsidRDefault="00A911D1" w:rsidP="00A911D1">
      <w:pPr>
        <w:rPr>
          <w:lang w:val="en-US"/>
        </w:rPr>
      </w:pPr>
    </w:p>
    <w:tbl>
      <w:tblPr>
        <w:tblStyle w:val="PlainTable2"/>
        <w:tblW w:w="0" w:type="auto"/>
        <w:tblLook w:val="04A0" w:firstRow="1" w:lastRow="0" w:firstColumn="1" w:lastColumn="0" w:noHBand="0" w:noVBand="1"/>
      </w:tblPr>
      <w:tblGrid>
        <w:gridCol w:w="1350"/>
        <w:gridCol w:w="1061"/>
        <w:gridCol w:w="1388"/>
        <w:gridCol w:w="1593"/>
        <w:gridCol w:w="661"/>
        <w:gridCol w:w="2973"/>
      </w:tblGrid>
      <w:tr w:rsidR="00A911D1" w:rsidRPr="00A911D1" w14:paraId="3F1B922B" w14:textId="77777777" w:rsidTr="00A911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10BECE" w14:textId="77777777" w:rsidR="00A911D1" w:rsidRPr="00A911D1" w:rsidRDefault="00A911D1" w:rsidP="00A911D1">
            <w:pPr>
              <w:spacing w:before="60" w:after="60"/>
              <w:jc w:val="center"/>
              <w:rPr>
                <w:rFonts w:cs="Arial"/>
                <w:szCs w:val="20"/>
                <w14:ligatures w14:val="none"/>
              </w:rPr>
            </w:pPr>
            <w:r w:rsidRPr="00A911D1">
              <w:rPr>
                <w:rFonts w:cs="Arial"/>
                <w:szCs w:val="20"/>
                <w14:ligatures w14:val="none"/>
              </w:rPr>
              <w:t>Company</w:t>
            </w:r>
          </w:p>
        </w:tc>
        <w:tc>
          <w:tcPr>
            <w:tcW w:w="0" w:type="auto"/>
            <w:hideMark/>
          </w:tcPr>
          <w:p w14:paraId="0874D2C2" w14:textId="77777777" w:rsidR="00A911D1" w:rsidRPr="00A911D1" w:rsidRDefault="00A911D1" w:rsidP="00A911D1">
            <w:pPr>
              <w:spacing w:before="60" w:after="60"/>
              <w:jc w:val="right"/>
              <w:cnfStyle w:val="100000000000" w:firstRow="1" w:lastRow="0" w:firstColumn="0" w:lastColumn="0" w:oddVBand="0" w:evenVBand="0" w:oddHBand="0" w:evenHBand="0" w:firstRowFirstColumn="0" w:firstRowLastColumn="0" w:lastRowFirstColumn="0" w:lastRowLastColumn="0"/>
              <w:rPr>
                <w:rFonts w:cs="Arial"/>
                <w:szCs w:val="20"/>
                <w14:ligatures w14:val="none"/>
              </w:rPr>
            </w:pPr>
            <w:r w:rsidRPr="00A911D1">
              <w:rPr>
                <w:rFonts w:cs="Arial"/>
                <w:szCs w:val="20"/>
                <w14:ligatures w14:val="none"/>
              </w:rPr>
              <w:t>Founded</w:t>
            </w:r>
          </w:p>
        </w:tc>
        <w:tc>
          <w:tcPr>
            <w:tcW w:w="0" w:type="auto"/>
            <w:hideMark/>
          </w:tcPr>
          <w:p w14:paraId="04C621DD" w14:textId="77777777" w:rsidR="00A911D1" w:rsidRPr="00A911D1" w:rsidRDefault="00A911D1" w:rsidP="00A911D1">
            <w:pPr>
              <w:spacing w:before="60" w:after="60"/>
              <w:jc w:val="center"/>
              <w:cnfStyle w:val="100000000000" w:firstRow="1" w:lastRow="0" w:firstColumn="0" w:lastColumn="0" w:oddVBand="0" w:evenVBand="0" w:oddHBand="0" w:evenHBand="0" w:firstRowFirstColumn="0" w:firstRowLastColumn="0" w:lastRowFirstColumn="0" w:lastRowLastColumn="0"/>
              <w:rPr>
                <w:rFonts w:cs="Arial"/>
                <w:szCs w:val="20"/>
                <w14:ligatures w14:val="none"/>
              </w:rPr>
            </w:pPr>
            <w:r w:rsidRPr="00A911D1">
              <w:rPr>
                <w:rFonts w:cs="Arial"/>
                <w:szCs w:val="20"/>
                <w14:ligatures w14:val="none"/>
              </w:rPr>
              <w:t>Acquired by</w:t>
            </w:r>
          </w:p>
        </w:tc>
        <w:tc>
          <w:tcPr>
            <w:tcW w:w="0" w:type="auto"/>
            <w:hideMark/>
          </w:tcPr>
          <w:p w14:paraId="400DD667" w14:textId="77777777" w:rsidR="00A911D1" w:rsidRPr="00A911D1" w:rsidRDefault="00A911D1" w:rsidP="00A911D1">
            <w:pPr>
              <w:spacing w:before="60" w:after="60"/>
              <w:jc w:val="right"/>
              <w:cnfStyle w:val="100000000000" w:firstRow="1" w:lastRow="0" w:firstColumn="0" w:lastColumn="0" w:oddVBand="0" w:evenVBand="0" w:oddHBand="0" w:evenHBand="0" w:firstRowFirstColumn="0" w:firstRowLastColumn="0" w:lastRowFirstColumn="0" w:lastRowLastColumn="0"/>
              <w:rPr>
                <w:rFonts w:cs="Arial"/>
                <w:szCs w:val="20"/>
                <w14:ligatures w14:val="none"/>
              </w:rPr>
            </w:pPr>
            <w:r w:rsidRPr="00A911D1">
              <w:rPr>
                <w:rFonts w:cs="Arial"/>
                <w:szCs w:val="20"/>
                <w14:ligatures w14:val="none"/>
              </w:rPr>
              <w:t>Transaction size</w:t>
            </w:r>
          </w:p>
        </w:tc>
        <w:tc>
          <w:tcPr>
            <w:tcW w:w="0" w:type="auto"/>
            <w:hideMark/>
          </w:tcPr>
          <w:p w14:paraId="6DE71351" w14:textId="055FF166" w:rsidR="00A911D1" w:rsidRPr="00A911D1" w:rsidRDefault="00A911D1" w:rsidP="00A911D1">
            <w:pPr>
              <w:spacing w:before="60" w:after="60"/>
              <w:jc w:val="right"/>
              <w:cnfStyle w:val="100000000000" w:firstRow="1" w:lastRow="0" w:firstColumn="0" w:lastColumn="0" w:oddVBand="0" w:evenVBand="0" w:oddHBand="0" w:evenHBand="0" w:firstRowFirstColumn="0" w:firstRowLastColumn="0" w:lastRowFirstColumn="0" w:lastRowLastColumn="0"/>
              <w:rPr>
                <w:rFonts w:cs="Arial"/>
                <w:szCs w:val="20"/>
                <w14:ligatures w14:val="none"/>
              </w:rPr>
            </w:pPr>
            <w:r w:rsidRPr="00A911D1">
              <w:rPr>
                <w:rFonts w:cs="Arial"/>
                <w:szCs w:val="20"/>
                <w14:ligatures w14:val="none"/>
              </w:rPr>
              <w:t>Year</w:t>
            </w:r>
          </w:p>
        </w:tc>
        <w:tc>
          <w:tcPr>
            <w:tcW w:w="0" w:type="auto"/>
            <w:hideMark/>
          </w:tcPr>
          <w:p w14:paraId="54DD0BD3" w14:textId="77777777" w:rsidR="00A911D1" w:rsidRPr="00A911D1" w:rsidRDefault="00A911D1" w:rsidP="00A911D1">
            <w:pPr>
              <w:spacing w:before="60" w:after="60"/>
              <w:jc w:val="center"/>
              <w:cnfStyle w:val="100000000000" w:firstRow="1" w:lastRow="0" w:firstColumn="0" w:lastColumn="0" w:oddVBand="0" w:evenVBand="0" w:oddHBand="0" w:evenHBand="0" w:firstRowFirstColumn="0" w:firstRowLastColumn="0" w:lastRowFirstColumn="0" w:lastRowLastColumn="0"/>
              <w:rPr>
                <w:rFonts w:cs="Arial"/>
                <w:szCs w:val="20"/>
                <w14:ligatures w14:val="none"/>
              </w:rPr>
            </w:pPr>
            <w:r w:rsidRPr="00A911D1">
              <w:rPr>
                <w:rFonts w:cs="Arial"/>
                <w:szCs w:val="20"/>
                <w14:ligatures w14:val="none"/>
              </w:rPr>
              <w:t>Relevance to Polybee</w:t>
            </w:r>
          </w:p>
        </w:tc>
      </w:tr>
      <w:tr w:rsidR="00A911D1" w:rsidRPr="00A911D1" w14:paraId="534FCDAA" w14:textId="77777777" w:rsidTr="00A911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C34068" w14:textId="77777777" w:rsidR="00A911D1" w:rsidRPr="00A911D1" w:rsidRDefault="00A911D1" w:rsidP="00A911D1">
            <w:pPr>
              <w:spacing w:before="60" w:after="60"/>
              <w:rPr>
                <w:rFonts w:cs="Arial"/>
                <w:szCs w:val="20"/>
                <w14:ligatures w14:val="none"/>
              </w:rPr>
            </w:pPr>
            <w:r w:rsidRPr="00A911D1">
              <w:rPr>
                <w:rFonts w:cs="Arial"/>
                <w:szCs w:val="20"/>
                <w14:ligatures w14:val="none"/>
              </w:rPr>
              <w:t>Root AI</w:t>
            </w:r>
          </w:p>
        </w:tc>
        <w:tc>
          <w:tcPr>
            <w:tcW w:w="0" w:type="auto"/>
            <w:hideMark/>
          </w:tcPr>
          <w:p w14:paraId="208AA5E2" w14:textId="77777777" w:rsidR="00A911D1" w:rsidRPr="00A911D1" w:rsidRDefault="00A911D1" w:rsidP="00A911D1">
            <w:pPr>
              <w:spacing w:before="60" w:after="60"/>
              <w:jc w:val="right"/>
              <w:cnfStyle w:val="000000100000" w:firstRow="0" w:lastRow="0" w:firstColumn="0" w:lastColumn="0" w:oddVBand="0" w:evenVBand="0" w:oddHBand="1" w:evenHBand="0" w:firstRowFirstColumn="0" w:firstRowLastColumn="0" w:lastRowFirstColumn="0" w:lastRowLastColumn="0"/>
              <w:rPr>
                <w:rFonts w:cs="Arial"/>
                <w:szCs w:val="20"/>
                <w14:ligatures w14:val="none"/>
              </w:rPr>
            </w:pPr>
            <w:r w:rsidRPr="00A911D1">
              <w:rPr>
                <w:rFonts w:cs="Arial"/>
                <w:szCs w:val="20"/>
                <w14:ligatures w14:val="none"/>
              </w:rPr>
              <w:t>2018</w:t>
            </w:r>
          </w:p>
        </w:tc>
        <w:tc>
          <w:tcPr>
            <w:tcW w:w="0" w:type="auto"/>
            <w:hideMark/>
          </w:tcPr>
          <w:p w14:paraId="020A8940" w14:textId="77777777" w:rsidR="00A911D1" w:rsidRPr="00A911D1" w:rsidRDefault="00A911D1" w:rsidP="00A911D1">
            <w:pPr>
              <w:spacing w:before="60" w:after="60"/>
              <w:cnfStyle w:val="000000100000" w:firstRow="0" w:lastRow="0" w:firstColumn="0" w:lastColumn="0" w:oddVBand="0" w:evenVBand="0" w:oddHBand="1" w:evenHBand="0" w:firstRowFirstColumn="0" w:firstRowLastColumn="0" w:lastRowFirstColumn="0" w:lastRowLastColumn="0"/>
              <w:rPr>
                <w:rFonts w:cs="Arial"/>
                <w:szCs w:val="20"/>
                <w14:ligatures w14:val="none"/>
              </w:rPr>
            </w:pPr>
            <w:r w:rsidRPr="00A911D1">
              <w:rPr>
                <w:rFonts w:cs="Arial"/>
                <w:szCs w:val="20"/>
                <w14:ligatures w14:val="none"/>
              </w:rPr>
              <w:t>AppHarvest</w:t>
            </w:r>
          </w:p>
        </w:tc>
        <w:tc>
          <w:tcPr>
            <w:tcW w:w="0" w:type="auto"/>
            <w:hideMark/>
          </w:tcPr>
          <w:p w14:paraId="69400DED" w14:textId="66EBE1A4" w:rsidR="00A911D1" w:rsidRPr="00A911D1" w:rsidRDefault="00A911D1" w:rsidP="00A911D1">
            <w:pPr>
              <w:spacing w:before="60" w:after="60"/>
              <w:jc w:val="right"/>
              <w:cnfStyle w:val="000000100000" w:firstRow="0" w:lastRow="0" w:firstColumn="0" w:lastColumn="0" w:oddVBand="0" w:evenVBand="0" w:oddHBand="1" w:evenHBand="0" w:firstRowFirstColumn="0" w:firstRowLastColumn="0" w:lastRowFirstColumn="0" w:lastRowLastColumn="0"/>
              <w:rPr>
                <w:rFonts w:cs="Arial"/>
                <w:szCs w:val="20"/>
                <w14:ligatures w14:val="none"/>
              </w:rPr>
            </w:pPr>
            <w:r w:rsidRPr="00A911D1">
              <w:rPr>
                <w:rFonts w:cs="Arial"/>
                <w:szCs w:val="20"/>
                <w14:ligatures w14:val="none"/>
              </w:rPr>
              <w:t>US 60m (US 10m cash + shares)</w:t>
            </w:r>
            <w:r w:rsidR="002F57D7">
              <w:rPr>
                <w:rStyle w:val="FootnoteReference"/>
                <w:rFonts w:cs="Arial"/>
                <w:szCs w:val="20"/>
                <w14:ligatures w14:val="none"/>
              </w:rPr>
              <w:footnoteReference w:id="38"/>
            </w:r>
          </w:p>
        </w:tc>
        <w:tc>
          <w:tcPr>
            <w:tcW w:w="0" w:type="auto"/>
            <w:hideMark/>
          </w:tcPr>
          <w:p w14:paraId="59632759" w14:textId="77777777" w:rsidR="00A911D1" w:rsidRPr="00A911D1" w:rsidRDefault="00A911D1" w:rsidP="00A911D1">
            <w:pPr>
              <w:spacing w:before="60" w:after="60"/>
              <w:jc w:val="right"/>
              <w:cnfStyle w:val="000000100000" w:firstRow="0" w:lastRow="0" w:firstColumn="0" w:lastColumn="0" w:oddVBand="0" w:evenVBand="0" w:oddHBand="1" w:evenHBand="0" w:firstRowFirstColumn="0" w:firstRowLastColumn="0" w:lastRowFirstColumn="0" w:lastRowLastColumn="0"/>
              <w:rPr>
                <w:rFonts w:cs="Arial"/>
                <w:szCs w:val="20"/>
                <w14:ligatures w14:val="none"/>
              </w:rPr>
            </w:pPr>
            <w:r w:rsidRPr="00A911D1">
              <w:rPr>
                <w:rFonts w:cs="Arial"/>
                <w:szCs w:val="20"/>
                <w14:ligatures w14:val="none"/>
              </w:rPr>
              <w:t>2021</w:t>
            </w:r>
          </w:p>
        </w:tc>
        <w:tc>
          <w:tcPr>
            <w:tcW w:w="0" w:type="auto"/>
            <w:hideMark/>
          </w:tcPr>
          <w:p w14:paraId="4BE9618A" w14:textId="77777777" w:rsidR="00A911D1" w:rsidRPr="00A911D1" w:rsidRDefault="00A911D1" w:rsidP="00A911D1">
            <w:pPr>
              <w:spacing w:before="60" w:after="60"/>
              <w:cnfStyle w:val="000000100000" w:firstRow="0" w:lastRow="0" w:firstColumn="0" w:lastColumn="0" w:oddVBand="0" w:evenVBand="0" w:oddHBand="1" w:evenHBand="0" w:firstRowFirstColumn="0" w:firstRowLastColumn="0" w:lastRowFirstColumn="0" w:lastRowLastColumn="0"/>
              <w:rPr>
                <w:rFonts w:cs="Arial"/>
                <w:szCs w:val="20"/>
                <w14:ligatures w14:val="none"/>
              </w:rPr>
            </w:pPr>
            <w:r w:rsidRPr="00A911D1">
              <w:rPr>
                <w:rFonts w:cs="Arial"/>
                <w:szCs w:val="20"/>
                <w14:ligatures w14:val="none"/>
              </w:rPr>
              <w:t>Greenhouse robotics and AI for tomatoes; data for yield forecasting and harvest readiness in controlled horticulture.</w:t>
            </w:r>
          </w:p>
        </w:tc>
      </w:tr>
      <w:tr w:rsidR="00A911D1" w:rsidRPr="00A911D1" w14:paraId="2DDE87FD" w14:textId="77777777" w:rsidTr="00A911D1">
        <w:tc>
          <w:tcPr>
            <w:cnfStyle w:val="001000000000" w:firstRow="0" w:lastRow="0" w:firstColumn="1" w:lastColumn="0" w:oddVBand="0" w:evenVBand="0" w:oddHBand="0" w:evenHBand="0" w:firstRowFirstColumn="0" w:firstRowLastColumn="0" w:lastRowFirstColumn="0" w:lastRowLastColumn="0"/>
            <w:tcW w:w="0" w:type="auto"/>
            <w:hideMark/>
          </w:tcPr>
          <w:p w14:paraId="3791C721" w14:textId="77777777" w:rsidR="00A911D1" w:rsidRPr="00A911D1" w:rsidRDefault="00A911D1" w:rsidP="00A911D1">
            <w:pPr>
              <w:spacing w:before="60" w:after="60"/>
              <w:rPr>
                <w:rFonts w:cs="Arial"/>
                <w:szCs w:val="20"/>
                <w14:ligatures w14:val="none"/>
              </w:rPr>
            </w:pPr>
            <w:r w:rsidRPr="00A911D1">
              <w:rPr>
                <w:rFonts w:cs="Arial"/>
                <w:szCs w:val="20"/>
                <w14:ligatures w14:val="none"/>
              </w:rPr>
              <w:t>&amp;ever (vertical farming)</w:t>
            </w:r>
          </w:p>
        </w:tc>
        <w:tc>
          <w:tcPr>
            <w:tcW w:w="0" w:type="auto"/>
            <w:hideMark/>
          </w:tcPr>
          <w:p w14:paraId="6E9104B1" w14:textId="77777777" w:rsidR="00A911D1" w:rsidRPr="00A911D1" w:rsidRDefault="00A911D1" w:rsidP="00A911D1">
            <w:pPr>
              <w:spacing w:before="60" w:after="60"/>
              <w:jc w:val="right"/>
              <w:cnfStyle w:val="000000000000" w:firstRow="0" w:lastRow="0" w:firstColumn="0" w:lastColumn="0" w:oddVBand="0" w:evenVBand="0" w:oddHBand="0" w:evenHBand="0" w:firstRowFirstColumn="0" w:firstRowLastColumn="0" w:lastRowFirstColumn="0" w:lastRowLastColumn="0"/>
              <w:rPr>
                <w:rFonts w:cs="Arial"/>
                <w:szCs w:val="20"/>
                <w14:ligatures w14:val="none"/>
              </w:rPr>
            </w:pPr>
            <w:r w:rsidRPr="00A911D1">
              <w:rPr>
                <w:rFonts w:cs="Arial"/>
                <w:szCs w:val="20"/>
                <w14:ligatures w14:val="none"/>
              </w:rPr>
              <w:t>2015</w:t>
            </w:r>
          </w:p>
        </w:tc>
        <w:tc>
          <w:tcPr>
            <w:tcW w:w="0" w:type="auto"/>
            <w:hideMark/>
          </w:tcPr>
          <w:p w14:paraId="4C6DF3FC" w14:textId="77777777" w:rsidR="00A911D1" w:rsidRPr="00A911D1" w:rsidRDefault="00A911D1" w:rsidP="00A911D1">
            <w:pPr>
              <w:spacing w:before="60" w:after="60"/>
              <w:cnfStyle w:val="000000000000" w:firstRow="0" w:lastRow="0" w:firstColumn="0" w:lastColumn="0" w:oddVBand="0" w:evenVBand="0" w:oddHBand="0" w:evenHBand="0" w:firstRowFirstColumn="0" w:firstRowLastColumn="0" w:lastRowFirstColumn="0" w:lastRowLastColumn="0"/>
              <w:rPr>
                <w:rFonts w:cs="Arial"/>
                <w:szCs w:val="20"/>
                <w14:ligatures w14:val="none"/>
              </w:rPr>
            </w:pPr>
            <w:r w:rsidRPr="00A911D1">
              <w:rPr>
                <w:rFonts w:cs="Arial"/>
                <w:szCs w:val="20"/>
                <w14:ligatures w14:val="none"/>
              </w:rPr>
              <w:t>Kalera</w:t>
            </w:r>
          </w:p>
        </w:tc>
        <w:tc>
          <w:tcPr>
            <w:tcW w:w="0" w:type="auto"/>
            <w:hideMark/>
          </w:tcPr>
          <w:p w14:paraId="3135E3CA" w14:textId="5C23292A" w:rsidR="00A911D1" w:rsidRPr="00A911D1" w:rsidRDefault="00A911D1" w:rsidP="00A911D1">
            <w:pPr>
              <w:spacing w:before="60" w:after="60"/>
              <w:jc w:val="right"/>
              <w:cnfStyle w:val="000000000000" w:firstRow="0" w:lastRow="0" w:firstColumn="0" w:lastColumn="0" w:oddVBand="0" w:evenVBand="0" w:oddHBand="0" w:evenHBand="0" w:firstRowFirstColumn="0" w:firstRowLastColumn="0" w:lastRowFirstColumn="0" w:lastRowLastColumn="0"/>
              <w:rPr>
                <w:rFonts w:cs="Arial"/>
                <w:szCs w:val="20"/>
                <w14:ligatures w14:val="none"/>
              </w:rPr>
            </w:pPr>
            <w:r w:rsidRPr="00A911D1">
              <w:rPr>
                <w:rFonts w:cs="Arial"/>
                <w:szCs w:val="20"/>
                <w14:ligatures w14:val="none"/>
              </w:rPr>
              <w:t>US 153m</w:t>
            </w:r>
            <w:r w:rsidR="002F57D7">
              <w:rPr>
                <w:rStyle w:val="FootnoteReference"/>
                <w:rFonts w:cs="Arial"/>
                <w:szCs w:val="20"/>
                <w14:ligatures w14:val="none"/>
              </w:rPr>
              <w:footnoteReference w:id="39"/>
            </w:r>
          </w:p>
        </w:tc>
        <w:tc>
          <w:tcPr>
            <w:tcW w:w="0" w:type="auto"/>
            <w:hideMark/>
          </w:tcPr>
          <w:p w14:paraId="7B707CAB" w14:textId="77777777" w:rsidR="00A911D1" w:rsidRPr="00A911D1" w:rsidRDefault="00A911D1" w:rsidP="00A911D1">
            <w:pPr>
              <w:spacing w:before="60" w:after="60"/>
              <w:jc w:val="right"/>
              <w:cnfStyle w:val="000000000000" w:firstRow="0" w:lastRow="0" w:firstColumn="0" w:lastColumn="0" w:oddVBand="0" w:evenVBand="0" w:oddHBand="0" w:evenHBand="0" w:firstRowFirstColumn="0" w:firstRowLastColumn="0" w:lastRowFirstColumn="0" w:lastRowLastColumn="0"/>
              <w:rPr>
                <w:rFonts w:cs="Arial"/>
                <w:szCs w:val="20"/>
                <w14:ligatures w14:val="none"/>
              </w:rPr>
            </w:pPr>
            <w:r w:rsidRPr="00A911D1">
              <w:rPr>
                <w:rFonts w:cs="Arial"/>
                <w:szCs w:val="20"/>
                <w14:ligatures w14:val="none"/>
              </w:rPr>
              <w:t>2021</w:t>
            </w:r>
          </w:p>
        </w:tc>
        <w:tc>
          <w:tcPr>
            <w:tcW w:w="0" w:type="auto"/>
            <w:hideMark/>
          </w:tcPr>
          <w:p w14:paraId="256BA67B" w14:textId="77777777" w:rsidR="00A911D1" w:rsidRPr="00A911D1" w:rsidRDefault="00A911D1" w:rsidP="00A911D1">
            <w:pPr>
              <w:spacing w:before="60" w:after="60"/>
              <w:cnfStyle w:val="000000000000" w:firstRow="0" w:lastRow="0" w:firstColumn="0" w:lastColumn="0" w:oddVBand="0" w:evenVBand="0" w:oddHBand="0" w:evenHBand="0" w:firstRowFirstColumn="0" w:firstRowLastColumn="0" w:lastRowFirstColumn="0" w:lastRowLastColumn="0"/>
              <w:rPr>
                <w:rFonts w:cs="Arial"/>
                <w:szCs w:val="20"/>
                <w14:ligatures w14:val="none"/>
              </w:rPr>
            </w:pPr>
            <w:r w:rsidRPr="00A911D1">
              <w:rPr>
                <w:rFonts w:cs="Arial"/>
                <w:szCs w:val="20"/>
                <w14:ligatures w14:val="none"/>
              </w:rPr>
              <w:t>Automated indoor leafy-greens production; controlled-environment data and operations relevant to stress detection and yield optimisation.</w:t>
            </w:r>
          </w:p>
        </w:tc>
      </w:tr>
      <w:tr w:rsidR="00A911D1" w:rsidRPr="00A911D1" w14:paraId="130B3F36" w14:textId="77777777" w:rsidTr="00A911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13BD71" w14:textId="77777777" w:rsidR="00A911D1" w:rsidRPr="00A911D1" w:rsidRDefault="00A911D1" w:rsidP="00A911D1">
            <w:pPr>
              <w:spacing w:before="60" w:after="60"/>
              <w:rPr>
                <w:rFonts w:cs="Arial"/>
                <w:szCs w:val="20"/>
                <w14:ligatures w14:val="none"/>
              </w:rPr>
            </w:pPr>
            <w:r w:rsidRPr="00A911D1">
              <w:rPr>
                <w:rFonts w:cs="Arial"/>
                <w:szCs w:val="20"/>
                <w14:ligatures w14:val="none"/>
              </w:rPr>
              <w:t>Augmenta</w:t>
            </w:r>
          </w:p>
        </w:tc>
        <w:tc>
          <w:tcPr>
            <w:tcW w:w="0" w:type="auto"/>
            <w:hideMark/>
          </w:tcPr>
          <w:p w14:paraId="09576B4D" w14:textId="77777777" w:rsidR="00A911D1" w:rsidRPr="00A911D1" w:rsidRDefault="00A911D1" w:rsidP="00A911D1">
            <w:pPr>
              <w:spacing w:before="60" w:after="60"/>
              <w:jc w:val="right"/>
              <w:cnfStyle w:val="000000100000" w:firstRow="0" w:lastRow="0" w:firstColumn="0" w:lastColumn="0" w:oddVBand="0" w:evenVBand="0" w:oddHBand="1" w:evenHBand="0" w:firstRowFirstColumn="0" w:firstRowLastColumn="0" w:lastRowFirstColumn="0" w:lastRowLastColumn="0"/>
              <w:rPr>
                <w:rFonts w:cs="Arial"/>
                <w:szCs w:val="20"/>
                <w14:ligatures w14:val="none"/>
              </w:rPr>
            </w:pPr>
            <w:r w:rsidRPr="00A911D1">
              <w:rPr>
                <w:rFonts w:cs="Arial"/>
                <w:szCs w:val="20"/>
                <w14:ligatures w14:val="none"/>
              </w:rPr>
              <w:t>2016</w:t>
            </w:r>
          </w:p>
        </w:tc>
        <w:tc>
          <w:tcPr>
            <w:tcW w:w="0" w:type="auto"/>
            <w:hideMark/>
          </w:tcPr>
          <w:p w14:paraId="79BC14E1" w14:textId="77777777" w:rsidR="00A911D1" w:rsidRPr="00A911D1" w:rsidRDefault="00A911D1" w:rsidP="00A911D1">
            <w:pPr>
              <w:spacing w:before="60" w:after="60"/>
              <w:cnfStyle w:val="000000100000" w:firstRow="0" w:lastRow="0" w:firstColumn="0" w:lastColumn="0" w:oddVBand="0" w:evenVBand="0" w:oddHBand="1" w:evenHBand="0" w:firstRowFirstColumn="0" w:firstRowLastColumn="0" w:lastRowFirstColumn="0" w:lastRowLastColumn="0"/>
              <w:rPr>
                <w:rFonts w:cs="Arial"/>
                <w:szCs w:val="20"/>
                <w14:ligatures w14:val="none"/>
              </w:rPr>
            </w:pPr>
            <w:r w:rsidRPr="00A911D1">
              <w:rPr>
                <w:rFonts w:cs="Arial"/>
                <w:szCs w:val="20"/>
                <w14:ligatures w14:val="none"/>
              </w:rPr>
              <w:t>CNH Industrial (Raven)</w:t>
            </w:r>
          </w:p>
        </w:tc>
        <w:tc>
          <w:tcPr>
            <w:tcW w:w="0" w:type="auto"/>
            <w:hideMark/>
          </w:tcPr>
          <w:p w14:paraId="3F79E683" w14:textId="6A69C656" w:rsidR="00A911D1" w:rsidRPr="00A911D1" w:rsidRDefault="00A911D1" w:rsidP="00A911D1">
            <w:pPr>
              <w:spacing w:before="60" w:after="60"/>
              <w:jc w:val="right"/>
              <w:cnfStyle w:val="000000100000" w:firstRow="0" w:lastRow="0" w:firstColumn="0" w:lastColumn="0" w:oddVBand="0" w:evenVBand="0" w:oddHBand="1" w:evenHBand="0" w:firstRowFirstColumn="0" w:firstRowLastColumn="0" w:lastRowFirstColumn="0" w:lastRowLastColumn="0"/>
              <w:rPr>
                <w:rFonts w:cs="Arial"/>
                <w:szCs w:val="20"/>
                <w14:ligatures w14:val="none"/>
              </w:rPr>
            </w:pPr>
            <w:r w:rsidRPr="00A911D1">
              <w:rPr>
                <w:rFonts w:cs="Arial"/>
                <w:szCs w:val="20"/>
                <w14:ligatures w14:val="none"/>
              </w:rPr>
              <w:t>US 110m</w:t>
            </w:r>
            <w:r w:rsidR="002F57D7">
              <w:rPr>
                <w:rStyle w:val="FootnoteReference"/>
                <w:rFonts w:cs="Arial"/>
                <w:szCs w:val="20"/>
                <w14:ligatures w14:val="none"/>
              </w:rPr>
              <w:footnoteReference w:id="40"/>
            </w:r>
            <w:r w:rsidRPr="00A911D1">
              <w:rPr>
                <w:rFonts w:cs="Arial"/>
                <w:szCs w:val="20"/>
                <w14:ligatures w14:val="none"/>
              </w:rPr>
              <w:t xml:space="preserve"> </w:t>
            </w:r>
          </w:p>
        </w:tc>
        <w:tc>
          <w:tcPr>
            <w:tcW w:w="0" w:type="auto"/>
            <w:hideMark/>
          </w:tcPr>
          <w:p w14:paraId="428D0349" w14:textId="77777777" w:rsidR="00A911D1" w:rsidRPr="00A911D1" w:rsidRDefault="00A911D1" w:rsidP="00A911D1">
            <w:pPr>
              <w:spacing w:before="60" w:after="60"/>
              <w:jc w:val="right"/>
              <w:cnfStyle w:val="000000100000" w:firstRow="0" w:lastRow="0" w:firstColumn="0" w:lastColumn="0" w:oddVBand="0" w:evenVBand="0" w:oddHBand="1" w:evenHBand="0" w:firstRowFirstColumn="0" w:firstRowLastColumn="0" w:lastRowFirstColumn="0" w:lastRowLastColumn="0"/>
              <w:rPr>
                <w:rFonts w:cs="Arial"/>
                <w:szCs w:val="20"/>
                <w14:ligatures w14:val="none"/>
              </w:rPr>
            </w:pPr>
            <w:r w:rsidRPr="00A911D1">
              <w:rPr>
                <w:rFonts w:cs="Arial"/>
                <w:szCs w:val="20"/>
                <w14:ligatures w14:val="none"/>
              </w:rPr>
              <w:t>2023</w:t>
            </w:r>
          </w:p>
        </w:tc>
        <w:tc>
          <w:tcPr>
            <w:tcW w:w="0" w:type="auto"/>
            <w:hideMark/>
          </w:tcPr>
          <w:p w14:paraId="36C3DD3D" w14:textId="77777777" w:rsidR="00A911D1" w:rsidRPr="00A911D1" w:rsidRDefault="00A911D1" w:rsidP="00A911D1">
            <w:pPr>
              <w:spacing w:before="60" w:after="60"/>
              <w:cnfStyle w:val="000000100000" w:firstRow="0" w:lastRow="0" w:firstColumn="0" w:lastColumn="0" w:oddVBand="0" w:evenVBand="0" w:oddHBand="1" w:evenHBand="0" w:firstRowFirstColumn="0" w:firstRowLastColumn="0" w:lastRowFirstColumn="0" w:lastRowLastColumn="0"/>
              <w:rPr>
                <w:rFonts w:cs="Arial"/>
                <w:szCs w:val="20"/>
                <w14:ligatures w14:val="none"/>
              </w:rPr>
            </w:pPr>
            <w:r w:rsidRPr="00A911D1">
              <w:rPr>
                <w:rFonts w:cs="Arial"/>
                <w:szCs w:val="20"/>
                <w14:ligatures w14:val="none"/>
              </w:rPr>
              <w:t>On-machine AI vision and multispectral sensing for real-time crop monitoring and variable-rate actions; aligns with stress detection and yield improvement.</w:t>
            </w:r>
          </w:p>
        </w:tc>
      </w:tr>
      <w:tr w:rsidR="00A911D1" w:rsidRPr="00A911D1" w14:paraId="6667C067" w14:textId="77777777" w:rsidTr="00A911D1">
        <w:tc>
          <w:tcPr>
            <w:cnfStyle w:val="001000000000" w:firstRow="0" w:lastRow="0" w:firstColumn="1" w:lastColumn="0" w:oddVBand="0" w:evenVBand="0" w:oddHBand="0" w:evenHBand="0" w:firstRowFirstColumn="0" w:firstRowLastColumn="0" w:lastRowFirstColumn="0" w:lastRowLastColumn="0"/>
            <w:tcW w:w="0" w:type="auto"/>
            <w:hideMark/>
          </w:tcPr>
          <w:p w14:paraId="3184AA1F" w14:textId="77777777" w:rsidR="00A911D1" w:rsidRPr="00A911D1" w:rsidRDefault="00A911D1" w:rsidP="00A911D1">
            <w:pPr>
              <w:spacing w:before="60" w:after="60"/>
              <w:rPr>
                <w:rFonts w:cs="Arial"/>
                <w:szCs w:val="20"/>
                <w14:ligatures w14:val="none"/>
              </w:rPr>
            </w:pPr>
            <w:r w:rsidRPr="00A911D1">
              <w:rPr>
                <w:rFonts w:cs="Arial"/>
                <w:szCs w:val="20"/>
                <w14:ligatures w14:val="none"/>
              </w:rPr>
              <w:t>Bear Flag Robotics</w:t>
            </w:r>
          </w:p>
        </w:tc>
        <w:tc>
          <w:tcPr>
            <w:tcW w:w="0" w:type="auto"/>
            <w:hideMark/>
          </w:tcPr>
          <w:p w14:paraId="497F473F" w14:textId="77777777" w:rsidR="00A911D1" w:rsidRPr="00A911D1" w:rsidRDefault="00A911D1" w:rsidP="00A911D1">
            <w:pPr>
              <w:spacing w:before="60" w:after="60"/>
              <w:jc w:val="right"/>
              <w:cnfStyle w:val="000000000000" w:firstRow="0" w:lastRow="0" w:firstColumn="0" w:lastColumn="0" w:oddVBand="0" w:evenVBand="0" w:oddHBand="0" w:evenHBand="0" w:firstRowFirstColumn="0" w:firstRowLastColumn="0" w:lastRowFirstColumn="0" w:lastRowLastColumn="0"/>
              <w:rPr>
                <w:rFonts w:cs="Arial"/>
                <w:szCs w:val="20"/>
                <w14:ligatures w14:val="none"/>
              </w:rPr>
            </w:pPr>
            <w:r w:rsidRPr="00A911D1">
              <w:rPr>
                <w:rFonts w:cs="Arial"/>
                <w:szCs w:val="20"/>
                <w14:ligatures w14:val="none"/>
              </w:rPr>
              <w:t>2017</w:t>
            </w:r>
          </w:p>
        </w:tc>
        <w:tc>
          <w:tcPr>
            <w:tcW w:w="0" w:type="auto"/>
            <w:hideMark/>
          </w:tcPr>
          <w:p w14:paraId="32DD0983" w14:textId="77777777" w:rsidR="00A911D1" w:rsidRPr="00A911D1" w:rsidRDefault="00A911D1" w:rsidP="00A911D1">
            <w:pPr>
              <w:spacing w:before="60" w:after="60"/>
              <w:cnfStyle w:val="000000000000" w:firstRow="0" w:lastRow="0" w:firstColumn="0" w:lastColumn="0" w:oddVBand="0" w:evenVBand="0" w:oddHBand="0" w:evenHBand="0" w:firstRowFirstColumn="0" w:firstRowLastColumn="0" w:lastRowFirstColumn="0" w:lastRowLastColumn="0"/>
              <w:rPr>
                <w:rFonts w:cs="Arial"/>
                <w:szCs w:val="20"/>
                <w14:ligatures w14:val="none"/>
              </w:rPr>
            </w:pPr>
            <w:r w:rsidRPr="00A911D1">
              <w:rPr>
                <w:rFonts w:cs="Arial"/>
                <w:szCs w:val="20"/>
                <w14:ligatures w14:val="none"/>
              </w:rPr>
              <w:t>John Deere</w:t>
            </w:r>
          </w:p>
        </w:tc>
        <w:tc>
          <w:tcPr>
            <w:tcW w:w="0" w:type="auto"/>
            <w:hideMark/>
          </w:tcPr>
          <w:p w14:paraId="64C2C752" w14:textId="5A79E12D" w:rsidR="00A911D1" w:rsidRPr="00A911D1" w:rsidRDefault="00A911D1" w:rsidP="00A911D1">
            <w:pPr>
              <w:spacing w:before="60" w:after="60"/>
              <w:jc w:val="right"/>
              <w:cnfStyle w:val="000000000000" w:firstRow="0" w:lastRow="0" w:firstColumn="0" w:lastColumn="0" w:oddVBand="0" w:evenVBand="0" w:oddHBand="0" w:evenHBand="0" w:firstRowFirstColumn="0" w:firstRowLastColumn="0" w:lastRowFirstColumn="0" w:lastRowLastColumn="0"/>
              <w:rPr>
                <w:rFonts w:cs="Arial"/>
                <w:szCs w:val="20"/>
                <w14:ligatures w14:val="none"/>
              </w:rPr>
            </w:pPr>
            <w:r w:rsidRPr="00A911D1">
              <w:rPr>
                <w:rFonts w:cs="Arial"/>
                <w:szCs w:val="20"/>
                <w14:ligatures w14:val="none"/>
              </w:rPr>
              <w:t>US 250m</w:t>
            </w:r>
            <w:r w:rsidR="002F57D7">
              <w:rPr>
                <w:rStyle w:val="FootnoteReference"/>
                <w:rFonts w:cs="Arial"/>
                <w:szCs w:val="20"/>
                <w14:ligatures w14:val="none"/>
              </w:rPr>
              <w:footnoteReference w:id="41"/>
            </w:r>
          </w:p>
        </w:tc>
        <w:tc>
          <w:tcPr>
            <w:tcW w:w="0" w:type="auto"/>
            <w:hideMark/>
          </w:tcPr>
          <w:p w14:paraId="1F6581BD" w14:textId="77777777" w:rsidR="00A911D1" w:rsidRPr="00A911D1" w:rsidRDefault="00A911D1" w:rsidP="00A911D1">
            <w:pPr>
              <w:spacing w:before="60" w:after="60"/>
              <w:jc w:val="right"/>
              <w:cnfStyle w:val="000000000000" w:firstRow="0" w:lastRow="0" w:firstColumn="0" w:lastColumn="0" w:oddVBand="0" w:evenVBand="0" w:oddHBand="0" w:evenHBand="0" w:firstRowFirstColumn="0" w:firstRowLastColumn="0" w:lastRowFirstColumn="0" w:lastRowLastColumn="0"/>
              <w:rPr>
                <w:rFonts w:cs="Arial"/>
                <w:szCs w:val="20"/>
                <w14:ligatures w14:val="none"/>
              </w:rPr>
            </w:pPr>
            <w:r w:rsidRPr="00A911D1">
              <w:rPr>
                <w:rFonts w:cs="Arial"/>
                <w:szCs w:val="20"/>
                <w14:ligatures w14:val="none"/>
              </w:rPr>
              <w:t>2021</w:t>
            </w:r>
          </w:p>
        </w:tc>
        <w:tc>
          <w:tcPr>
            <w:tcW w:w="0" w:type="auto"/>
            <w:hideMark/>
          </w:tcPr>
          <w:p w14:paraId="142EE72F" w14:textId="77777777" w:rsidR="00A911D1" w:rsidRPr="00A911D1" w:rsidRDefault="00A911D1" w:rsidP="00A911D1">
            <w:pPr>
              <w:spacing w:before="60" w:after="60"/>
              <w:cnfStyle w:val="000000000000" w:firstRow="0" w:lastRow="0" w:firstColumn="0" w:lastColumn="0" w:oddVBand="0" w:evenVBand="0" w:oddHBand="0" w:evenHBand="0" w:firstRowFirstColumn="0" w:firstRowLastColumn="0" w:lastRowFirstColumn="0" w:lastRowLastColumn="0"/>
              <w:rPr>
                <w:rFonts w:cs="Arial"/>
                <w:szCs w:val="20"/>
                <w14:ligatures w14:val="none"/>
              </w:rPr>
            </w:pPr>
            <w:r w:rsidRPr="00A911D1">
              <w:rPr>
                <w:rFonts w:cs="Arial"/>
                <w:szCs w:val="20"/>
                <w14:ligatures w14:val="none"/>
              </w:rPr>
              <w:t>Field autonomy and robotics; strengthens the case for automation in specialty crops and supports drone/robot-enabled horticulture workflows.</w:t>
            </w:r>
          </w:p>
        </w:tc>
      </w:tr>
      <w:tr w:rsidR="00A911D1" w:rsidRPr="00A911D1" w14:paraId="06F09E86" w14:textId="77777777" w:rsidTr="00A911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4D1073" w14:textId="77777777" w:rsidR="00A911D1" w:rsidRPr="00A911D1" w:rsidRDefault="00A911D1" w:rsidP="00A911D1">
            <w:pPr>
              <w:spacing w:before="60" w:after="60"/>
              <w:rPr>
                <w:rFonts w:cs="Arial"/>
                <w:szCs w:val="20"/>
                <w14:ligatures w14:val="none"/>
              </w:rPr>
            </w:pPr>
            <w:r w:rsidRPr="00A911D1">
              <w:rPr>
                <w:rFonts w:cs="Arial"/>
                <w:szCs w:val="20"/>
                <w14:ligatures w14:val="none"/>
              </w:rPr>
              <w:t>Prospera</w:t>
            </w:r>
          </w:p>
        </w:tc>
        <w:tc>
          <w:tcPr>
            <w:tcW w:w="0" w:type="auto"/>
            <w:hideMark/>
          </w:tcPr>
          <w:p w14:paraId="687CEE3B" w14:textId="77777777" w:rsidR="00A911D1" w:rsidRPr="00A911D1" w:rsidRDefault="00A911D1" w:rsidP="00A911D1">
            <w:pPr>
              <w:spacing w:before="60" w:after="60"/>
              <w:jc w:val="right"/>
              <w:cnfStyle w:val="000000100000" w:firstRow="0" w:lastRow="0" w:firstColumn="0" w:lastColumn="0" w:oddVBand="0" w:evenVBand="0" w:oddHBand="1" w:evenHBand="0" w:firstRowFirstColumn="0" w:firstRowLastColumn="0" w:lastRowFirstColumn="0" w:lastRowLastColumn="0"/>
              <w:rPr>
                <w:rFonts w:cs="Arial"/>
                <w:szCs w:val="20"/>
                <w14:ligatures w14:val="none"/>
              </w:rPr>
            </w:pPr>
            <w:r w:rsidRPr="00A911D1">
              <w:rPr>
                <w:rFonts w:cs="Arial"/>
                <w:szCs w:val="20"/>
                <w14:ligatures w14:val="none"/>
              </w:rPr>
              <w:t>2014</w:t>
            </w:r>
          </w:p>
        </w:tc>
        <w:tc>
          <w:tcPr>
            <w:tcW w:w="0" w:type="auto"/>
            <w:hideMark/>
          </w:tcPr>
          <w:p w14:paraId="1BCC4133" w14:textId="77777777" w:rsidR="00A911D1" w:rsidRPr="00A911D1" w:rsidRDefault="00A911D1" w:rsidP="00A911D1">
            <w:pPr>
              <w:spacing w:before="60" w:after="60"/>
              <w:cnfStyle w:val="000000100000" w:firstRow="0" w:lastRow="0" w:firstColumn="0" w:lastColumn="0" w:oddVBand="0" w:evenVBand="0" w:oddHBand="1" w:evenHBand="0" w:firstRowFirstColumn="0" w:firstRowLastColumn="0" w:lastRowFirstColumn="0" w:lastRowLastColumn="0"/>
              <w:rPr>
                <w:rFonts w:cs="Arial"/>
                <w:szCs w:val="20"/>
                <w14:ligatures w14:val="none"/>
              </w:rPr>
            </w:pPr>
            <w:r w:rsidRPr="00A911D1">
              <w:rPr>
                <w:rFonts w:cs="Arial"/>
                <w:szCs w:val="20"/>
                <w14:ligatures w14:val="none"/>
              </w:rPr>
              <w:t>Valmont Industries</w:t>
            </w:r>
          </w:p>
        </w:tc>
        <w:tc>
          <w:tcPr>
            <w:tcW w:w="0" w:type="auto"/>
            <w:hideMark/>
          </w:tcPr>
          <w:p w14:paraId="05EE0D5C" w14:textId="4CBC97FE" w:rsidR="00A911D1" w:rsidRPr="00A911D1" w:rsidRDefault="00A911D1" w:rsidP="00A911D1">
            <w:pPr>
              <w:spacing w:before="60" w:after="60"/>
              <w:jc w:val="right"/>
              <w:cnfStyle w:val="000000100000" w:firstRow="0" w:lastRow="0" w:firstColumn="0" w:lastColumn="0" w:oddVBand="0" w:evenVBand="0" w:oddHBand="1" w:evenHBand="0" w:firstRowFirstColumn="0" w:firstRowLastColumn="0" w:lastRowFirstColumn="0" w:lastRowLastColumn="0"/>
              <w:rPr>
                <w:rFonts w:cs="Arial"/>
                <w:szCs w:val="20"/>
                <w14:ligatures w14:val="none"/>
              </w:rPr>
            </w:pPr>
            <w:r w:rsidRPr="00A911D1">
              <w:rPr>
                <w:rFonts w:cs="Arial"/>
                <w:szCs w:val="20"/>
                <w14:ligatures w14:val="none"/>
              </w:rPr>
              <w:t>US 300m</w:t>
            </w:r>
            <w:r w:rsidR="002F57D7">
              <w:rPr>
                <w:rStyle w:val="FootnoteReference"/>
                <w:rFonts w:cs="Arial"/>
                <w:szCs w:val="20"/>
                <w14:ligatures w14:val="none"/>
              </w:rPr>
              <w:footnoteReference w:id="42"/>
            </w:r>
          </w:p>
        </w:tc>
        <w:tc>
          <w:tcPr>
            <w:tcW w:w="0" w:type="auto"/>
            <w:hideMark/>
          </w:tcPr>
          <w:p w14:paraId="18832F02" w14:textId="77777777" w:rsidR="00A911D1" w:rsidRPr="00A911D1" w:rsidRDefault="00A911D1" w:rsidP="00A911D1">
            <w:pPr>
              <w:spacing w:before="60" w:after="60"/>
              <w:jc w:val="right"/>
              <w:cnfStyle w:val="000000100000" w:firstRow="0" w:lastRow="0" w:firstColumn="0" w:lastColumn="0" w:oddVBand="0" w:evenVBand="0" w:oddHBand="1" w:evenHBand="0" w:firstRowFirstColumn="0" w:firstRowLastColumn="0" w:lastRowFirstColumn="0" w:lastRowLastColumn="0"/>
              <w:rPr>
                <w:rFonts w:cs="Arial"/>
                <w:szCs w:val="20"/>
                <w14:ligatures w14:val="none"/>
              </w:rPr>
            </w:pPr>
            <w:r w:rsidRPr="00A911D1">
              <w:rPr>
                <w:rFonts w:cs="Arial"/>
                <w:szCs w:val="20"/>
                <w14:ligatures w14:val="none"/>
              </w:rPr>
              <w:t>2021</w:t>
            </w:r>
          </w:p>
        </w:tc>
        <w:tc>
          <w:tcPr>
            <w:tcW w:w="0" w:type="auto"/>
            <w:hideMark/>
          </w:tcPr>
          <w:p w14:paraId="7BAF161F" w14:textId="77777777" w:rsidR="00A911D1" w:rsidRPr="00A911D1" w:rsidRDefault="00A911D1" w:rsidP="00A911D1">
            <w:pPr>
              <w:spacing w:before="60" w:after="60"/>
              <w:cnfStyle w:val="000000100000" w:firstRow="0" w:lastRow="0" w:firstColumn="0" w:lastColumn="0" w:oddVBand="0" w:evenVBand="0" w:oddHBand="1" w:evenHBand="0" w:firstRowFirstColumn="0" w:firstRowLastColumn="0" w:lastRowFirstColumn="0" w:lastRowLastColumn="0"/>
              <w:rPr>
                <w:rFonts w:cs="Arial"/>
                <w:szCs w:val="20"/>
                <w14:ligatures w14:val="none"/>
              </w:rPr>
            </w:pPr>
            <w:r w:rsidRPr="00A911D1">
              <w:rPr>
                <w:rFonts w:cs="Arial"/>
                <w:szCs w:val="20"/>
                <w14:ligatures w14:val="none"/>
              </w:rPr>
              <w:t>AI-driven crop analytics using computer vision for plant health and stress detection; directly relevant to Polybee’s yield forecasting and stress monitoring.</w:t>
            </w:r>
          </w:p>
        </w:tc>
      </w:tr>
    </w:tbl>
    <w:p w14:paraId="390B7F43" w14:textId="77777777" w:rsidR="00A911D1" w:rsidRDefault="00A911D1">
      <w:pPr>
        <w:spacing w:after="160" w:line="278" w:lineRule="auto"/>
      </w:pPr>
    </w:p>
    <w:p w14:paraId="0398FC25" w14:textId="77777777" w:rsidR="00865A07" w:rsidRDefault="00DD7A39">
      <w:pPr>
        <w:spacing w:after="160" w:line="278" w:lineRule="auto"/>
      </w:pPr>
      <w:r>
        <w:t>Based on this data, there seems to be some potential for 10x returns by strategic acquirers, particularly given Polybee’s pre-money valuation of US 15m. However, it likely requires strong capital allocation and execution on proven ROI in high-value crops and deep technology development.</w:t>
      </w:r>
    </w:p>
    <w:p w14:paraId="32391979" w14:textId="51C45665" w:rsidR="008A612B" w:rsidRDefault="00865A07" w:rsidP="00865A07">
      <w:pPr>
        <w:spacing w:after="160" w:line="278" w:lineRule="auto"/>
      </w:pPr>
      <w:r>
        <w:lastRenderedPageBreak/>
        <w:t xml:space="preserve">Further, including Jorge as an advisory board member provides Polybee with direct guidance from a founder who has successfully navigated one of the few notable exits in precision agtech over the past decade. As CEO and Co-founder of Blue River Technology from 2011 to 2024, Jorge built advanced computer vision and machine learning platforms that transformed weed control through the company’s “see and spray” technology. This innovation reduced herbicide </w:t>
      </w:r>
      <w:proofErr w:type="gramStart"/>
      <w:r>
        <w:t>use</w:t>
      </w:r>
      <w:proofErr w:type="gramEnd"/>
      <w:r>
        <w:t xml:space="preserve"> by up to 90% while delivering strong environmental and commercial outcomes, leading to the company’s acquisition by Deere &amp; Company in 2017 for US</w:t>
      </w:r>
      <w:r w:rsidR="00C407C9">
        <w:t xml:space="preserve"> </w:t>
      </w:r>
      <w:r>
        <w:t>305</w:t>
      </w:r>
      <w:r w:rsidR="00C407C9">
        <w:t>m</w:t>
      </w:r>
      <w:r>
        <w:t>.</w:t>
      </w:r>
    </w:p>
    <w:p w14:paraId="2875719A" w14:textId="33D68E0D" w:rsidR="00457554" w:rsidRDefault="00457554" w:rsidP="00457554">
      <w:pPr>
        <w:pStyle w:val="Heading2"/>
      </w:pPr>
      <w:r>
        <w:t>Path to Exit</w:t>
      </w:r>
    </w:p>
    <w:p w14:paraId="7F832F75" w14:textId="77777777" w:rsidR="00457554" w:rsidRDefault="00457554" w:rsidP="00457554">
      <w:pPr>
        <w:rPr>
          <w:lang w:val="en-US"/>
        </w:rPr>
      </w:pPr>
    </w:p>
    <w:p w14:paraId="066CD934" w14:textId="24DC5F0A" w:rsidR="00CF65D9" w:rsidRDefault="00CF65D9" w:rsidP="00457554">
      <w:pPr>
        <w:rPr>
          <w:lang w:val="en-US"/>
        </w:rPr>
      </w:pPr>
      <w:r>
        <w:rPr>
          <w:lang w:val="en-US"/>
        </w:rPr>
        <w:t>Michael Lee, Managing Director of Syngenta Group Ventures, a CVC of Syngenta Group one of the world's largest agribusinesses has recently mentioned several trends driving agtech exits:</w:t>
      </w:r>
    </w:p>
    <w:p w14:paraId="4D6D1D7A" w14:textId="77777777" w:rsidR="00CF65D9" w:rsidRDefault="00CF65D9" w:rsidP="00457554">
      <w:pPr>
        <w:rPr>
          <w:lang w:val="en-US"/>
        </w:rPr>
      </w:pPr>
    </w:p>
    <w:p w14:paraId="03B27CA5" w14:textId="009244FA" w:rsidR="00457554" w:rsidRDefault="00457554" w:rsidP="00457554">
      <w:pPr>
        <w:rPr>
          <w:lang w:val="en-US"/>
        </w:rPr>
      </w:pPr>
      <w:r>
        <w:rPr>
          <w:lang w:val="en-US"/>
        </w:rPr>
        <w:t>Trade sales to the ag industry (OEMs and agchem) have been the primary exit mechanism for the majority of agtech companies for almost 20 years and are likely to remain so.</w:t>
      </w:r>
      <w:r>
        <w:rPr>
          <w:rStyle w:val="FootnoteReference"/>
          <w:lang w:val="en-US"/>
        </w:rPr>
        <w:footnoteReference w:id="43"/>
      </w:r>
    </w:p>
    <w:p w14:paraId="45F30AB5" w14:textId="77777777" w:rsidR="00457554" w:rsidRPr="00457554" w:rsidRDefault="00457554" w:rsidP="00457554">
      <w:pPr>
        <w:rPr>
          <w:lang w:val="en-US"/>
        </w:rPr>
      </w:pPr>
    </w:p>
    <w:p w14:paraId="7794FAEF" w14:textId="0372C20E" w:rsidR="00457554" w:rsidRDefault="00457554">
      <w:pPr>
        <w:spacing w:after="160" w:line="278" w:lineRule="auto"/>
      </w:pPr>
      <w:r>
        <w:t>Acquirers in agtech are increasingly taking a “try before you buy” approach, often through collaborations or minority investments by corporate venture capital (CVC) units.</w:t>
      </w:r>
      <w:r w:rsidR="00CF65D9">
        <w:rPr>
          <w:rStyle w:val="FootnoteReference"/>
        </w:rPr>
        <w:footnoteReference w:id="44"/>
      </w:r>
      <w:r>
        <w:t xml:space="preserve"> This means that partnerships with OEMs or agchem corporates, or securing a CVC investor, are important precursors to a likely trade sale. It is recommended that Polybee re-engage Bayer and Syngenta, who participated in technical pilots, to maintain high engagement. A</w:t>
      </w:r>
      <w:r w:rsidRPr="00457554">
        <w:t>s</w:t>
      </w:r>
      <w:r>
        <w:t xml:space="preserve"> noted in </w:t>
      </w:r>
      <w:r w:rsidRPr="00457554">
        <w:rPr>
          <w:i/>
          <w:iCs/>
        </w:rPr>
        <w:t>“</w:t>
      </w:r>
      <w:r>
        <w:rPr>
          <w:i/>
          <w:iCs/>
        </w:rPr>
        <w:fldChar w:fldCharType="begin"/>
      </w:r>
      <w:r>
        <w:rPr>
          <w:i/>
          <w:iCs/>
        </w:rPr>
        <w:instrText xml:space="preserve"> REF _Ref206510408 \h </w:instrText>
      </w:r>
      <w:r>
        <w:rPr>
          <w:i/>
          <w:iCs/>
        </w:rPr>
      </w:r>
      <w:r>
        <w:rPr>
          <w:i/>
          <w:iCs/>
        </w:rPr>
        <w:fldChar w:fldCharType="separate"/>
      </w:r>
      <w:r w:rsidRPr="008C4BAA">
        <w:rPr>
          <w:lang w:val="en-US"/>
        </w:rPr>
        <w:t>Revenue decline explanation</w:t>
      </w:r>
      <w:r>
        <w:rPr>
          <w:i/>
          <w:iCs/>
        </w:rPr>
        <w:fldChar w:fldCharType="end"/>
      </w:r>
      <w:r>
        <w:rPr>
          <w:i/>
          <w:iCs/>
        </w:rPr>
        <w:t>”</w:t>
      </w:r>
      <w:r w:rsidRPr="00457554">
        <w:rPr>
          <w:i/>
          <w:iCs/>
        </w:rPr>
        <w:t>,</w:t>
      </w:r>
      <w:r>
        <w:t xml:space="preserve"> </w:t>
      </w:r>
      <w:r>
        <w:rPr>
          <w:rFonts w:cs="Arial"/>
          <w:szCs w:val="20"/>
        </w:rPr>
        <w:t>i</w:t>
      </w:r>
      <w:r w:rsidRPr="008C4BAA">
        <w:rPr>
          <w:rFonts w:cs="Arial"/>
          <w:szCs w:val="20"/>
        </w:rPr>
        <w:t xml:space="preserve">n 2022 and 2023, a significant proportion of </w:t>
      </w:r>
      <w:r>
        <w:rPr>
          <w:rFonts w:cs="Arial"/>
          <w:szCs w:val="20"/>
        </w:rPr>
        <w:t xml:space="preserve">Polybee’s </w:t>
      </w:r>
      <w:r w:rsidRPr="008C4BAA">
        <w:rPr>
          <w:rFonts w:cs="Arial"/>
          <w:szCs w:val="20"/>
        </w:rPr>
        <w:t>revenue came from pilot projects w</w:t>
      </w:r>
      <w:r>
        <w:rPr>
          <w:rFonts w:cs="Arial"/>
          <w:szCs w:val="20"/>
        </w:rPr>
        <w:t>ith these companies.</w:t>
      </w:r>
    </w:p>
    <w:p w14:paraId="4E89CC41" w14:textId="2B78429C" w:rsidR="008A612B" w:rsidRDefault="00457554">
      <w:pPr>
        <w:spacing w:after="160" w:line="278" w:lineRule="auto"/>
      </w:pPr>
      <w:r>
        <w:t xml:space="preserve">In addition, capital efficiency </w:t>
      </w:r>
      <w:r w:rsidR="00CF65D9">
        <w:t>has been mentioned as a</w:t>
      </w:r>
      <w:r>
        <w:t xml:space="preserve"> key determinant of exit pathways. Historical data shows that successful exits to agtech or OEM buyers occur when companies raise less than US 50m in total funding (around US 35m in the last round and US 15m across earlier rounds). </w:t>
      </w:r>
      <w:r w:rsidR="00CF65D9">
        <w:t>According to Michael Lee, r</w:t>
      </w:r>
      <w:r>
        <w:t>aising beyond this level reduces the pool of acquirers and requires greater conviction in future growth.</w:t>
      </w:r>
      <w:r w:rsidR="00CF65D9">
        <w:t xml:space="preserve"> Series A expectations and beyond should be modest for Polybee.</w:t>
      </w:r>
      <w:r w:rsidR="008A612B">
        <w:br w:type="page"/>
      </w:r>
    </w:p>
    <w:p w14:paraId="121FA3D9" w14:textId="1FF1072A" w:rsidR="000F6FC4" w:rsidRDefault="008A612B" w:rsidP="000F6FC4">
      <w:pPr>
        <w:pStyle w:val="Heading1"/>
      </w:pPr>
      <w:bookmarkStart w:id="370" w:name="_Toc242456379"/>
      <w:r>
        <w:lastRenderedPageBreak/>
        <w:t>Returns Analysis / Valuation Cross-Check</w:t>
      </w:r>
      <w:bookmarkEnd w:id="370"/>
    </w:p>
    <w:p w14:paraId="7D3C6BD7" w14:textId="6B873620" w:rsidR="000F6FC4" w:rsidRPr="000F6FC4" w:rsidRDefault="000F6FC4" w:rsidP="000F6FC4">
      <w:pPr>
        <w:rPr>
          <w:lang w:val="en-US"/>
        </w:rPr>
      </w:pPr>
      <w:r>
        <w:rPr>
          <w:lang w:val="en-US"/>
        </w:rPr>
        <w:t xml:space="preserve">Some cap table </w:t>
      </w:r>
      <w:r w:rsidRPr="000F6FC4">
        <w:rPr>
          <w:lang w:val="en-US"/>
        </w:rPr>
        <w:t>analysis</w:t>
      </w:r>
      <w:r>
        <w:rPr>
          <w:lang w:val="en-US"/>
        </w:rPr>
        <w:t xml:space="preserve"> of two cheque sizes of </w:t>
      </w:r>
      <w:r w:rsidR="00C407C9">
        <w:rPr>
          <w:lang w:val="en-US"/>
        </w:rPr>
        <w:t xml:space="preserve">US </w:t>
      </w:r>
      <w:r>
        <w:rPr>
          <w:lang w:val="en-US"/>
        </w:rPr>
        <w:t>1</w:t>
      </w:r>
      <w:r w:rsidR="00C407C9">
        <w:rPr>
          <w:lang w:val="en-US"/>
        </w:rPr>
        <w:t>m</w:t>
      </w:r>
      <w:r>
        <w:rPr>
          <w:lang w:val="en-US"/>
        </w:rPr>
        <w:t xml:space="preserve"> and </w:t>
      </w:r>
      <w:r w:rsidR="00C407C9">
        <w:rPr>
          <w:lang w:val="en-US"/>
        </w:rPr>
        <w:t xml:space="preserve">US </w:t>
      </w:r>
      <w:r>
        <w:rPr>
          <w:lang w:val="en-US"/>
        </w:rPr>
        <w:t>2 m, across worst-case, base-case</w:t>
      </w:r>
      <w:r w:rsidRPr="000F6FC4">
        <w:rPr>
          <w:lang w:val="en-US"/>
        </w:rPr>
        <w:t xml:space="preserve">, and best-case outcomes. </w:t>
      </w:r>
      <w:r>
        <w:rPr>
          <w:lang w:val="en-US"/>
        </w:rPr>
        <w:t>These cheque sizes roughly approximate Paspalis and SEEDS potential position post-investment.</w:t>
      </w:r>
    </w:p>
    <w:p w14:paraId="12022134" w14:textId="77777777" w:rsidR="000F6FC4" w:rsidRPr="000F6FC4" w:rsidRDefault="000F6FC4" w:rsidP="000F6FC4">
      <w:pPr>
        <w:rPr>
          <w:lang w:val="en-US"/>
        </w:rPr>
      </w:pPr>
    </w:p>
    <w:p w14:paraId="2A42870F" w14:textId="0B882763" w:rsidR="000F6FC4" w:rsidRDefault="000F6FC4" w:rsidP="000F6FC4">
      <w:pPr>
        <w:rPr>
          <w:lang w:val="en-US"/>
        </w:rPr>
      </w:pPr>
      <w:r w:rsidRPr="000F6FC4">
        <w:rPr>
          <w:lang w:val="en-US"/>
        </w:rPr>
        <w:t xml:space="preserve">The results show a strong venture-style return profile with asymmetry between downside and upside outcomes. In the </w:t>
      </w:r>
      <w:r>
        <w:rPr>
          <w:lang w:val="en-US"/>
        </w:rPr>
        <w:t>worst-case scenario, both cheque sizes deliver a MOIC above 2x, providing some downside protection. In</w:t>
      </w:r>
      <w:r w:rsidRPr="000F6FC4">
        <w:rPr>
          <w:lang w:val="en-US"/>
        </w:rPr>
        <w:t xml:space="preserve"> the base case</w:t>
      </w:r>
      <w:r>
        <w:rPr>
          <w:lang w:val="en-US"/>
        </w:rPr>
        <w:t>,</w:t>
      </w:r>
      <w:r w:rsidRPr="000F6FC4">
        <w:rPr>
          <w:lang w:val="en-US"/>
        </w:rPr>
        <w:t xml:space="preserve"> the return is approximately 8x, which is attractive by venture standards. The best-case scales to 20–25x MOIC, with the larger cheque producing exit proceeds exceeding </w:t>
      </w:r>
      <w:r w:rsidR="00C407C9">
        <w:rPr>
          <w:lang w:val="en-US"/>
        </w:rPr>
        <w:t xml:space="preserve">US </w:t>
      </w:r>
      <w:r w:rsidRPr="000F6FC4">
        <w:rPr>
          <w:lang w:val="en-US"/>
        </w:rPr>
        <w:t>50 m. This suggests the investment offers limited downside relative to significant upside potential, with outcomes highly sensitive to revenue growth and dilution dynamics.</w:t>
      </w:r>
    </w:p>
    <w:p w14:paraId="2DEF8D92" w14:textId="77777777" w:rsidR="000F6FC4" w:rsidRDefault="000F6FC4" w:rsidP="000F6FC4">
      <w:pPr>
        <w:rPr>
          <w:lang w:val="en-US"/>
        </w:rPr>
      </w:pPr>
    </w:p>
    <w:p w14:paraId="6548CCC1" w14:textId="77777777" w:rsidR="000F6FC4" w:rsidRPr="000F6FC4" w:rsidRDefault="000F6FC4" w:rsidP="000F6FC4">
      <w:pPr>
        <w:rPr>
          <w:lang w:val="en-US"/>
        </w:rPr>
      </w:pPr>
    </w:p>
    <w:p w14:paraId="22960BBB" w14:textId="77777777" w:rsidR="008A612B" w:rsidRDefault="008A612B" w:rsidP="008A612B">
      <w:pPr>
        <w:rPr>
          <w:lang w:val="en-US"/>
        </w:rPr>
      </w:pPr>
    </w:p>
    <w:tbl>
      <w:tblPr>
        <w:tblW w:w="8803" w:type="dxa"/>
        <w:tblInd w:w="108" w:type="dxa"/>
        <w:tblLook w:val="04A0" w:firstRow="1" w:lastRow="0" w:firstColumn="1" w:lastColumn="0" w:noHBand="0" w:noVBand="1"/>
      </w:tblPr>
      <w:tblGrid>
        <w:gridCol w:w="3416"/>
        <w:gridCol w:w="2009"/>
        <w:gridCol w:w="1689"/>
        <w:gridCol w:w="1689"/>
      </w:tblGrid>
      <w:tr w:rsidR="008A612B" w:rsidRPr="008A612B" w14:paraId="67013961" w14:textId="77777777" w:rsidTr="008A612B">
        <w:trPr>
          <w:trHeight w:val="255"/>
        </w:trPr>
        <w:tc>
          <w:tcPr>
            <w:tcW w:w="3416" w:type="dxa"/>
            <w:tcBorders>
              <w:top w:val="nil"/>
              <w:left w:val="nil"/>
              <w:bottom w:val="nil"/>
              <w:right w:val="nil"/>
            </w:tcBorders>
            <w:shd w:val="clear" w:color="auto" w:fill="auto"/>
            <w:noWrap/>
            <w:vAlign w:val="bottom"/>
            <w:hideMark/>
          </w:tcPr>
          <w:p w14:paraId="0FE9AF2C" w14:textId="77777777" w:rsidR="008A612B" w:rsidRPr="008A612B" w:rsidRDefault="008A612B" w:rsidP="008A612B">
            <w:pPr>
              <w:rPr>
                <w:rFonts w:cs="Arial"/>
                <w:b/>
                <w:bCs/>
                <w:color w:val="000000"/>
                <w:szCs w:val="20"/>
                <w14:ligatures w14:val="none"/>
              </w:rPr>
            </w:pPr>
            <w:r w:rsidRPr="008A612B">
              <w:rPr>
                <w:rFonts w:cs="Arial"/>
                <w:b/>
                <w:bCs/>
                <w:color w:val="000000"/>
                <w:szCs w:val="20"/>
                <w14:ligatures w14:val="none"/>
              </w:rPr>
              <w:t>Projected ARR 2031</w:t>
            </w:r>
          </w:p>
        </w:tc>
        <w:tc>
          <w:tcPr>
            <w:tcW w:w="2008" w:type="dxa"/>
            <w:tcBorders>
              <w:top w:val="nil"/>
              <w:left w:val="nil"/>
              <w:bottom w:val="nil"/>
              <w:right w:val="nil"/>
            </w:tcBorders>
            <w:shd w:val="clear" w:color="auto" w:fill="auto"/>
            <w:noWrap/>
            <w:vAlign w:val="bottom"/>
            <w:hideMark/>
          </w:tcPr>
          <w:p w14:paraId="12F1E07C" w14:textId="77777777" w:rsidR="008A612B" w:rsidRPr="008A612B" w:rsidRDefault="008A612B" w:rsidP="000F6FC4">
            <w:pPr>
              <w:jc w:val="right"/>
              <w:rPr>
                <w:rFonts w:cs="Arial"/>
                <w:szCs w:val="20"/>
                <w14:ligatures w14:val="none"/>
              </w:rPr>
            </w:pPr>
            <w:r w:rsidRPr="008A612B">
              <w:rPr>
                <w:rFonts w:cs="Arial"/>
                <w:szCs w:val="20"/>
                <w14:ligatures w14:val="none"/>
              </w:rPr>
              <w:t xml:space="preserve">        20,000,000 </w:t>
            </w:r>
          </w:p>
        </w:tc>
        <w:tc>
          <w:tcPr>
            <w:tcW w:w="1689" w:type="dxa"/>
            <w:tcBorders>
              <w:top w:val="nil"/>
              <w:left w:val="nil"/>
              <w:bottom w:val="nil"/>
              <w:right w:val="nil"/>
            </w:tcBorders>
            <w:shd w:val="clear" w:color="auto" w:fill="auto"/>
            <w:noWrap/>
            <w:vAlign w:val="bottom"/>
            <w:hideMark/>
          </w:tcPr>
          <w:p w14:paraId="643DC30C" w14:textId="576B0CD4" w:rsidR="008A612B" w:rsidRPr="008A612B" w:rsidRDefault="008A612B" w:rsidP="008A612B">
            <w:pPr>
              <w:rPr>
                <w:rFonts w:cs="Arial"/>
                <w:sz w:val="16"/>
                <w:szCs w:val="16"/>
                <w14:ligatures w14:val="none"/>
              </w:rPr>
            </w:pPr>
            <w:r w:rsidRPr="008A612B">
              <w:rPr>
                <w:rFonts w:cs="Arial"/>
                <w:sz w:val="16"/>
                <w:szCs w:val="16"/>
                <w14:ligatures w14:val="none"/>
              </w:rPr>
              <w:t>US</w:t>
            </w:r>
          </w:p>
        </w:tc>
        <w:tc>
          <w:tcPr>
            <w:tcW w:w="1689" w:type="dxa"/>
            <w:tcBorders>
              <w:top w:val="nil"/>
              <w:left w:val="nil"/>
              <w:bottom w:val="nil"/>
              <w:right w:val="nil"/>
            </w:tcBorders>
            <w:shd w:val="clear" w:color="auto" w:fill="auto"/>
            <w:noWrap/>
            <w:vAlign w:val="bottom"/>
            <w:hideMark/>
          </w:tcPr>
          <w:p w14:paraId="30708092" w14:textId="77777777" w:rsidR="008A612B" w:rsidRPr="008A612B" w:rsidRDefault="008A612B" w:rsidP="008A612B">
            <w:pPr>
              <w:rPr>
                <w:rFonts w:cs="Arial"/>
                <w:sz w:val="16"/>
                <w:szCs w:val="16"/>
                <w14:ligatures w14:val="none"/>
              </w:rPr>
            </w:pPr>
          </w:p>
        </w:tc>
      </w:tr>
      <w:tr w:rsidR="008A612B" w:rsidRPr="008A612B" w14:paraId="1EAD792E" w14:textId="77777777" w:rsidTr="008A612B">
        <w:trPr>
          <w:trHeight w:val="255"/>
        </w:trPr>
        <w:tc>
          <w:tcPr>
            <w:tcW w:w="3416" w:type="dxa"/>
            <w:tcBorders>
              <w:top w:val="nil"/>
              <w:left w:val="nil"/>
              <w:bottom w:val="nil"/>
              <w:right w:val="nil"/>
            </w:tcBorders>
            <w:shd w:val="clear" w:color="auto" w:fill="auto"/>
            <w:noWrap/>
            <w:vAlign w:val="bottom"/>
            <w:hideMark/>
          </w:tcPr>
          <w:p w14:paraId="35031DFF" w14:textId="77777777" w:rsidR="008A612B" w:rsidRPr="008A612B" w:rsidRDefault="008A612B" w:rsidP="008A612B">
            <w:pPr>
              <w:rPr>
                <w:rFonts w:cs="Arial"/>
                <w:b/>
                <w:bCs/>
                <w:color w:val="000000"/>
                <w:szCs w:val="20"/>
                <w14:ligatures w14:val="none"/>
              </w:rPr>
            </w:pPr>
            <w:r w:rsidRPr="008A612B">
              <w:rPr>
                <w:rFonts w:cs="Arial"/>
                <w:b/>
                <w:bCs/>
                <w:color w:val="000000"/>
                <w:szCs w:val="20"/>
                <w14:ligatures w14:val="none"/>
              </w:rPr>
              <w:t xml:space="preserve">EV/Revenue </w:t>
            </w:r>
          </w:p>
        </w:tc>
        <w:tc>
          <w:tcPr>
            <w:tcW w:w="2008" w:type="dxa"/>
            <w:tcBorders>
              <w:top w:val="nil"/>
              <w:left w:val="nil"/>
              <w:bottom w:val="nil"/>
              <w:right w:val="nil"/>
            </w:tcBorders>
            <w:shd w:val="clear" w:color="auto" w:fill="auto"/>
            <w:noWrap/>
            <w:vAlign w:val="bottom"/>
            <w:hideMark/>
          </w:tcPr>
          <w:p w14:paraId="53A29EB8" w14:textId="77777777" w:rsidR="008A612B" w:rsidRPr="008A612B" w:rsidRDefault="008A612B" w:rsidP="000F6FC4">
            <w:pPr>
              <w:jc w:val="right"/>
              <w:rPr>
                <w:rFonts w:cs="Arial"/>
                <w:szCs w:val="20"/>
                <w14:ligatures w14:val="none"/>
              </w:rPr>
            </w:pPr>
            <w:r w:rsidRPr="008A612B">
              <w:rPr>
                <w:rFonts w:cs="Arial"/>
                <w:szCs w:val="20"/>
                <w14:ligatures w14:val="none"/>
              </w:rPr>
              <w:t>9.5 x</w:t>
            </w:r>
          </w:p>
        </w:tc>
        <w:tc>
          <w:tcPr>
            <w:tcW w:w="1689" w:type="dxa"/>
            <w:tcBorders>
              <w:top w:val="nil"/>
              <w:left w:val="nil"/>
              <w:bottom w:val="nil"/>
              <w:right w:val="nil"/>
            </w:tcBorders>
            <w:shd w:val="clear" w:color="auto" w:fill="auto"/>
            <w:noWrap/>
            <w:vAlign w:val="bottom"/>
            <w:hideMark/>
          </w:tcPr>
          <w:p w14:paraId="20AFE5F1" w14:textId="77777777" w:rsidR="008A612B" w:rsidRPr="008A612B" w:rsidRDefault="008A612B" w:rsidP="008A612B">
            <w:pPr>
              <w:jc w:val="right"/>
              <w:rPr>
                <w:rFonts w:cs="Arial"/>
                <w:szCs w:val="20"/>
                <w14:ligatures w14:val="none"/>
              </w:rPr>
            </w:pPr>
          </w:p>
        </w:tc>
        <w:tc>
          <w:tcPr>
            <w:tcW w:w="1689" w:type="dxa"/>
            <w:tcBorders>
              <w:top w:val="nil"/>
              <w:left w:val="nil"/>
              <w:bottom w:val="nil"/>
              <w:right w:val="nil"/>
            </w:tcBorders>
            <w:shd w:val="clear" w:color="auto" w:fill="auto"/>
            <w:noWrap/>
            <w:vAlign w:val="bottom"/>
            <w:hideMark/>
          </w:tcPr>
          <w:p w14:paraId="17151403" w14:textId="77777777" w:rsidR="008A612B" w:rsidRPr="008A612B" w:rsidRDefault="008A612B" w:rsidP="008A612B">
            <w:pPr>
              <w:rPr>
                <w:rFonts w:ascii="Times New Roman" w:hAnsi="Times New Roman"/>
                <w:szCs w:val="20"/>
                <w14:ligatures w14:val="none"/>
              </w:rPr>
            </w:pPr>
          </w:p>
        </w:tc>
      </w:tr>
      <w:tr w:rsidR="008A612B" w:rsidRPr="008A612B" w14:paraId="05A83877" w14:textId="77777777" w:rsidTr="008A612B">
        <w:trPr>
          <w:trHeight w:val="255"/>
        </w:trPr>
        <w:tc>
          <w:tcPr>
            <w:tcW w:w="3416" w:type="dxa"/>
            <w:tcBorders>
              <w:top w:val="nil"/>
              <w:left w:val="nil"/>
              <w:bottom w:val="nil"/>
              <w:right w:val="nil"/>
            </w:tcBorders>
            <w:shd w:val="clear" w:color="auto" w:fill="auto"/>
            <w:noWrap/>
            <w:vAlign w:val="bottom"/>
            <w:hideMark/>
          </w:tcPr>
          <w:p w14:paraId="000E9522" w14:textId="77777777" w:rsidR="008A612B" w:rsidRPr="008A612B" w:rsidRDefault="008A612B" w:rsidP="008A612B">
            <w:pPr>
              <w:rPr>
                <w:rFonts w:cs="Arial"/>
                <w:b/>
                <w:bCs/>
                <w:color w:val="000000"/>
                <w:szCs w:val="20"/>
                <w14:ligatures w14:val="none"/>
              </w:rPr>
            </w:pPr>
            <w:r w:rsidRPr="008A612B">
              <w:rPr>
                <w:rFonts w:cs="Arial"/>
                <w:b/>
                <w:bCs/>
                <w:color w:val="000000"/>
                <w:szCs w:val="20"/>
                <w14:ligatures w14:val="none"/>
              </w:rPr>
              <w:t>Est. Exit Value</w:t>
            </w:r>
          </w:p>
        </w:tc>
        <w:tc>
          <w:tcPr>
            <w:tcW w:w="2008" w:type="dxa"/>
            <w:tcBorders>
              <w:top w:val="nil"/>
              <w:left w:val="nil"/>
              <w:bottom w:val="nil"/>
              <w:right w:val="nil"/>
            </w:tcBorders>
            <w:shd w:val="clear" w:color="auto" w:fill="auto"/>
            <w:noWrap/>
            <w:vAlign w:val="bottom"/>
            <w:hideMark/>
          </w:tcPr>
          <w:p w14:paraId="4A7BEE67" w14:textId="77777777" w:rsidR="008A612B" w:rsidRPr="008A612B" w:rsidRDefault="008A612B" w:rsidP="000F6FC4">
            <w:pPr>
              <w:jc w:val="right"/>
              <w:rPr>
                <w:rFonts w:cs="Arial"/>
                <w:szCs w:val="20"/>
                <w14:ligatures w14:val="none"/>
              </w:rPr>
            </w:pPr>
            <w:r w:rsidRPr="008A612B">
              <w:rPr>
                <w:rFonts w:cs="Arial"/>
                <w:szCs w:val="20"/>
                <w14:ligatures w14:val="none"/>
              </w:rPr>
              <w:t xml:space="preserve">      189,360,000 </w:t>
            </w:r>
          </w:p>
        </w:tc>
        <w:tc>
          <w:tcPr>
            <w:tcW w:w="1689" w:type="dxa"/>
            <w:tcBorders>
              <w:top w:val="nil"/>
              <w:left w:val="nil"/>
              <w:bottom w:val="nil"/>
              <w:right w:val="nil"/>
            </w:tcBorders>
            <w:shd w:val="clear" w:color="auto" w:fill="auto"/>
            <w:noWrap/>
            <w:vAlign w:val="bottom"/>
            <w:hideMark/>
          </w:tcPr>
          <w:p w14:paraId="0F75AFFA" w14:textId="40D8056B" w:rsidR="008A612B" w:rsidRPr="008A612B" w:rsidRDefault="008A612B" w:rsidP="008A612B">
            <w:pPr>
              <w:rPr>
                <w:rFonts w:cs="Arial"/>
                <w:sz w:val="16"/>
                <w:szCs w:val="16"/>
                <w14:ligatures w14:val="none"/>
              </w:rPr>
            </w:pPr>
            <w:r w:rsidRPr="008A612B">
              <w:rPr>
                <w:rFonts w:cs="Arial"/>
                <w:sz w:val="16"/>
                <w:szCs w:val="16"/>
                <w14:ligatures w14:val="none"/>
              </w:rPr>
              <w:t>US</w:t>
            </w:r>
          </w:p>
        </w:tc>
        <w:tc>
          <w:tcPr>
            <w:tcW w:w="1689" w:type="dxa"/>
            <w:tcBorders>
              <w:top w:val="nil"/>
              <w:left w:val="nil"/>
              <w:bottom w:val="nil"/>
              <w:right w:val="nil"/>
            </w:tcBorders>
            <w:shd w:val="clear" w:color="auto" w:fill="auto"/>
            <w:noWrap/>
            <w:vAlign w:val="bottom"/>
            <w:hideMark/>
          </w:tcPr>
          <w:p w14:paraId="30ECC0AB" w14:textId="77777777" w:rsidR="008A612B" w:rsidRPr="008A612B" w:rsidRDefault="008A612B" w:rsidP="008A612B">
            <w:pPr>
              <w:rPr>
                <w:rFonts w:cs="Arial"/>
                <w:sz w:val="16"/>
                <w:szCs w:val="16"/>
                <w14:ligatures w14:val="none"/>
              </w:rPr>
            </w:pPr>
          </w:p>
        </w:tc>
      </w:tr>
      <w:tr w:rsidR="008A612B" w:rsidRPr="008A612B" w14:paraId="57E10BB1" w14:textId="77777777" w:rsidTr="008A612B">
        <w:trPr>
          <w:trHeight w:val="255"/>
        </w:trPr>
        <w:tc>
          <w:tcPr>
            <w:tcW w:w="3416" w:type="dxa"/>
            <w:tcBorders>
              <w:top w:val="nil"/>
              <w:left w:val="nil"/>
              <w:bottom w:val="nil"/>
              <w:right w:val="nil"/>
            </w:tcBorders>
            <w:shd w:val="clear" w:color="auto" w:fill="auto"/>
            <w:noWrap/>
            <w:vAlign w:val="bottom"/>
            <w:hideMark/>
          </w:tcPr>
          <w:p w14:paraId="218AE6A1" w14:textId="77777777" w:rsidR="008A612B" w:rsidRPr="008A612B" w:rsidRDefault="008A612B" w:rsidP="008A612B">
            <w:pPr>
              <w:rPr>
                <w:rFonts w:cs="Arial"/>
                <w:b/>
                <w:bCs/>
                <w:color w:val="000000"/>
                <w:szCs w:val="20"/>
                <w14:ligatures w14:val="none"/>
              </w:rPr>
            </w:pPr>
            <w:r w:rsidRPr="008A612B">
              <w:rPr>
                <w:rFonts w:cs="Arial"/>
                <w:b/>
                <w:bCs/>
                <w:color w:val="000000"/>
                <w:szCs w:val="20"/>
                <w14:ligatures w14:val="none"/>
              </w:rPr>
              <w:t>Target MOIC</w:t>
            </w:r>
          </w:p>
        </w:tc>
        <w:tc>
          <w:tcPr>
            <w:tcW w:w="2008" w:type="dxa"/>
            <w:tcBorders>
              <w:top w:val="nil"/>
              <w:left w:val="nil"/>
              <w:bottom w:val="nil"/>
              <w:right w:val="nil"/>
            </w:tcBorders>
            <w:shd w:val="clear" w:color="auto" w:fill="auto"/>
            <w:noWrap/>
            <w:vAlign w:val="bottom"/>
            <w:hideMark/>
          </w:tcPr>
          <w:p w14:paraId="68BE6735" w14:textId="77777777" w:rsidR="008A612B" w:rsidRPr="008A612B" w:rsidRDefault="008A612B" w:rsidP="000F6FC4">
            <w:pPr>
              <w:jc w:val="right"/>
              <w:rPr>
                <w:rFonts w:cs="Arial"/>
                <w:szCs w:val="20"/>
                <w14:ligatures w14:val="none"/>
              </w:rPr>
            </w:pPr>
            <w:r w:rsidRPr="008A612B">
              <w:rPr>
                <w:rFonts w:cs="Arial"/>
                <w:szCs w:val="20"/>
                <w14:ligatures w14:val="none"/>
              </w:rPr>
              <w:t>10.0 x</w:t>
            </w:r>
          </w:p>
        </w:tc>
        <w:tc>
          <w:tcPr>
            <w:tcW w:w="1689" w:type="dxa"/>
            <w:tcBorders>
              <w:top w:val="nil"/>
              <w:left w:val="nil"/>
              <w:bottom w:val="nil"/>
              <w:right w:val="nil"/>
            </w:tcBorders>
            <w:shd w:val="clear" w:color="auto" w:fill="auto"/>
            <w:noWrap/>
            <w:vAlign w:val="bottom"/>
            <w:hideMark/>
          </w:tcPr>
          <w:p w14:paraId="6B8A4959" w14:textId="77777777" w:rsidR="008A612B" w:rsidRPr="008A612B" w:rsidRDefault="008A612B" w:rsidP="008A612B">
            <w:pPr>
              <w:jc w:val="right"/>
              <w:rPr>
                <w:rFonts w:cs="Arial"/>
                <w:szCs w:val="20"/>
                <w14:ligatures w14:val="none"/>
              </w:rPr>
            </w:pPr>
          </w:p>
        </w:tc>
        <w:tc>
          <w:tcPr>
            <w:tcW w:w="1689" w:type="dxa"/>
            <w:tcBorders>
              <w:top w:val="nil"/>
              <w:left w:val="nil"/>
              <w:bottom w:val="nil"/>
              <w:right w:val="nil"/>
            </w:tcBorders>
            <w:shd w:val="clear" w:color="auto" w:fill="auto"/>
            <w:noWrap/>
            <w:vAlign w:val="bottom"/>
            <w:hideMark/>
          </w:tcPr>
          <w:p w14:paraId="332CC728" w14:textId="77777777" w:rsidR="008A612B" w:rsidRPr="008A612B" w:rsidRDefault="008A612B" w:rsidP="008A612B">
            <w:pPr>
              <w:rPr>
                <w:rFonts w:ascii="Times New Roman" w:hAnsi="Times New Roman"/>
                <w:szCs w:val="20"/>
                <w14:ligatures w14:val="none"/>
              </w:rPr>
            </w:pPr>
          </w:p>
        </w:tc>
      </w:tr>
      <w:tr w:rsidR="008A612B" w:rsidRPr="008A612B" w14:paraId="48614B69" w14:textId="77777777" w:rsidTr="008A612B">
        <w:trPr>
          <w:trHeight w:val="255"/>
        </w:trPr>
        <w:tc>
          <w:tcPr>
            <w:tcW w:w="3416" w:type="dxa"/>
            <w:tcBorders>
              <w:top w:val="nil"/>
              <w:left w:val="nil"/>
              <w:bottom w:val="nil"/>
              <w:right w:val="nil"/>
            </w:tcBorders>
            <w:shd w:val="clear" w:color="auto" w:fill="auto"/>
            <w:noWrap/>
            <w:vAlign w:val="bottom"/>
            <w:hideMark/>
          </w:tcPr>
          <w:p w14:paraId="6F8A6E0C" w14:textId="77777777" w:rsidR="008A612B" w:rsidRPr="008A612B" w:rsidRDefault="008A612B" w:rsidP="008A612B">
            <w:pPr>
              <w:rPr>
                <w:rFonts w:cs="Arial"/>
                <w:b/>
                <w:bCs/>
                <w:color w:val="000000"/>
                <w:szCs w:val="20"/>
                <w14:ligatures w14:val="none"/>
              </w:rPr>
            </w:pPr>
            <w:r w:rsidRPr="008A612B">
              <w:rPr>
                <w:rFonts w:cs="Arial"/>
                <w:b/>
                <w:bCs/>
                <w:color w:val="000000"/>
                <w:szCs w:val="20"/>
                <w14:ligatures w14:val="none"/>
              </w:rPr>
              <w:t>Est. Post-Money Today</w:t>
            </w:r>
          </w:p>
        </w:tc>
        <w:tc>
          <w:tcPr>
            <w:tcW w:w="2008" w:type="dxa"/>
            <w:tcBorders>
              <w:top w:val="nil"/>
              <w:left w:val="nil"/>
              <w:bottom w:val="nil"/>
              <w:right w:val="nil"/>
            </w:tcBorders>
            <w:shd w:val="clear" w:color="auto" w:fill="auto"/>
            <w:noWrap/>
            <w:vAlign w:val="bottom"/>
            <w:hideMark/>
          </w:tcPr>
          <w:p w14:paraId="2CACC004" w14:textId="77777777" w:rsidR="008A612B" w:rsidRPr="008A612B" w:rsidRDefault="008A612B" w:rsidP="000F6FC4">
            <w:pPr>
              <w:jc w:val="right"/>
              <w:rPr>
                <w:rFonts w:cs="Arial"/>
                <w:szCs w:val="20"/>
                <w14:ligatures w14:val="none"/>
              </w:rPr>
            </w:pPr>
            <w:r w:rsidRPr="008A612B">
              <w:rPr>
                <w:rFonts w:cs="Arial"/>
                <w:szCs w:val="20"/>
                <w14:ligatures w14:val="none"/>
              </w:rPr>
              <w:t xml:space="preserve">        18,936,000 </w:t>
            </w:r>
          </w:p>
        </w:tc>
        <w:tc>
          <w:tcPr>
            <w:tcW w:w="1689" w:type="dxa"/>
            <w:tcBorders>
              <w:top w:val="nil"/>
              <w:left w:val="nil"/>
              <w:bottom w:val="nil"/>
              <w:right w:val="nil"/>
            </w:tcBorders>
            <w:shd w:val="clear" w:color="auto" w:fill="auto"/>
            <w:noWrap/>
            <w:vAlign w:val="bottom"/>
            <w:hideMark/>
          </w:tcPr>
          <w:p w14:paraId="7A4F2474" w14:textId="3A54C2FF" w:rsidR="008A612B" w:rsidRPr="008A612B" w:rsidRDefault="008A612B" w:rsidP="008A612B">
            <w:pPr>
              <w:rPr>
                <w:rFonts w:cs="Arial"/>
                <w:sz w:val="16"/>
                <w:szCs w:val="16"/>
                <w14:ligatures w14:val="none"/>
              </w:rPr>
            </w:pPr>
            <w:r w:rsidRPr="008A612B">
              <w:rPr>
                <w:rFonts w:cs="Arial"/>
                <w:sz w:val="16"/>
                <w:szCs w:val="16"/>
                <w14:ligatures w14:val="none"/>
              </w:rPr>
              <w:t>US</w:t>
            </w:r>
          </w:p>
        </w:tc>
        <w:tc>
          <w:tcPr>
            <w:tcW w:w="1689" w:type="dxa"/>
            <w:tcBorders>
              <w:top w:val="nil"/>
              <w:left w:val="nil"/>
              <w:bottom w:val="nil"/>
              <w:right w:val="nil"/>
            </w:tcBorders>
            <w:shd w:val="clear" w:color="auto" w:fill="auto"/>
            <w:noWrap/>
            <w:vAlign w:val="bottom"/>
            <w:hideMark/>
          </w:tcPr>
          <w:p w14:paraId="49366F86" w14:textId="77777777" w:rsidR="008A612B" w:rsidRPr="008A612B" w:rsidRDefault="008A612B" w:rsidP="008A612B">
            <w:pPr>
              <w:rPr>
                <w:rFonts w:cs="Arial"/>
                <w:sz w:val="16"/>
                <w:szCs w:val="16"/>
                <w14:ligatures w14:val="none"/>
              </w:rPr>
            </w:pPr>
          </w:p>
        </w:tc>
      </w:tr>
      <w:tr w:rsidR="008A612B" w:rsidRPr="008A612B" w14:paraId="6DA3C8C8" w14:textId="77777777" w:rsidTr="008A612B">
        <w:trPr>
          <w:trHeight w:val="255"/>
        </w:trPr>
        <w:tc>
          <w:tcPr>
            <w:tcW w:w="3416" w:type="dxa"/>
            <w:tcBorders>
              <w:top w:val="nil"/>
              <w:left w:val="nil"/>
              <w:bottom w:val="nil"/>
              <w:right w:val="nil"/>
            </w:tcBorders>
            <w:shd w:val="clear" w:color="auto" w:fill="auto"/>
            <w:noWrap/>
            <w:vAlign w:val="bottom"/>
            <w:hideMark/>
          </w:tcPr>
          <w:p w14:paraId="5796CBEB" w14:textId="77777777" w:rsidR="008A612B" w:rsidRPr="008A612B" w:rsidRDefault="008A612B" w:rsidP="008A612B">
            <w:pPr>
              <w:rPr>
                <w:rFonts w:ascii="Times New Roman" w:hAnsi="Times New Roman"/>
                <w:szCs w:val="20"/>
                <w14:ligatures w14:val="none"/>
              </w:rPr>
            </w:pPr>
          </w:p>
        </w:tc>
        <w:tc>
          <w:tcPr>
            <w:tcW w:w="2008" w:type="dxa"/>
            <w:tcBorders>
              <w:top w:val="nil"/>
              <w:left w:val="nil"/>
              <w:bottom w:val="nil"/>
              <w:right w:val="nil"/>
            </w:tcBorders>
            <w:shd w:val="clear" w:color="auto" w:fill="auto"/>
            <w:noWrap/>
            <w:vAlign w:val="bottom"/>
            <w:hideMark/>
          </w:tcPr>
          <w:p w14:paraId="4F19C8DE" w14:textId="77777777" w:rsidR="008A612B" w:rsidRPr="008A612B" w:rsidRDefault="008A612B" w:rsidP="008A612B">
            <w:pPr>
              <w:rPr>
                <w:rFonts w:ascii="Times New Roman" w:hAnsi="Times New Roman"/>
                <w:szCs w:val="20"/>
                <w14:ligatures w14:val="none"/>
              </w:rPr>
            </w:pPr>
          </w:p>
        </w:tc>
        <w:tc>
          <w:tcPr>
            <w:tcW w:w="1689" w:type="dxa"/>
            <w:tcBorders>
              <w:top w:val="nil"/>
              <w:left w:val="nil"/>
              <w:bottom w:val="nil"/>
              <w:right w:val="nil"/>
            </w:tcBorders>
            <w:shd w:val="clear" w:color="auto" w:fill="auto"/>
            <w:noWrap/>
            <w:vAlign w:val="bottom"/>
            <w:hideMark/>
          </w:tcPr>
          <w:p w14:paraId="2B3BC5F7" w14:textId="77777777" w:rsidR="008A612B" w:rsidRPr="008A612B" w:rsidRDefault="008A612B" w:rsidP="008A612B">
            <w:pPr>
              <w:rPr>
                <w:rFonts w:ascii="Times New Roman" w:hAnsi="Times New Roman"/>
                <w:szCs w:val="20"/>
                <w14:ligatures w14:val="none"/>
              </w:rPr>
            </w:pPr>
          </w:p>
        </w:tc>
        <w:tc>
          <w:tcPr>
            <w:tcW w:w="1689" w:type="dxa"/>
            <w:tcBorders>
              <w:top w:val="nil"/>
              <w:left w:val="nil"/>
              <w:bottom w:val="nil"/>
              <w:right w:val="nil"/>
            </w:tcBorders>
            <w:shd w:val="clear" w:color="auto" w:fill="auto"/>
            <w:noWrap/>
            <w:vAlign w:val="bottom"/>
            <w:hideMark/>
          </w:tcPr>
          <w:p w14:paraId="2F265BFD" w14:textId="77777777" w:rsidR="008A612B" w:rsidRPr="008A612B" w:rsidRDefault="008A612B" w:rsidP="008A612B">
            <w:pPr>
              <w:rPr>
                <w:rFonts w:ascii="Times New Roman" w:hAnsi="Times New Roman"/>
                <w:szCs w:val="20"/>
                <w14:ligatures w14:val="none"/>
              </w:rPr>
            </w:pPr>
          </w:p>
        </w:tc>
      </w:tr>
      <w:tr w:rsidR="008A612B" w:rsidRPr="008A612B" w14:paraId="11769E7B" w14:textId="77777777" w:rsidTr="008A612B">
        <w:trPr>
          <w:trHeight w:val="255"/>
        </w:trPr>
        <w:tc>
          <w:tcPr>
            <w:tcW w:w="3416" w:type="dxa"/>
            <w:tcBorders>
              <w:top w:val="nil"/>
              <w:left w:val="nil"/>
              <w:bottom w:val="nil"/>
              <w:right w:val="nil"/>
            </w:tcBorders>
            <w:shd w:val="clear" w:color="auto" w:fill="auto"/>
            <w:noWrap/>
            <w:vAlign w:val="bottom"/>
            <w:hideMark/>
          </w:tcPr>
          <w:p w14:paraId="3F5A929F" w14:textId="77777777" w:rsidR="008A612B" w:rsidRPr="008A612B" w:rsidRDefault="008A612B" w:rsidP="008A612B">
            <w:pPr>
              <w:rPr>
                <w:rFonts w:cs="Arial"/>
                <w:b/>
                <w:bCs/>
                <w:color w:val="000000"/>
                <w:szCs w:val="20"/>
                <w14:ligatures w14:val="none"/>
              </w:rPr>
            </w:pPr>
            <w:r w:rsidRPr="008A612B">
              <w:rPr>
                <w:rFonts w:cs="Arial"/>
                <w:b/>
                <w:bCs/>
                <w:color w:val="000000"/>
                <w:szCs w:val="20"/>
                <w14:ligatures w14:val="none"/>
              </w:rPr>
              <w:t>Industry</w:t>
            </w:r>
          </w:p>
        </w:tc>
        <w:tc>
          <w:tcPr>
            <w:tcW w:w="2008" w:type="dxa"/>
            <w:tcBorders>
              <w:top w:val="nil"/>
              <w:left w:val="nil"/>
              <w:bottom w:val="nil"/>
              <w:right w:val="nil"/>
            </w:tcBorders>
            <w:shd w:val="clear" w:color="auto" w:fill="auto"/>
            <w:noWrap/>
            <w:vAlign w:val="bottom"/>
            <w:hideMark/>
          </w:tcPr>
          <w:p w14:paraId="10B7C23E" w14:textId="77777777" w:rsidR="008A612B" w:rsidRPr="008A612B" w:rsidRDefault="008A612B" w:rsidP="008A612B">
            <w:pPr>
              <w:rPr>
                <w:rFonts w:cs="Arial"/>
                <w:b/>
                <w:bCs/>
                <w:szCs w:val="20"/>
                <w14:ligatures w14:val="none"/>
              </w:rPr>
            </w:pPr>
            <w:r w:rsidRPr="008A612B">
              <w:rPr>
                <w:rFonts w:cs="Arial"/>
                <w:b/>
                <w:bCs/>
                <w:szCs w:val="20"/>
                <w14:ligatures w14:val="none"/>
              </w:rPr>
              <w:t>EV/Sales</w:t>
            </w:r>
          </w:p>
        </w:tc>
        <w:tc>
          <w:tcPr>
            <w:tcW w:w="1689" w:type="dxa"/>
            <w:tcBorders>
              <w:top w:val="nil"/>
              <w:left w:val="nil"/>
              <w:bottom w:val="nil"/>
              <w:right w:val="nil"/>
            </w:tcBorders>
            <w:shd w:val="clear" w:color="auto" w:fill="auto"/>
            <w:noWrap/>
            <w:vAlign w:val="bottom"/>
            <w:hideMark/>
          </w:tcPr>
          <w:p w14:paraId="74A38E40" w14:textId="77777777" w:rsidR="008A612B" w:rsidRPr="008A612B" w:rsidRDefault="008A612B" w:rsidP="008A612B">
            <w:pPr>
              <w:rPr>
                <w:rFonts w:cs="Arial"/>
                <w:b/>
                <w:bCs/>
                <w:szCs w:val="20"/>
                <w14:ligatures w14:val="none"/>
              </w:rPr>
            </w:pPr>
            <w:r w:rsidRPr="008A612B">
              <w:rPr>
                <w:rFonts w:cs="Arial"/>
                <w:b/>
                <w:bCs/>
                <w:szCs w:val="20"/>
                <w14:ligatures w14:val="none"/>
              </w:rPr>
              <w:t>Weighting</w:t>
            </w:r>
          </w:p>
        </w:tc>
        <w:tc>
          <w:tcPr>
            <w:tcW w:w="1689" w:type="dxa"/>
            <w:tcBorders>
              <w:top w:val="nil"/>
              <w:left w:val="nil"/>
              <w:bottom w:val="nil"/>
              <w:right w:val="nil"/>
            </w:tcBorders>
            <w:shd w:val="clear" w:color="auto" w:fill="auto"/>
            <w:noWrap/>
            <w:vAlign w:val="bottom"/>
            <w:hideMark/>
          </w:tcPr>
          <w:p w14:paraId="41952343" w14:textId="77777777" w:rsidR="008A612B" w:rsidRPr="008A612B" w:rsidRDefault="008A612B" w:rsidP="008A612B">
            <w:pPr>
              <w:rPr>
                <w:rFonts w:cs="Arial"/>
                <w:b/>
                <w:bCs/>
                <w:szCs w:val="20"/>
                <w14:ligatures w14:val="none"/>
              </w:rPr>
            </w:pPr>
            <w:r w:rsidRPr="008A612B">
              <w:rPr>
                <w:rFonts w:cs="Arial"/>
                <w:b/>
                <w:bCs/>
                <w:szCs w:val="20"/>
                <w14:ligatures w14:val="none"/>
              </w:rPr>
              <w:t>Adj EV/Sales</w:t>
            </w:r>
          </w:p>
        </w:tc>
      </w:tr>
      <w:tr w:rsidR="008A612B" w:rsidRPr="008A612B" w14:paraId="3AF6E68D" w14:textId="77777777" w:rsidTr="008A612B">
        <w:trPr>
          <w:trHeight w:val="255"/>
        </w:trPr>
        <w:tc>
          <w:tcPr>
            <w:tcW w:w="3416" w:type="dxa"/>
            <w:tcBorders>
              <w:top w:val="nil"/>
              <w:left w:val="nil"/>
              <w:bottom w:val="nil"/>
              <w:right w:val="nil"/>
            </w:tcBorders>
            <w:shd w:val="clear" w:color="auto" w:fill="auto"/>
            <w:noWrap/>
            <w:vAlign w:val="bottom"/>
            <w:hideMark/>
          </w:tcPr>
          <w:p w14:paraId="0EAA7FB2" w14:textId="77777777" w:rsidR="008A612B" w:rsidRPr="008A612B" w:rsidRDefault="008A612B" w:rsidP="008A612B">
            <w:pPr>
              <w:rPr>
                <w:rFonts w:cs="Arial"/>
                <w:color w:val="000000"/>
                <w:szCs w:val="20"/>
                <w14:ligatures w14:val="none"/>
              </w:rPr>
            </w:pPr>
            <w:r w:rsidRPr="008A612B">
              <w:rPr>
                <w:rFonts w:cs="Arial"/>
                <w:color w:val="000000"/>
                <w:szCs w:val="20"/>
                <w14:ligatures w14:val="none"/>
              </w:rPr>
              <w:t>Farming/Agriculture</w:t>
            </w:r>
          </w:p>
        </w:tc>
        <w:tc>
          <w:tcPr>
            <w:tcW w:w="2008" w:type="dxa"/>
            <w:tcBorders>
              <w:top w:val="nil"/>
              <w:left w:val="nil"/>
              <w:bottom w:val="nil"/>
              <w:right w:val="nil"/>
            </w:tcBorders>
            <w:shd w:val="clear" w:color="auto" w:fill="auto"/>
            <w:noWrap/>
            <w:vAlign w:val="bottom"/>
            <w:hideMark/>
          </w:tcPr>
          <w:p w14:paraId="3DF18D2E" w14:textId="77777777" w:rsidR="008A612B" w:rsidRPr="008A612B" w:rsidRDefault="008A612B" w:rsidP="008A612B">
            <w:pPr>
              <w:jc w:val="right"/>
              <w:rPr>
                <w:rFonts w:cs="Arial"/>
                <w:szCs w:val="20"/>
                <w14:ligatures w14:val="none"/>
              </w:rPr>
            </w:pPr>
            <w:r w:rsidRPr="008A612B">
              <w:rPr>
                <w:rFonts w:cs="Arial"/>
                <w:szCs w:val="20"/>
                <w14:ligatures w14:val="none"/>
              </w:rPr>
              <w:t>1.2 x</w:t>
            </w:r>
          </w:p>
        </w:tc>
        <w:tc>
          <w:tcPr>
            <w:tcW w:w="1689" w:type="dxa"/>
            <w:tcBorders>
              <w:top w:val="nil"/>
              <w:left w:val="nil"/>
              <w:bottom w:val="nil"/>
              <w:right w:val="nil"/>
            </w:tcBorders>
            <w:shd w:val="clear" w:color="auto" w:fill="auto"/>
            <w:noWrap/>
            <w:vAlign w:val="bottom"/>
            <w:hideMark/>
          </w:tcPr>
          <w:p w14:paraId="76C1FC6B" w14:textId="77777777" w:rsidR="008A612B" w:rsidRPr="008A612B" w:rsidRDefault="008A612B" w:rsidP="008A612B">
            <w:pPr>
              <w:jc w:val="right"/>
              <w:rPr>
                <w:rFonts w:cs="Arial"/>
                <w:szCs w:val="20"/>
                <w14:ligatures w14:val="none"/>
              </w:rPr>
            </w:pPr>
            <w:r w:rsidRPr="008A612B">
              <w:rPr>
                <w:rFonts w:cs="Arial"/>
                <w:szCs w:val="20"/>
                <w14:ligatures w14:val="none"/>
              </w:rPr>
              <w:t>20%</w:t>
            </w:r>
          </w:p>
        </w:tc>
        <w:tc>
          <w:tcPr>
            <w:tcW w:w="1689" w:type="dxa"/>
            <w:tcBorders>
              <w:top w:val="nil"/>
              <w:left w:val="nil"/>
              <w:bottom w:val="nil"/>
              <w:right w:val="nil"/>
            </w:tcBorders>
            <w:shd w:val="clear" w:color="auto" w:fill="auto"/>
            <w:noWrap/>
            <w:vAlign w:val="bottom"/>
            <w:hideMark/>
          </w:tcPr>
          <w:p w14:paraId="0AFD857E" w14:textId="77777777" w:rsidR="008A612B" w:rsidRPr="008A612B" w:rsidRDefault="008A612B" w:rsidP="008A612B">
            <w:pPr>
              <w:jc w:val="right"/>
              <w:rPr>
                <w:rFonts w:cs="Arial"/>
                <w:szCs w:val="20"/>
                <w14:ligatures w14:val="none"/>
              </w:rPr>
            </w:pPr>
            <w:r w:rsidRPr="008A612B">
              <w:rPr>
                <w:rFonts w:cs="Arial"/>
                <w:szCs w:val="20"/>
                <w14:ligatures w14:val="none"/>
              </w:rPr>
              <w:t>0.2 x</w:t>
            </w:r>
          </w:p>
        </w:tc>
      </w:tr>
      <w:tr w:rsidR="008A612B" w:rsidRPr="008A612B" w14:paraId="261F29E2" w14:textId="77777777" w:rsidTr="008A612B">
        <w:trPr>
          <w:trHeight w:val="255"/>
        </w:trPr>
        <w:tc>
          <w:tcPr>
            <w:tcW w:w="3416" w:type="dxa"/>
            <w:tcBorders>
              <w:top w:val="nil"/>
              <w:left w:val="nil"/>
              <w:bottom w:val="nil"/>
              <w:right w:val="nil"/>
            </w:tcBorders>
            <w:shd w:val="clear" w:color="auto" w:fill="auto"/>
            <w:noWrap/>
            <w:vAlign w:val="bottom"/>
            <w:hideMark/>
          </w:tcPr>
          <w:p w14:paraId="2CF77668" w14:textId="77777777" w:rsidR="008A612B" w:rsidRPr="008A612B" w:rsidRDefault="008A612B" w:rsidP="008A612B">
            <w:pPr>
              <w:rPr>
                <w:rFonts w:cs="Arial"/>
                <w:color w:val="000000"/>
                <w:szCs w:val="20"/>
                <w14:ligatures w14:val="none"/>
              </w:rPr>
            </w:pPr>
            <w:r w:rsidRPr="008A612B">
              <w:rPr>
                <w:rFonts w:cs="Arial"/>
                <w:color w:val="000000"/>
                <w:szCs w:val="20"/>
                <w14:ligatures w14:val="none"/>
              </w:rPr>
              <w:t>Software (Applications)</w:t>
            </w:r>
          </w:p>
        </w:tc>
        <w:tc>
          <w:tcPr>
            <w:tcW w:w="2008" w:type="dxa"/>
            <w:tcBorders>
              <w:top w:val="nil"/>
              <w:left w:val="nil"/>
              <w:bottom w:val="nil"/>
              <w:right w:val="nil"/>
            </w:tcBorders>
            <w:shd w:val="clear" w:color="auto" w:fill="auto"/>
            <w:noWrap/>
            <w:vAlign w:val="bottom"/>
            <w:hideMark/>
          </w:tcPr>
          <w:p w14:paraId="2C863CB0" w14:textId="77777777" w:rsidR="008A612B" w:rsidRPr="008A612B" w:rsidRDefault="008A612B" w:rsidP="008A612B">
            <w:pPr>
              <w:jc w:val="right"/>
              <w:rPr>
                <w:rFonts w:cs="Arial"/>
                <w:szCs w:val="20"/>
                <w14:ligatures w14:val="none"/>
              </w:rPr>
            </w:pPr>
            <w:r w:rsidRPr="008A612B">
              <w:rPr>
                <w:rFonts w:cs="Arial"/>
                <w:szCs w:val="20"/>
                <w14:ligatures w14:val="none"/>
              </w:rPr>
              <w:t>11.5 x</w:t>
            </w:r>
          </w:p>
        </w:tc>
        <w:tc>
          <w:tcPr>
            <w:tcW w:w="1689" w:type="dxa"/>
            <w:tcBorders>
              <w:top w:val="nil"/>
              <w:left w:val="nil"/>
              <w:bottom w:val="nil"/>
              <w:right w:val="nil"/>
            </w:tcBorders>
            <w:shd w:val="clear" w:color="auto" w:fill="auto"/>
            <w:noWrap/>
            <w:vAlign w:val="bottom"/>
            <w:hideMark/>
          </w:tcPr>
          <w:p w14:paraId="34D2FBAA" w14:textId="77777777" w:rsidR="008A612B" w:rsidRPr="008A612B" w:rsidRDefault="008A612B" w:rsidP="008A612B">
            <w:pPr>
              <w:jc w:val="right"/>
              <w:rPr>
                <w:rFonts w:cs="Arial"/>
                <w:szCs w:val="20"/>
                <w14:ligatures w14:val="none"/>
              </w:rPr>
            </w:pPr>
            <w:r w:rsidRPr="008A612B">
              <w:rPr>
                <w:rFonts w:cs="Arial"/>
                <w:szCs w:val="20"/>
                <w14:ligatures w14:val="none"/>
              </w:rPr>
              <w:t>80%</w:t>
            </w:r>
          </w:p>
        </w:tc>
        <w:tc>
          <w:tcPr>
            <w:tcW w:w="1689" w:type="dxa"/>
            <w:tcBorders>
              <w:top w:val="nil"/>
              <w:left w:val="nil"/>
              <w:bottom w:val="nil"/>
              <w:right w:val="nil"/>
            </w:tcBorders>
            <w:shd w:val="clear" w:color="auto" w:fill="auto"/>
            <w:noWrap/>
            <w:vAlign w:val="bottom"/>
            <w:hideMark/>
          </w:tcPr>
          <w:p w14:paraId="1D0D666D" w14:textId="77777777" w:rsidR="008A612B" w:rsidRPr="008A612B" w:rsidRDefault="008A612B" w:rsidP="008A612B">
            <w:pPr>
              <w:jc w:val="right"/>
              <w:rPr>
                <w:rFonts w:cs="Arial"/>
                <w:szCs w:val="20"/>
                <w14:ligatures w14:val="none"/>
              </w:rPr>
            </w:pPr>
            <w:r w:rsidRPr="008A612B">
              <w:rPr>
                <w:rFonts w:cs="Arial"/>
                <w:szCs w:val="20"/>
                <w14:ligatures w14:val="none"/>
              </w:rPr>
              <w:t>9.2 x</w:t>
            </w:r>
          </w:p>
        </w:tc>
      </w:tr>
      <w:tr w:rsidR="008A612B" w:rsidRPr="008A612B" w14:paraId="7B46BEFB" w14:textId="77777777" w:rsidTr="008A612B">
        <w:trPr>
          <w:trHeight w:val="255"/>
        </w:trPr>
        <w:tc>
          <w:tcPr>
            <w:tcW w:w="3416" w:type="dxa"/>
            <w:tcBorders>
              <w:top w:val="nil"/>
              <w:left w:val="nil"/>
              <w:bottom w:val="nil"/>
              <w:right w:val="nil"/>
            </w:tcBorders>
            <w:shd w:val="clear" w:color="auto" w:fill="auto"/>
            <w:noWrap/>
            <w:vAlign w:val="bottom"/>
            <w:hideMark/>
          </w:tcPr>
          <w:p w14:paraId="1496851E" w14:textId="77777777" w:rsidR="008A612B" w:rsidRPr="008A612B" w:rsidRDefault="008A612B" w:rsidP="008A612B">
            <w:pPr>
              <w:rPr>
                <w:rFonts w:cs="Arial"/>
                <w:color w:val="000000"/>
                <w:szCs w:val="20"/>
                <w14:ligatures w14:val="none"/>
              </w:rPr>
            </w:pPr>
            <w:r w:rsidRPr="008A612B">
              <w:rPr>
                <w:rFonts w:cs="Arial"/>
                <w:color w:val="000000"/>
                <w:szCs w:val="20"/>
                <w14:ligatures w14:val="none"/>
              </w:rPr>
              <w:t>Blended Multiple</w:t>
            </w:r>
          </w:p>
        </w:tc>
        <w:tc>
          <w:tcPr>
            <w:tcW w:w="2008" w:type="dxa"/>
            <w:tcBorders>
              <w:top w:val="nil"/>
              <w:left w:val="nil"/>
              <w:bottom w:val="nil"/>
              <w:right w:val="nil"/>
            </w:tcBorders>
            <w:shd w:val="clear" w:color="auto" w:fill="auto"/>
            <w:noWrap/>
            <w:vAlign w:val="bottom"/>
            <w:hideMark/>
          </w:tcPr>
          <w:p w14:paraId="6D7D8459" w14:textId="77777777" w:rsidR="008A612B" w:rsidRPr="008A612B" w:rsidRDefault="008A612B" w:rsidP="008A612B">
            <w:pPr>
              <w:rPr>
                <w:rFonts w:cs="Arial"/>
                <w:color w:val="000000"/>
                <w:szCs w:val="20"/>
                <w14:ligatures w14:val="none"/>
              </w:rPr>
            </w:pPr>
          </w:p>
        </w:tc>
        <w:tc>
          <w:tcPr>
            <w:tcW w:w="1689" w:type="dxa"/>
            <w:tcBorders>
              <w:top w:val="nil"/>
              <w:left w:val="nil"/>
              <w:bottom w:val="nil"/>
              <w:right w:val="nil"/>
            </w:tcBorders>
            <w:shd w:val="clear" w:color="auto" w:fill="auto"/>
            <w:noWrap/>
            <w:vAlign w:val="bottom"/>
            <w:hideMark/>
          </w:tcPr>
          <w:p w14:paraId="034B29DF" w14:textId="77777777" w:rsidR="008A612B" w:rsidRPr="008A612B" w:rsidRDefault="008A612B" w:rsidP="008A612B">
            <w:pPr>
              <w:rPr>
                <w:rFonts w:ascii="Times New Roman" w:hAnsi="Times New Roman"/>
                <w:szCs w:val="20"/>
                <w14:ligatures w14:val="none"/>
              </w:rPr>
            </w:pPr>
          </w:p>
        </w:tc>
        <w:tc>
          <w:tcPr>
            <w:tcW w:w="1689" w:type="dxa"/>
            <w:tcBorders>
              <w:top w:val="nil"/>
              <w:left w:val="nil"/>
              <w:bottom w:val="nil"/>
              <w:right w:val="nil"/>
            </w:tcBorders>
            <w:shd w:val="clear" w:color="auto" w:fill="auto"/>
            <w:noWrap/>
            <w:vAlign w:val="bottom"/>
            <w:hideMark/>
          </w:tcPr>
          <w:p w14:paraId="7591F3E6" w14:textId="77777777" w:rsidR="008A612B" w:rsidRPr="008A612B" w:rsidRDefault="008A612B" w:rsidP="008A612B">
            <w:pPr>
              <w:jc w:val="right"/>
              <w:rPr>
                <w:rFonts w:cs="Arial"/>
                <w:szCs w:val="20"/>
                <w14:ligatures w14:val="none"/>
              </w:rPr>
            </w:pPr>
            <w:r w:rsidRPr="008A612B">
              <w:rPr>
                <w:rFonts w:cs="Arial"/>
                <w:szCs w:val="20"/>
                <w14:ligatures w14:val="none"/>
              </w:rPr>
              <w:t>9.5 x</w:t>
            </w:r>
          </w:p>
        </w:tc>
      </w:tr>
      <w:tr w:rsidR="008A612B" w:rsidRPr="008A612B" w14:paraId="31CF3D2E" w14:textId="77777777" w:rsidTr="008A612B">
        <w:trPr>
          <w:trHeight w:val="255"/>
        </w:trPr>
        <w:tc>
          <w:tcPr>
            <w:tcW w:w="3416" w:type="dxa"/>
            <w:tcBorders>
              <w:top w:val="nil"/>
              <w:left w:val="nil"/>
              <w:bottom w:val="nil"/>
              <w:right w:val="nil"/>
            </w:tcBorders>
            <w:shd w:val="clear" w:color="auto" w:fill="auto"/>
            <w:noWrap/>
            <w:vAlign w:val="bottom"/>
            <w:hideMark/>
          </w:tcPr>
          <w:p w14:paraId="6419A0D6" w14:textId="77777777" w:rsidR="008A612B" w:rsidRPr="008A612B" w:rsidRDefault="008A612B" w:rsidP="008A612B">
            <w:pPr>
              <w:jc w:val="right"/>
              <w:rPr>
                <w:rFonts w:cs="Arial"/>
                <w:szCs w:val="20"/>
                <w14:ligatures w14:val="none"/>
              </w:rPr>
            </w:pPr>
          </w:p>
        </w:tc>
        <w:tc>
          <w:tcPr>
            <w:tcW w:w="2008" w:type="dxa"/>
            <w:tcBorders>
              <w:top w:val="nil"/>
              <w:left w:val="nil"/>
              <w:bottom w:val="nil"/>
              <w:right w:val="nil"/>
            </w:tcBorders>
            <w:shd w:val="clear" w:color="auto" w:fill="auto"/>
            <w:noWrap/>
            <w:vAlign w:val="bottom"/>
            <w:hideMark/>
          </w:tcPr>
          <w:p w14:paraId="463C231C" w14:textId="77777777" w:rsidR="008A612B" w:rsidRPr="008A612B" w:rsidRDefault="008A612B" w:rsidP="008A612B">
            <w:pPr>
              <w:rPr>
                <w:rFonts w:ascii="Times New Roman" w:hAnsi="Times New Roman"/>
                <w:szCs w:val="20"/>
                <w14:ligatures w14:val="none"/>
              </w:rPr>
            </w:pPr>
          </w:p>
        </w:tc>
        <w:tc>
          <w:tcPr>
            <w:tcW w:w="1689" w:type="dxa"/>
            <w:tcBorders>
              <w:top w:val="nil"/>
              <w:left w:val="nil"/>
              <w:bottom w:val="nil"/>
              <w:right w:val="nil"/>
            </w:tcBorders>
            <w:shd w:val="clear" w:color="auto" w:fill="auto"/>
            <w:noWrap/>
            <w:vAlign w:val="bottom"/>
            <w:hideMark/>
          </w:tcPr>
          <w:p w14:paraId="0C1BBC32" w14:textId="77777777" w:rsidR="008A612B" w:rsidRPr="008A612B" w:rsidRDefault="008A612B" w:rsidP="008A612B">
            <w:pPr>
              <w:rPr>
                <w:rFonts w:ascii="Times New Roman" w:hAnsi="Times New Roman"/>
                <w:szCs w:val="20"/>
                <w14:ligatures w14:val="none"/>
              </w:rPr>
            </w:pPr>
          </w:p>
        </w:tc>
        <w:tc>
          <w:tcPr>
            <w:tcW w:w="1689" w:type="dxa"/>
            <w:tcBorders>
              <w:top w:val="nil"/>
              <w:left w:val="nil"/>
              <w:bottom w:val="nil"/>
              <w:right w:val="nil"/>
            </w:tcBorders>
            <w:shd w:val="clear" w:color="auto" w:fill="auto"/>
            <w:noWrap/>
            <w:vAlign w:val="bottom"/>
            <w:hideMark/>
          </w:tcPr>
          <w:p w14:paraId="1F0F8788" w14:textId="77777777" w:rsidR="008A612B" w:rsidRPr="008A612B" w:rsidRDefault="008A612B" w:rsidP="008A612B">
            <w:pPr>
              <w:rPr>
                <w:rFonts w:ascii="Times New Roman" w:hAnsi="Times New Roman"/>
                <w:szCs w:val="20"/>
                <w14:ligatures w14:val="none"/>
              </w:rPr>
            </w:pPr>
          </w:p>
        </w:tc>
      </w:tr>
      <w:tr w:rsidR="008A612B" w:rsidRPr="008A612B" w14:paraId="5D2A358E" w14:textId="77777777" w:rsidTr="008A612B">
        <w:trPr>
          <w:trHeight w:val="255"/>
        </w:trPr>
        <w:tc>
          <w:tcPr>
            <w:tcW w:w="5425" w:type="dxa"/>
            <w:gridSpan w:val="2"/>
            <w:tcBorders>
              <w:top w:val="nil"/>
              <w:left w:val="nil"/>
              <w:bottom w:val="nil"/>
              <w:right w:val="nil"/>
            </w:tcBorders>
            <w:shd w:val="clear" w:color="auto" w:fill="auto"/>
            <w:noWrap/>
            <w:vAlign w:val="bottom"/>
            <w:hideMark/>
          </w:tcPr>
          <w:p w14:paraId="766AE034" w14:textId="77777777" w:rsidR="008A612B" w:rsidRPr="008A612B" w:rsidRDefault="008A612B" w:rsidP="008A612B">
            <w:pPr>
              <w:rPr>
                <w:rFonts w:cs="Arial"/>
                <w:color w:val="000000"/>
                <w:sz w:val="16"/>
                <w:szCs w:val="16"/>
                <w14:ligatures w14:val="none"/>
              </w:rPr>
            </w:pPr>
            <w:r w:rsidRPr="008A612B">
              <w:rPr>
                <w:rFonts w:cs="Arial"/>
                <w:color w:val="000000"/>
                <w:sz w:val="16"/>
                <w:szCs w:val="16"/>
                <w14:ligatures w14:val="none"/>
              </w:rPr>
              <w:t>Source: Damodaran, Useful Data Sets</w:t>
            </w:r>
          </w:p>
        </w:tc>
        <w:tc>
          <w:tcPr>
            <w:tcW w:w="1689" w:type="dxa"/>
            <w:tcBorders>
              <w:top w:val="nil"/>
              <w:left w:val="nil"/>
              <w:bottom w:val="nil"/>
              <w:right w:val="nil"/>
            </w:tcBorders>
            <w:shd w:val="clear" w:color="auto" w:fill="auto"/>
            <w:noWrap/>
            <w:vAlign w:val="bottom"/>
            <w:hideMark/>
          </w:tcPr>
          <w:p w14:paraId="7D282A91" w14:textId="77777777" w:rsidR="008A612B" w:rsidRPr="008A612B" w:rsidRDefault="008A612B" w:rsidP="008A612B">
            <w:pPr>
              <w:rPr>
                <w:rFonts w:cs="Arial"/>
                <w:color w:val="000000"/>
                <w:sz w:val="16"/>
                <w:szCs w:val="16"/>
                <w14:ligatures w14:val="none"/>
              </w:rPr>
            </w:pPr>
          </w:p>
        </w:tc>
        <w:tc>
          <w:tcPr>
            <w:tcW w:w="1689" w:type="dxa"/>
            <w:tcBorders>
              <w:top w:val="nil"/>
              <w:left w:val="nil"/>
              <w:bottom w:val="nil"/>
              <w:right w:val="nil"/>
            </w:tcBorders>
            <w:shd w:val="clear" w:color="auto" w:fill="auto"/>
            <w:noWrap/>
            <w:vAlign w:val="bottom"/>
            <w:hideMark/>
          </w:tcPr>
          <w:p w14:paraId="08F5EA4D" w14:textId="77777777" w:rsidR="008A612B" w:rsidRPr="008A612B" w:rsidRDefault="008A612B" w:rsidP="008A612B">
            <w:pPr>
              <w:rPr>
                <w:rFonts w:ascii="Times New Roman" w:hAnsi="Times New Roman"/>
                <w:szCs w:val="20"/>
                <w14:ligatures w14:val="none"/>
              </w:rPr>
            </w:pPr>
          </w:p>
        </w:tc>
      </w:tr>
      <w:tr w:rsidR="008A612B" w:rsidRPr="008A612B" w14:paraId="2280A6D2" w14:textId="77777777" w:rsidTr="008A612B">
        <w:trPr>
          <w:trHeight w:val="255"/>
        </w:trPr>
        <w:tc>
          <w:tcPr>
            <w:tcW w:w="3416" w:type="dxa"/>
            <w:tcBorders>
              <w:top w:val="nil"/>
              <w:left w:val="nil"/>
              <w:bottom w:val="nil"/>
              <w:right w:val="nil"/>
            </w:tcBorders>
            <w:shd w:val="clear" w:color="auto" w:fill="auto"/>
            <w:noWrap/>
            <w:vAlign w:val="bottom"/>
            <w:hideMark/>
          </w:tcPr>
          <w:p w14:paraId="37558185" w14:textId="77777777" w:rsidR="008A612B" w:rsidRPr="008A612B" w:rsidRDefault="008A612B" w:rsidP="008A612B">
            <w:pPr>
              <w:rPr>
                <w:rFonts w:ascii="Times New Roman" w:hAnsi="Times New Roman"/>
                <w:szCs w:val="20"/>
                <w14:ligatures w14:val="none"/>
              </w:rPr>
            </w:pPr>
          </w:p>
        </w:tc>
        <w:tc>
          <w:tcPr>
            <w:tcW w:w="2008" w:type="dxa"/>
            <w:tcBorders>
              <w:top w:val="nil"/>
              <w:left w:val="nil"/>
              <w:bottom w:val="nil"/>
              <w:right w:val="nil"/>
            </w:tcBorders>
            <w:shd w:val="clear" w:color="auto" w:fill="auto"/>
            <w:noWrap/>
            <w:vAlign w:val="bottom"/>
            <w:hideMark/>
          </w:tcPr>
          <w:p w14:paraId="6656AB99" w14:textId="77777777" w:rsidR="008A612B" w:rsidRPr="008A612B" w:rsidRDefault="008A612B" w:rsidP="008A612B">
            <w:pPr>
              <w:rPr>
                <w:rFonts w:ascii="Times New Roman" w:hAnsi="Times New Roman"/>
                <w:szCs w:val="20"/>
                <w14:ligatures w14:val="none"/>
              </w:rPr>
            </w:pPr>
          </w:p>
        </w:tc>
        <w:tc>
          <w:tcPr>
            <w:tcW w:w="1689" w:type="dxa"/>
            <w:tcBorders>
              <w:top w:val="nil"/>
              <w:left w:val="nil"/>
              <w:bottom w:val="nil"/>
              <w:right w:val="nil"/>
            </w:tcBorders>
            <w:shd w:val="clear" w:color="auto" w:fill="auto"/>
            <w:noWrap/>
            <w:vAlign w:val="bottom"/>
            <w:hideMark/>
          </w:tcPr>
          <w:p w14:paraId="2601F615" w14:textId="77777777" w:rsidR="008A612B" w:rsidRPr="008A612B" w:rsidRDefault="008A612B" w:rsidP="008A612B">
            <w:pPr>
              <w:rPr>
                <w:rFonts w:ascii="Times New Roman" w:hAnsi="Times New Roman"/>
                <w:szCs w:val="20"/>
                <w14:ligatures w14:val="none"/>
              </w:rPr>
            </w:pPr>
          </w:p>
        </w:tc>
        <w:tc>
          <w:tcPr>
            <w:tcW w:w="1689" w:type="dxa"/>
            <w:tcBorders>
              <w:top w:val="nil"/>
              <w:left w:val="nil"/>
              <w:bottom w:val="nil"/>
              <w:right w:val="nil"/>
            </w:tcBorders>
            <w:shd w:val="clear" w:color="auto" w:fill="auto"/>
            <w:noWrap/>
            <w:vAlign w:val="bottom"/>
            <w:hideMark/>
          </w:tcPr>
          <w:p w14:paraId="344A53E1" w14:textId="77777777" w:rsidR="008A612B" w:rsidRPr="008A612B" w:rsidRDefault="008A612B" w:rsidP="008A612B">
            <w:pPr>
              <w:rPr>
                <w:rFonts w:ascii="Times New Roman" w:hAnsi="Times New Roman"/>
                <w:szCs w:val="20"/>
                <w14:ligatures w14:val="none"/>
              </w:rPr>
            </w:pPr>
          </w:p>
        </w:tc>
      </w:tr>
      <w:tr w:rsidR="008A612B" w:rsidRPr="008A612B" w14:paraId="58027510" w14:textId="77777777" w:rsidTr="008A612B">
        <w:trPr>
          <w:trHeight w:val="255"/>
        </w:trPr>
        <w:tc>
          <w:tcPr>
            <w:tcW w:w="3416" w:type="dxa"/>
            <w:tcBorders>
              <w:top w:val="nil"/>
              <w:left w:val="nil"/>
              <w:bottom w:val="nil"/>
              <w:right w:val="nil"/>
            </w:tcBorders>
            <w:shd w:val="clear" w:color="auto" w:fill="auto"/>
            <w:noWrap/>
            <w:vAlign w:val="bottom"/>
            <w:hideMark/>
          </w:tcPr>
          <w:p w14:paraId="3C8C9617" w14:textId="77777777" w:rsidR="008A612B" w:rsidRPr="008A612B" w:rsidRDefault="008A612B" w:rsidP="008A612B">
            <w:pPr>
              <w:rPr>
                <w:rFonts w:cs="Arial"/>
                <w:b/>
                <w:bCs/>
                <w:color w:val="000000"/>
                <w:szCs w:val="20"/>
                <w14:ligatures w14:val="none"/>
              </w:rPr>
            </w:pPr>
            <w:r w:rsidRPr="008A612B">
              <w:rPr>
                <w:rFonts w:cs="Arial"/>
                <w:b/>
                <w:bCs/>
                <w:color w:val="000000"/>
                <w:szCs w:val="20"/>
                <w14:ligatures w14:val="none"/>
              </w:rPr>
              <w:t>Cases</w:t>
            </w:r>
          </w:p>
        </w:tc>
        <w:tc>
          <w:tcPr>
            <w:tcW w:w="2008" w:type="dxa"/>
            <w:tcBorders>
              <w:top w:val="nil"/>
              <w:left w:val="nil"/>
              <w:bottom w:val="nil"/>
              <w:right w:val="nil"/>
            </w:tcBorders>
            <w:shd w:val="clear" w:color="auto" w:fill="auto"/>
            <w:noWrap/>
            <w:vAlign w:val="bottom"/>
            <w:hideMark/>
          </w:tcPr>
          <w:p w14:paraId="7866B4FD" w14:textId="77777777" w:rsidR="008A612B" w:rsidRPr="008A612B" w:rsidRDefault="008A612B" w:rsidP="008A612B">
            <w:pPr>
              <w:jc w:val="right"/>
              <w:rPr>
                <w:rFonts w:cs="Arial"/>
                <w:color w:val="000000"/>
                <w:szCs w:val="20"/>
                <w14:ligatures w14:val="none"/>
              </w:rPr>
            </w:pPr>
            <w:r w:rsidRPr="008A612B">
              <w:rPr>
                <w:rFonts w:cs="Arial"/>
                <w:color w:val="000000"/>
                <w:szCs w:val="20"/>
                <w14:ligatures w14:val="none"/>
              </w:rPr>
              <w:t>Worst Case</w:t>
            </w:r>
          </w:p>
        </w:tc>
        <w:tc>
          <w:tcPr>
            <w:tcW w:w="1689" w:type="dxa"/>
            <w:tcBorders>
              <w:top w:val="nil"/>
              <w:left w:val="nil"/>
              <w:bottom w:val="nil"/>
              <w:right w:val="nil"/>
            </w:tcBorders>
            <w:shd w:val="clear" w:color="auto" w:fill="auto"/>
            <w:noWrap/>
            <w:vAlign w:val="bottom"/>
            <w:hideMark/>
          </w:tcPr>
          <w:p w14:paraId="173A3670" w14:textId="77777777" w:rsidR="008A612B" w:rsidRPr="008A612B" w:rsidRDefault="008A612B" w:rsidP="008A612B">
            <w:pPr>
              <w:jc w:val="right"/>
              <w:rPr>
                <w:rFonts w:cs="Arial"/>
                <w:color w:val="000000"/>
                <w:szCs w:val="20"/>
                <w14:ligatures w14:val="none"/>
              </w:rPr>
            </w:pPr>
            <w:r w:rsidRPr="008A612B">
              <w:rPr>
                <w:rFonts w:cs="Arial"/>
                <w:color w:val="000000"/>
                <w:szCs w:val="20"/>
                <w14:ligatures w14:val="none"/>
              </w:rPr>
              <w:t>Base Case</w:t>
            </w:r>
          </w:p>
        </w:tc>
        <w:tc>
          <w:tcPr>
            <w:tcW w:w="1689" w:type="dxa"/>
            <w:tcBorders>
              <w:top w:val="nil"/>
              <w:left w:val="nil"/>
              <w:bottom w:val="nil"/>
              <w:right w:val="nil"/>
            </w:tcBorders>
            <w:shd w:val="clear" w:color="auto" w:fill="auto"/>
            <w:noWrap/>
            <w:vAlign w:val="bottom"/>
            <w:hideMark/>
          </w:tcPr>
          <w:p w14:paraId="2F472926" w14:textId="77777777" w:rsidR="008A612B" w:rsidRPr="008A612B" w:rsidRDefault="008A612B" w:rsidP="008A612B">
            <w:pPr>
              <w:jc w:val="right"/>
              <w:rPr>
                <w:rFonts w:cs="Arial"/>
                <w:color w:val="000000"/>
                <w:szCs w:val="20"/>
                <w14:ligatures w14:val="none"/>
              </w:rPr>
            </w:pPr>
            <w:r w:rsidRPr="008A612B">
              <w:rPr>
                <w:rFonts w:cs="Arial"/>
                <w:color w:val="000000"/>
                <w:szCs w:val="20"/>
                <w14:ligatures w14:val="none"/>
              </w:rPr>
              <w:t>Best Case</w:t>
            </w:r>
          </w:p>
        </w:tc>
      </w:tr>
      <w:tr w:rsidR="008A612B" w:rsidRPr="008A612B" w14:paraId="4711B51C" w14:textId="77777777" w:rsidTr="008A612B">
        <w:trPr>
          <w:trHeight w:val="255"/>
        </w:trPr>
        <w:tc>
          <w:tcPr>
            <w:tcW w:w="3416" w:type="dxa"/>
            <w:tcBorders>
              <w:top w:val="nil"/>
              <w:left w:val="nil"/>
              <w:bottom w:val="nil"/>
              <w:right w:val="nil"/>
            </w:tcBorders>
            <w:shd w:val="clear" w:color="auto" w:fill="auto"/>
            <w:noWrap/>
            <w:vAlign w:val="bottom"/>
            <w:hideMark/>
          </w:tcPr>
          <w:p w14:paraId="7151D3FB" w14:textId="77777777" w:rsidR="008A612B" w:rsidRPr="008A612B" w:rsidRDefault="008A612B" w:rsidP="008A612B">
            <w:pPr>
              <w:jc w:val="right"/>
              <w:rPr>
                <w:rFonts w:cs="Arial"/>
                <w:color w:val="000000"/>
                <w:szCs w:val="20"/>
                <w14:ligatures w14:val="none"/>
              </w:rPr>
            </w:pPr>
          </w:p>
        </w:tc>
        <w:tc>
          <w:tcPr>
            <w:tcW w:w="2008" w:type="dxa"/>
            <w:tcBorders>
              <w:top w:val="nil"/>
              <w:left w:val="nil"/>
              <w:bottom w:val="nil"/>
              <w:right w:val="nil"/>
            </w:tcBorders>
            <w:shd w:val="clear" w:color="auto" w:fill="auto"/>
            <w:noWrap/>
            <w:vAlign w:val="bottom"/>
            <w:hideMark/>
          </w:tcPr>
          <w:p w14:paraId="6B3E36F9" w14:textId="77777777" w:rsidR="008A612B" w:rsidRPr="008A612B" w:rsidRDefault="008A612B" w:rsidP="008A612B">
            <w:pPr>
              <w:rPr>
                <w:rFonts w:ascii="Times New Roman" w:hAnsi="Times New Roman"/>
                <w:szCs w:val="20"/>
                <w14:ligatures w14:val="none"/>
              </w:rPr>
            </w:pPr>
          </w:p>
        </w:tc>
        <w:tc>
          <w:tcPr>
            <w:tcW w:w="1689" w:type="dxa"/>
            <w:tcBorders>
              <w:top w:val="nil"/>
              <w:left w:val="nil"/>
              <w:bottom w:val="nil"/>
              <w:right w:val="nil"/>
            </w:tcBorders>
            <w:shd w:val="clear" w:color="auto" w:fill="auto"/>
            <w:noWrap/>
            <w:vAlign w:val="bottom"/>
            <w:hideMark/>
          </w:tcPr>
          <w:p w14:paraId="4CCFD2C9" w14:textId="77777777" w:rsidR="008A612B" w:rsidRPr="008A612B" w:rsidRDefault="008A612B" w:rsidP="008A612B">
            <w:pPr>
              <w:rPr>
                <w:rFonts w:ascii="Times New Roman" w:hAnsi="Times New Roman"/>
                <w:szCs w:val="20"/>
                <w14:ligatures w14:val="none"/>
              </w:rPr>
            </w:pPr>
          </w:p>
        </w:tc>
        <w:tc>
          <w:tcPr>
            <w:tcW w:w="1689" w:type="dxa"/>
            <w:tcBorders>
              <w:top w:val="nil"/>
              <w:left w:val="nil"/>
              <w:bottom w:val="nil"/>
              <w:right w:val="nil"/>
            </w:tcBorders>
            <w:shd w:val="clear" w:color="auto" w:fill="auto"/>
            <w:noWrap/>
            <w:vAlign w:val="bottom"/>
            <w:hideMark/>
          </w:tcPr>
          <w:p w14:paraId="5BD64B40" w14:textId="77777777" w:rsidR="008A612B" w:rsidRPr="008A612B" w:rsidRDefault="008A612B" w:rsidP="008A612B">
            <w:pPr>
              <w:rPr>
                <w:rFonts w:ascii="Times New Roman" w:hAnsi="Times New Roman"/>
                <w:szCs w:val="20"/>
                <w14:ligatures w14:val="none"/>
              </w:rPr>
            </w:pPr>
          </w:p>
        </w:tc>
      </w:tr>
      <w:tr w:rsidR="008A612B" w:rsidRPr="008A612B" w14:paraId="1F726108" w14:textId="77777777" w:rsidTr="008A612B">
        <w:trPr>
          <w:trHeight w:val="255"/>
        </w:trPr>
        <w:tc>
          <w:tcPr>
            <w:tcW w:w="3416" w:type="dxa"/>
            <w:tcBorders>
              <w:top w:val="nil"/>
              <w:left w:val="nil"/>
              <w:bottom w:val="nil"/>
              <w:right w:val="nil"/>
            </w:tcBorders>
            <w:shd w:val="clear" w:color="auto" w:fill="auto"/>
            <w:noWrap/>
            <w:vAlign w:val="bottom"/>
            <w:hideMark/>
          </w:tcPr>
          <w:p w14:paraId="0D5DCB5E" w14:textId="77777777" w:rsidR="008A612B" w:rsidRPr="008A612B" w:rsidRDefault="008A612B" w:rsidP="008A612B">
            <w:pPr>
              <w:rPr>
                <w:rFonts w:cs="Arial"/>
                <w:color w:val="000000"/>
                <w:szCs w:val="20"/>
                <w14:ligatures w14:val="none"/>
              </w:rPr>
            </w:pPr>
            <w:r w:rsidRPr="008A612B">
              <w:rPr>
                <w:rFonts w:cs="Arial"/>
                <w:color w:val="000000"/>
                <w:szCs w:val="20"/>
                <w14:ligatures w14:val="none"/>
              </w:rPr>
              <w:t>Invested</w:t>
            </w:r>
          </w:p>
        </w:tc>
        <w:tc>
          <w:tcPr>
            <w:tcW w:w="2008" w:type="dxa"/>
            <w:tcBorders>
              <w:top w:val="nil"/>
              <w:left w:val="nil"/>
              <w:bottom w:val="nil"/>
              <w:right w:val="nil"/>
            </w:tcBorders>
            <w:shd w:val="clear" w:color="auto" w:fill="auto"/>
            <w:noWrap/>
            <w:vAlign w:val="bottom"/>
            <w:hideMark/>
          </w:tcPr>
          <w:p w14:paraId="624F809B" w14:textId="77777777" w:rsidR="008A612B" w:rsidRPr="008A612B" w:rsidRDefault="008A612B" w:rsidP="008A612B">
            <w:pPr>
              <w:jc w:val="right"/>
              <w:rPr>
                <w:rFonts w:cs="Arial"/>
                <w:szCs w:val="20"/>
                <w14:ligatures w14:val="none"/>
              </w:rPr>
            </w:pPr>
            <w:r w:rsidRPr="008A612B">
              <w:rPr>
                <w:rFonts w:cs="Arial"/>
                <w:szCs w:val="20"/>
                <w14:ligatures w14:val="none"/>
              </w:rPr>
              <w:t xml:space="preserve">         1,000,000 </w:t>
            </w:r>
          </w:p>
        </w:tc>
        <w:tc>
          <w:tcPr>
            <w:tcW w:w="1689" w:type="dxa"/>
            <w:tcBorders>
              <w:top w:val="nil"/>
              <w:left w:val="nil"/>
              <w:bottom w:val="nil"/>
              <w:right w:val="nil"/>
            </w:tcBorders>
            <w:shd w:val="clear" w:color="auto" w:fill="auto"/>
            <w:noWrap/>
            <w:vAlign w:val="bottom"/>
            <w:hideMark/>
          </w:tcPr>
          <w:p w14:paraId="1F05A1A3" w14:textId="77777777" w:rsidR="008A612B" w:rsidRPr="008A612B" w:rsidRDefault="008A612B" w:rsidP="008A612B">
            <w:pPr>
              <w:jc w:val="right"/>
              <w:rPr>
                <w:rFonts w:cs="Arial"/>
                <w:szCs w:val="20"/>
                <w14:ligatures w14:val="none"/>
              </w:rPr>
            </w:pPr>
            <w:r w:rsidRPr="008A612B">
              <w:rPr>
                <w:rFonts w:cs="Arial"/>
                <w:szCs w:val="20"/>
                <w14:ligatures w14:val="none"/>
              </w:rPr>
              <w:t>1,000,000</w:t>
            </w:r>
          </w:p>
        </w:tc>
        <w:tc>
          <w:tcPr>
            <w:tcW w:w="1689" w:type="dxa"/>
            <w:tcBorders>
              <w:top w:val="nil"/>
              <w:left w:val="nil"/>
              <w:bottom w:val="nil"/>
              <w:right w:val="nil"/>
            </w:tcBorders>
            <w:shd w:val="clear" w:color="auto" w:fill="auto"/>
            <w:noWrap/>
            <w:vAlign w:val="bottom"/>
            <w:hideMark/>
          </w:tcPr>
          <w:p w14:paraId="3616B033" w14:textId="77777777" w:rsidR="008A612B" w:rsidRPr="008A612B" w:rsidRDefault="008A612B" w:rsidP="008A612B">
            <w:pPr>
              <w:jc w:val="right"/>
              <w:rPr>
                <w:rFonts w:cs="Arial"/>
                <w:szCs w:val="20"/>
                <w14:ligatures w14:val="none"/>
              </w:rPr>
            </w:pPr>
            <w:r w:rsidRPr="008A612B">
              <w:rPr>
                <w:rFonts w:cs="Arial"/>
                <w:szCs w:val="20"/>
                <w14:ligatures w14:val="none"/>
              </w:rPr>
              <w:t>1,000,000</w:t>
            </w:r>
          </w:p>
        </w:tc>
      </w:tr>
      <w:tr w:rsidR="008A612B" w:rsidRPr="008A612B" w14:paraId="1194EF20" w14:textId="77777777" w:rsidTr="008A612B">
        <w:trPr>
          <w:trHeight w:val="255"/>
        </w:trPr>
        <w:tc>
          <w:tcPr>
            <w:tcW w:w="3416" w:type="dxa"/>
            <w:tcBorders>
              <w:top w:val="nil"/>
              <w:left w:val="nil"/>
              <w:bottom w:val="nil"/>
              <w:right w:val="nil"/>
            </w:tcBorders>
            <w:shd w:val="clear" w:color="auto" w:fill="auto"/>
            <w:noWrap/>
            <w:vAlign w:val="bottom"/>
            <w:hideMark/>
          </w:tcPr>
          <w:p w14:paraId="020134D8" w14:textId="77777777" w:rsidR="008A612B" w:rsidRPr="008A612B" w:rsidRDefault="008A612B" w:rsidP="008A612B">
            <w:pPr>
              <w:rPr>
                <w:rFonts w:cs="Arial"/>
                <w:color w:val="000000"/>
                <w:szCs w:val="20"/>
                <w14:ligatures w14:val="none"/>
              </w:rPr>
            </w:pPr>
            <w:r w:rsidRPr="008A612B">
              <w:rPr>
                <w:rFonts w:cs="Arial"/>
                <w:color w:val="000000"/>
                <w:szCs w:val="20"/>
                <w14:ligatures w14:val="none"/>
              </w:rPr>
              <w:t>Ownership at Exit</w:t>
            </w:r>
          </w:p>
        </w:tc>
        <w:tc>
          <w:tcPr>
            <w:tcW w:w="2008" w:type="dxa"/>
            <w:tcBorders>
              <w:top w:val="nil"/>
              <w:left w:val="nil"/>
              <w:bottom w:val="nil"/>
              <w:right w:val="nil"/>
            </w:tcBorders>
            <w:shd w:val="clear" w:color="auto" w:fill="auto"/>
            <w:noWrap/>
            <w:vAlign w:val="bottom"/>
            <w:hideMark/>
          </w:tcPr>
          <w:p w14:paraId="0354FA25" w14:textId="77777777" w:rsidR="008A612B" w:rsidRPr="008A612B" w:rsidRDefault="008A612B" w:rsidP="008A612B">
            <w:pPr>
              <w:jc w:val="right"/>
              <w:rPr>
                <w:rFonts w:cs="Arial"/>
                <w:szCs w:val="20"/>
                <w14:ligatures w14:val="none"/>
              </w:rPr>
            </w:pPr>
            <w:r w:rsidRPr="008A612B">
              <w:rPr>
                <w:rFonts w:cs="Arial"/>
                <w:szCs w:val="20"/>
                <w14:ligatures w14:val="none"/>
              </w:rPr>
              <w:t>3.00%</w:t>
            </w:r>
          </w:p>
        </w:tc>
        <w:tc>
          <w:tcPr>
            <w:tcW w:w="1689" w:type="dxa"/>
            <w:tcBorders>
              <w:top w:val="nil"/>
              <w:left w:val="nil"/>
              <w:bottom w:val="nil"/>
              <w:right w:val="nil"/>
            </w:tcBorders>
            <w:shd w:val="clear" w:color="auto" w:fill="auto"/>
            <w:noWrap/>
            <w:vAlign w:val="bottom"/>
            <w:hideMark/>
          </w:tcPr>
          <w:p w14:paraId="6E0D0F58" w14:textId="77777777" w:rsidR="008A612B" w:rsidRPr="008A612B" w:rsidRDefault="008A612B" w:rsidP="008A612B">
            <w:pPr>
              <w:jc w:val="right"/>
              <w:rPr>
                <w:rFonts w:cs="Arial"/>
                <w:szCs w:val="20"/>
                <w14:ligatures w14:val="none"/>
              </w:rPr>
            </w:pPr>
            <w:r w:rsidRPr="008A612B">
              <w:rPr>
                <w:rFonts w:cs="Arial"/>
                <w:szCs w:val="20"/>
                <w14:ligatures w14:val="none"/>
              </w:rPr>
              <w:t>4.00%</w:t>
            </w:r>
          </w:p>
        </w:tc>
        <w:tc>
          <w:tcPr>
            <w:tcW w:w="1689" w:type="dxa"/>
            <w:tcBorders>
              <w:top w:val="nil"/>
              <w:left w:val="nil"/>
              <w:bottom w:val="nil"/>
              <w:right w:val="nil"/>
            </w:tcBorders>
            <w:shd w:val="clear" w:color="auto" w:fill="auto"/>
            <w:noWrap/>
            <w:vAlign w:val="bottom"/>
            <w:hideMark/>
          </w:tcPr>
          <w:p w14:paraId="061292C3" w14:textId="77777777" w:rsidR="008A612B" w:rsidRPr="008A612B" w:rsidRDefault="008A612B" w:rsidP="008A612B">
            <w:pPr>
              <w:jc w:val="right"/>
              <w:rPr>
                <w:rFonts w:cs="Arial"/>
                <w:szCs w:val="20"/>
                <w14:ligatures w14:val="none"/>
              </w:rPr>
            </w:pPr>
            <w:r w:rsidRPr="008A612B">
              <w:rPr>
                <w:rFonts w:cs="Arial"/>
                <w:szCs w:val="20"/>
                <w14:ligatures w14:val="none"/>
              </w:rPr>
              <w:t>5.00%</w:t>
            </w:r>
          </w:p>
        </w:tc>
      </w:tr>
      <w:tr w:rsidR="008A612B" w:rsidRPr="008A612B" w14:paraId="5EDC62F9" w14:textId="77777777" w:rsidTr="008A612B">
        <w:trPr>
          <w:trHeight w:val="255"/>
        </w:trPr>
        <w:tc>
          <w:tcPr>
            <w:tcW w:w="3416" w:type="dxa"/>
            <w:tcBorders>
              <w:top w:val="nil"/>
              <w:left w:val="nil"/>
              <w:bottom w:val="nil"/>
              <w:right w:val="nil"/>
            </w:tcBorders>
            <w:shd w:val="clear" w:color="auto" w:fill="auto"/>
            <w:noWrap/>
            <w:vAlign w:val="bottom"/>
            <w:hideMark/>
          </w:tcPr>
          <w:p w14:paraId="19A65F84" w14:textId="77777777" w:rsidR="008A612B" w:rsidRPr="008A612B" w:rsidRDefault="008A612B" w:rsidP="008A612B">
            <w:pPr>
              <w:rPr>
                <w:rFonts w:cs="Arial"/>
                <w:color w:val="000000"/>
                <w:szCs w:val="20"/>
                <w14:ligatures w14:val="none"/>
              </w:rPr>
            </w:pPr>
            <w:r w:rsidRPr="008A612B">
              <w:rPr>
                <w:rFonts w:cs="Arial"/>
                <w:color w:val="000000"/>
                <w:szCs w:val="20"/>
                <w14:ligatures w14:val="none"/>
              </w:rPr>
              <w:t>Projected ARR 2031</w:t>
            </w:r>
          </w:p>
        </w:tc>
        <w:tc>
          <w:tcPr>
            <w:tcW w:w="2008" w:type="dxa"/>
            <w:tcBorders>
              <w:top w:val="nil"/>
              <w:left w:val="nil"/>
              <w:bottom w:val="nil"/>
              <w:right w:val="nil"/>
            </w:tcBorders>
            <w:shd w:val="clear" w:color="auto" w:fill="auto"/>
            <w:noWrap/>
            <w:vAlign w:val="bottom"/>
            <w:hideMark/>
          </w:tcPr>
          <w:p w14:paraId="1EAB09F8" w14:textId="77777777" w:rsidR="008A612B" w:rsidRPr="008A612B" w:rsidRDefault="008A612B" w:rsidP="008A612B">
            <w:pPr>
              <w:jc w:val="right"/>
              <w:rPr>
                <w:rFonts w:cs="Arial"/>
                <w:szCs w:val="20"/>
                <w14:ligatures w14:val="none"/>
              </w:rPr>
            </w:pPr>
            <w:r w:rsidRPr="008A612B">
              <w:rPr>
                <w:rFonts w:cs="Arial"/>
                <w:szCs w:val="20"/>
                <w14:ligatures w14:val="none"/>
              </w:rPr>
              <w:t>15,000,000</w:t>
            </w:r>
          </w:p>
        </w:tc>
        <w:tc>
          <w:tcPr>
            <w:tcW w:w="1689" w:type="dxa"/>
            <w:tcBorders>
              <w:top w:val="nil"/>
              <w:left w:val="nil"/>
              <w:bottom w:val="nil"/>
              <w:right w:val="nil"/>
            </w:tcBorders>
            <w:shd w:val="clear" w:color="auto" w:fill="auto"/>
            <w:noWrap/>
            <w:vAlign w:val="bottom"/>
            <w:hideMark/>
          </w:tcPr>
          <w:p w14:paraId="22AA3FB8" w14:textId="77777777" w:rsidR="008A612B" w:rsidRPr="008A612B" w:rsidRDefault="008A612B" w:rsidP="008A612B">
            <w:pPr>
              <w:jc w:val="right"/>
              <w:rPr>
                <w:rFonts w:cs="Arial"/>
                <w:szCs w:val="20"/>
                <w14:ligatures w14:val="none"/>
              </w:rPr>
            </w:pPr>
            <w:r w:rsidRPr="008A612B">
              <w:rPr>
                <w:rFonts w:cs="Arial"/>
                <w:szCs w:val="20"/>
                <w14:ligatures w14:val="none"/>
              </w:rPr>
              <w:t>20,000,000</w:t>
            </w:r>
          </w:p>
        </w:tc>
        <w:tc>
          <w:tcPr>
            <w:tcW w:w="1689" w:type="dxa"/>
            <w:tcBorders>
              <w:top w:val="nil"/>
              <w:left w:val="nil"/>
              <w:bottom w:val="nil"/>
              <w:right w:val="nil"/>
            </w:tcBorders>
            <w:shd w:val="clear" w:color="auto" w:fill="auto"/>
            <w:noWrap/>
            <w:vAlign w:val="bottom"/>
            <w:hideMark/>
          </w:tcPr>
          <w:p w14:paraId="785B3A66" w14:textId="77777777" w:rsidR="008A612B" w:rsidRPr="008A612B" w:rsidRDefault="008A612B" w:rsidP="008A612B">
            <w:pPr>
              <w:jc w:val="right"/>
              <w:rPr>
                <w:rFonts w:cs="Arial"/>
                <w:szCs w:val="20"/>
                <w14:ligatures w14:val="none"/>
              </w:rPr>
            </w:pPr>
            <w:r w:rsidRPr="008A612B">
              <w:rPr>
                <w:rFonts w:cs="Arial"/>
                <w:szCs w:val="20"/>
                <w14:ligatures w14:val="none"/>
              </w:rPr>
              <w:t>35,000,000</w:t>
            </w:r>
          </w:p>
        </w:tc>
      </w:tr>
      <w:tr w:rsidR="008A612B" w:rsidRPr="008A612B" w14:paraId="79A38334" w14:textId="77777777" w:rsidTr="008A612B">
        <w:trPr>
          <w:trHeight w:val="255"/>
        </w:trPr>
        <w:tc>
          <w:tcPr>
            <w:tcW w:w="3416" w:type="dxa"/>
            <w:tcBorders>
              <w:top w:val="nil"/>
              <w:left w:val="nil"/>
              <w:bottom w:val="nil"/>
              <w:right w:val="nil"/>
            </w:tcBorders>
            <w:shd w:val="clear" w:color="auto" w:fill="auto"/>
            <w:noWrap/>
            <w:vAlign w:val="bottom"/>
            <w:hideMark/>
          </w:tcPr>
          <w:p w14:paraId="47CDD77A" w14:textId="77777777" w:rsidR="008A612B" w:rsidRPr="008A612B" w:rsidRDefault="008A612B" w:rsidP="008A612B">
            <w:pPr>
              <w:rPr>
                <w:rFonts w:cs="Arial"/>
                <w:color w:val="000000"/>
                <w:szCs w:val="20"/>
                <w14:ligatures w14:val="none"/>
              </w:rPr>
            </w:pPr>
            <w:r w:rsidRPr="008A612B">
              <w:rPr>
                <w:rFonts w:cs="Arial"/>
                <w:color w:val="000000"/>
                <w:szCs w:val="20"/>
                <w14:ligatures w14:val="none"/>
              </w:rPr>
              <w:t>Blended EV/Revenue Multiple</w:t>
            </w:r>
          </w:p>
        </w:tc>
        <w:tc>
          <w:tcPr>
            <w:tcW w:w="2008" w:type="dxa"/>
            <w:tcBorders>
              <w:top w:val="nil"/>
              <w:left w:val="nil"/>
              <w:bottom w:val="nil"/>
              <w:right w:val="nil"/>
            </w:tcBorders>
            <w:shd w:val="clear" w:color="auto" w:fill="auto"/>
            <w:noWrap/>
            <w:vAlign w:val="bottom"/>
            <w:hideMark/>
          </w:tcPr>
          <w:p w14:paraId="3ED0482D" w14:textId="77777777" w:rsidR="008A612B" w:rsidRPr="008A612B" w:rsidRDefault="008A612B" w:rsidP="008A612B">
            <w:pPr>
              <w:jc w:val="right"/>
              <w:rPr>
                <w:rFonts w:cs="Arial"/>
                <w:szCs w:val="20"/>
                <w14:ligatures w14:val="none"/>
              </w:rPr>
            </w:pPr>
            <w:r w:rsidRPr="008A612B">
              <w:rPr>
                <w:rFonts w:cs="Arial"/>
                <w:szCs w:val="20"/>
                <w14:ligatures w14:val="none"/>
              </w:rPr>
              <w:t>6.0 x</w:t>
            </w:r>
          </w:p>
        </w:tc>
        <w:tc>
          <w:tcPr>
            <w:tcW w:w="1689" w:type="dxa"/>
            <w:tcBorders>
              <w:top w:val="nil"/>
              <w:left w:val="nil"/>
              <w:bottom w:val="nil"/>
              <w:right w:val="nil"/>
            </w:tcBorders>
            <w:shd w:val="clear" w:color="auto" w:fill="auto"/>
            <w:noWrap/>
            <w:vAlign w:val="bottom"/>
            <w:hideMark/>
          </w:tcPr>
          <w:p w14:paraId="576DAC8E" w14:textId="77777777" w:rsidR="008A612B" w:rsidRPr="008A612B" w:rsidRDefault="008A612B" w:rsidP="008A612B">
            <w:pPr>
              <w:jc w:val="right"/>
              <w:rPr>
                <w:rFonts w:cs="Arial"/>
                <w:szCs w:val="20"/>
                <w14:ligatures w14:val="none"/>
              </w:rPr>
            </w:pPr>
            <w:r w:rsidRPr="008A612B">
              <w:rPr>
                <w:rFonts w:cs="Arial"/>
                <w:szCs w:val="20"/>
                <w14:ligatures w14:val="none"/>
              </w:rPr>
              <w:t>10.0 x</w:t>
            </w:r>
          </w:p>
        </w:tc>
        <w:tc>
          <w:tcPr>
            <w:tcW w:w="1689" w:type="dxa"/>
            <w:tcBorders>
              <w:top w:val="nil"/>
              <w:left w:val="nil"/>
              <w:bottom w:val="nil"/>
              <w:right w:val="nil"/>
            </w:tcBorders>
            <w:shd w:val="clear" w:color="auto" w:fill="auto"/>
            <w:noWrap/>
            <w:vAlign w:val="bottom"/>
            <w:hideMark/>
          </w:tcPr>
          <w:p w14:paraId="2581A4FF" w14:textId="77777777" w:rsidR="008A612B" w:rsidRPr="008A612B" w:rsidRDefault="008A612B" w:rsidP="008A612B">
            <w:pPr>
              <w:jc w:val="right"/>
              <w:rPr>
                <w:rFonts w:cs="Arial"/>
                <w:szCs w:val="20"/>
                <w14:ligatures w14:val="none"/>
              </w:rPr>
            </w:pPr>
            <w:r w:rsidRPr="008A612B">
              <w:rPr>
                <w:rFonts w:cs="Arial"/>
                <w:szCs w:val="20"/>
                <w14:ligatures w14:val="none"/>
              </w:rPr>
              <w:t>13.0 x</w:t>
            </w:r>
          </w:p>
        </w:tc>
      </w:tr>
      <w:tr w:rsidR="008A612B" w:rsidRPr="008A612B" w14:paraId="60D327A3" w14:textId="77777777" w:rsidTr="008A612B">
        <w:trPr>
          <w:trHeight w:val="255"/>
        </w:trPr>
        <w:tc>
          <w:tcPr>
            <w:tcW w:w="3416" w:type="dxa"/>
            <w:tcBorders>
              <w:top w:val="nil"/>
              <w:left w:val="nil"/>
              <w:bottom w:val="nil"/>
              <w:right w:val="nil"/>
            </w:tcBorders>
            <w:shd w:val="clear" w:color="auto" w:fill="auto"/>
            <w:noWrap/>
            <w:vAlign w:val="bottom"/>
            <w:hideMark/>
          </w:tcPr>
          <w:p w14:paraId="10ED676B" w14:textId="77777777" w:rsidR="008A612B" w:rsidRPr="008A612B" w:rsidRDefault="008A612B" w:rsidP="008A612B">
            <w:pPr>
              <w:rPr>
                <w:rFonts w:cs="Arial"/>
                <w:color w:val="000000"/>
                <w:szCs w:val="20"/>
                <w14:ligatures w14:val="none"/>
              </w:rPr>
            </w:pPr>
            <w:r w:rsidRPr="008A612B">
              <w:rPr>
                <w:rFonts w:cs="Arial"/>
                <w:color w:val="000000"/>
                <w:szCs w:val="20"/>
                <w14:ligatures w14:val="none"/>
              </w:rPr>
              <w:t>Exit Value</w:t>
            </w:r>
          </w:p>
        </w:tc>
        <w:tc>
          <w:tcPr>
            <w:tcW w:w="2008" w:type="dxa"/>
            <w:tcBorders>
              <w:top w:val="nil"/>
              <w:left w:val="nil"/>
              <w:bottom w:val="nil"/>
              <w:right w:val="nil"/>
            </w:tcBorders>
            <w:shd w:val="clear" w:color="auto" w:fill="auto"/>
            <w:noWrap/>
            <w:vAlign w:val="bottom"/>
            <w:hideMark/>
          </w:tcPr>
          <w:p w14:paraId="7EA51B5B" w14:textId="77777777" w:rsidR="008A612B" w:rsidRPr="008A612B" w:rsidRDefault="008A612B" w:rsidP="008A612B">
            <w:pPr>
              <w:jc w:val="right"/>
              <w:rPr>
                <w:rFonts w:cs="Arial"/>
                <w:szCs w:val="20"/>
                <w14:ligatures w14:val="none"/>
              </w:rPr>
            </w:pPr>
            <w:r w:rsidRPr="008A612B">
              <w:rPr>
                <w:rFonts w:cs="Arial"/>
                <w:szCs w:val="20"/>
                <w14:ligatures w14:val="none"/>
              </w:rPr>
              <w:t xml:space="preserve">        90,000,000 </w:t>
            </w:r>
          </w:p>
        </w:tc>
        <w:tc>
          <w:tcPr>
            <w:tcW w:w="1689" w:type="dxa"/>
            <w:tcBorders>
              <w:top w:val="nil"/>
              <w:left w:val="nil"/>
              <w:bottom w:val="nil"/>
              <w:right w:val="nil"/>
            </w:tcBorders>
            <w:shd w:val="clear" w:color="auto" w:fill="auto"/>
            <w:noWrap/>
            <w:vAlign w:val="bottom"/>
            <w:hideMark/>
          </w:tcPr>
          <w:p w14:paraId="1F1767B3" w14:textId="77777777" w:rsidR="008A612B" w:rsidRPr="008A612B" w:rsidRDefault="008A612B" w:rsidP="008A612B">
            <w:pPr>
              <w:jc w:val="right"/>
              <w:rPr>
                <w:rFonts w:cs="Arial"/>
                <w:szCs w:val="20"/>
                <w14:ligatures w14:val="none"/>
              </w:rPr>
            </w:pPr>
            <w:r w:rsidRPr="008A612B">
              <w:rPr>
                <w:rFonts w:cs="Arial"/>
                <w:szCs w:val="20"/>
                <w14:ligatures w14:val="none"/>
              </w:rPr>
              <w:t xml:space="preserve">  200,000,000 </w:t>
            </w:r>
          </w:p>
        </w:tc>
        <w:tc>
          <w:tcPr>
            <w:tcW w:w="1689" w:type="dxa"/>
            <w:tcBorders>
              <w:top w:val="nil"/>
              <w:left w:val="nil"/>
              <w:bottom w:val="nil"/>
              <w:right w:val="nil"/>
            </w:tcBorders>
            <w:shd w:val="clear" w:color="auto" w:fill="auto"/>
            <w:noWrap/>
            <w:vAlign w:val="bottom"/>
            <w:hideMark/>
          </w:tcPr>
          <w:p w14:paraId="5FF1F865" w14:textId="77777777" w:rsidR="008A612B" w:rsidRPr="008A612B" w:rsidRDefault="008A612B" w:rsidP="008A612B">
            <w:pPr>
              <w:jc w:val="right"/>
              <w:rPr>
                <w:rFonts w:cs="Arial"/>
                <w:szCs w:val="20"/>
                <w14:ligatures w14:val="none"/>
              </w:rPr>
            </w:pPr>
            <w:r w:rsidRPr="008A612B">
              <w:rPr>
                <w:rFonts w:cs="Arial"/>
                <w:szCs w:val="20"/>
                <w14:ligatures w14:val="none"/>
              </w:rPr>
              <w:t xml:space="preserve">  455,000,000 </w:t>
            </w:r>
          </w:p>
        </w:tc>
      </w:tr>
      <w:tr w:rsidR="008A612B" w:rsidRPr="008A612B" w14:paraId="1E26930F" w14:textId="77777777" w:rsidTr="008A612B">
        <w:trPr>
          <w:trHeight w:val="255"/>
        </w:trPr>
        <w:tc>
          <w:tcPr>
            <w:tcW w:w="3416" w:type="dxa"/>
            <w:tcBorders>
              <w:top w:val="nil"/>
              <w:left w:val="nil"/>
              <w:bottom w:val="nil"/>
              <w:right w:val="nil"/>
            </w:tcBorders>
            <w:shd w:val="clear" w:color="auto" w:fill="auto"/>
            <w:noWrap/>
            <w:vAlign w:val="bottom"/>
            <w:hideMark/>
          </w:tcPr>
          <w:p w14:paraId="1FA4761A" w14:textId="77777777" w:rsidR="008A612B" w:rsidRPr="008A612B" w:rsidRDefault="008A612B" w:rsidP="008A612B">
            <w:pPr>
              <w:rPr>
                <w:rFonts w:cs="Arial"/>
                <w:color w:val="000000"/>
                <w:szCs w:val="20"/>
                <w14:ligatures w14:val="none"/>
              </w:rPr>
            </w:pPr>
            <w:r w:rsidRPr="008A612B">
              <w:rPr>
                <w:rFonts w:cs="Arial"/>
                <w:color w:val="000000"/>
                <w:szCs w:val="20"/>
                <w14:ligatures w14:val="none"/>
              </w:rPr>
              <w:t>Stake value at exit</w:t>
            </w:r>
          </w:p>
        </w:tc>
        <w:tc>
          <w:tcPr>
            <w:tcW w:w="2008" w:type="dxa"/>
            <w:tcBorders>
              <w:top w:val="nil"/>
              <w:left w:val="nil"/>
              <w:bottom w:val="nil"/>
              <w:right w:val="nil"/>
            </w:tcBorders>
            <w:shd w:val="clear" w:color="auto" w:fill="auto"/>
            <w:noWrap/>
            <w:vAlign w:val="bottom"/>
            <w:hideMark/>
          </w:tcPr>
          <w:p w14:paraId="03538DC7" w14:textId="77777777" w:rsidR="008A612B" w:rsidRPr="008A612B" w:rsidRDefault="008A612B" w:rsidP="008A612B">
            <w:pPr>
              <w:jc w:val="right"/>
              <w:rPr>
                <w:rFonts w:cs="Arial"/>
                <w:szCs w:val="20"/>
                <w14:ligatures w14:val="none"/>
              </w:rPr>
            </w:pPr>
            <w:r w:rsidRPr="008A612B">
              <w:rPr>
                <w:rFonts w:cs="Arial"/>
                <w:szCs w:val="20"/>
                <w14:ligatures w14:val="none"/>
              </w:rPr>
              <w:t xml:space="preserve">         2,700,000 </w:t>
            </w:r>
          </w:p>
        </w:tc>
        <w:tc>
          <w:tcPr>
            <w:tcW w:w="1689" w:type="dxa"/>
            <w:tcBorders>
              <w:top w:val="nil"/>
              <w:left w:val="nil"/>
              <w:bottom w:val="nil"/>
              <w:right w:val="nil"/>
            </w:tcBorders>
            <w:shd w:val="clear" w:color="auto" w:fill="auto"/>
            <w:noWrap/>
            <w:vAlign w:val="bottom"/>
            <w:hideMark/>
          </w:tcPr>
          <w:p w14:paraId="3772C5F6" w14:textId="77777777" w:rsidR="008A612B" w:rsidRPr="008A612B" w:rsidRDefault="008A612B" w:rsidP="008A612B">
            <w:pPr>
              <w:jc w:val="right"/>
              <w:rPr>
                <w:rFonts w:cs="Arial"/>
                <w:szCs w:val="20"/>
                <w14:ligatures w14:val="none"/>
              </w:rPr>
            </w:pPr>
            <w:r w:rsidRPr="008A612B">
              <w:rPr>
                <w:rFonts w:cs="Arial"/>
                <w:szCs w:val="20"/>
                <w14:ligatures w14:val="none"/>
              </w:rPr>
              <w:t xml:space="preserve">     8,000,000 </w:t>
            </w:r>
          </w:p>
        </w:tc>
        <w:tc>
          <w:tcPr>
            <w:tcW w:w="1689" w:type="dxa"/>
            <w:tcBorders>
              <w:top w:val="nil"/>
              <w:left w:val="nil"/>
              <w:bottom w:val="nil"/>
              <w:right w:val="nil"/>
            </w:tcBorders>
            <w:shd w:val="clear" w:color="auto" w:fill="auto"/>
            <w:noWrap/>
            <w:vAlign w:val="bottom"/>
            <w:hideMark/>
          </w:tcPr>
          <w:p w14:paraId="492150D3" w14:textId="77777777" w:rsidR="008A612B" w:rsidRPr="008A612B" w:rsidRDefault="008A612B" w:rsidP="008A612B">
            <w:pPr>
              <w:jc w:val="right"/>
              <w:rPr>
                <w:rFonts w:cs="Arial"/>
                <w:szCs w:val="20"/>
                <w14:ligatures w14:val="none"/>
              </w:rPr>
            </w:pPr>
            <w:r w:rsidRPr="008A612B">
              <w:rPr>
                <w:rFonts w:cs="Arial"/>
                <w:szCs w:val="20"/>
                <w14:ligatures w14:val="none"/>
              </w:rPr>
              <w:t xml:space="preserve">   22,750,000 </w:t>
            </w:r>
          </w:p>
        </w:tc>
      </w:tr>
      <w:tr w:rsidR="008A612B" w:rsidRPr="008A612B" w14:paraId="373E9355" w14:textId="77777777" w:rsidTr="008A612B">
        <w:trPr>
          <w:trHeight w:val="255"/>
        </w:trPr>
        <w:tc>
          <w:tcPr>
            <w:tcW w:w="3416" w:type="dxa"/>
            <w:tcBorders>
              <w:top w:val="nil"/>
              <w:left w:val="nil"/>
              <w:bottom w:val="nil"/>
              <w:right w:val="nil"/>
            </w:tcBorders>
            <w:shd w:val="clear" w:color="auto" w:fill="auto"/>
            <w:noWrap/>
            <w:vAlign w:val="bottom"/>
            <w:hideMark/>
          </w:tcPr>
          <w:p w14:paraId="48E46936" w14:textId="77777777" w:rsidR="008A612B" w:rsidRPr="008A612B" w:rsidRDefault="008A612B" w:rsidP="008A612B">
            <w:pPr>
              <w:rPr>
                <w:rFonts w:cs="Arial"/>
                <w:color w:val="000000"/>
                <w:szCs w:val="20"/>
                <w14:ligatures w14:val="none"/>
              </w:rPr>
            </w:pPr>
            <w:r w:rsidRPr="008A612B">
              <w:rPr>
                <w:rFonts w:cs="Arial"/>
                <w:color w:val="000000"/>
                <w:szCs w:val="20"/>
                <w14:ligatures w14:val="none"/>
              </w:rPr>
              <w:t>Projected MOIC</w:t>
            </w:r>
          </w:p>
        </w:tc>
        <w:tc>
          <w:tcPr>
            <w:tcW w:w="2008" w:type="dxa"/>
            <w:tcBorders>
              <w:top w:val="nil"/>
              <w:left w:val="nil"/>
              <w:bottom w:val="nil"/>
              <w:right w:val="nil"/>
            </w:tcBorders>
            <w:shd w:val="clear" w:color="auto" w:fill="auto"/>
            <w:noWrap/>
            <w:vAlign w:val="bottom"/>
            <w:hideMark/>
          </w:tcPr>
          <w:p w14:paraId="7DA51062" w14:textId="77777777" w:rsidR="008A612B" w:rsidRPr="008A612B" w:rsidRDefault="008A612B" w:rsidP="008A612B">
            <w:pPr>
              <w:jc w:val="right"/>
              <w:rPr>
                <w:rFonts w:cs="Arial"/>
                <w:szCs w:val="20"/>
                <w14:ligatures w14:val="none"/>
              </w:rPr>
            </w:pPr>
            <w:r w:rsidRPr="008A612B">
              <w:rPr>
                <w:rFonts w:cs="Arial"/>
                <w:szCs w:val="20"/>
                <w14:ligatures w14:val="none"/>
              </w:rPr>
              <w:t>2.7 x</w:t>
            </w:r>
          </w:p>
        </w:tc>
        <w:tc>
          <w:tcPr>
            <w:tcW w:w="1689" w:type="dxa"/>
            <w:tcBorders>
              <w:top w:val="nil"/>
              <w:left w:val="nil"/>
              <w:bottom w:val="nil"/>
              <w:right w:val="nil"/>
            </w:tcBorders>
            <w:shd w:val="clear" w:color="auto" w:fill="auto"/>
            <w:noWrap/>
            <w:vAlign w:val="bottom"/>
            <w:hideMark/>
          </w:tcPr>
          <w:p w14:paraId="407282A7" w14:textId="77777777" w:rsidR="008A612B" w:rsidRPr="008A612B" w:rsidRDefault="008A612B" w:rsidP="008A612B">
            <w:pPr>
              <w:jc w:val="right"/>
              <w:rPr>
                <w:rFonts w:cs="Arial"/>
                <w:szCs w:val="20"/>
                <w14:ligatures w14:val="none"/>
              </w:rPr>
            </w:pPr>
            <w:r w:rsidRPr="008A612B">
              <w:rPr>
                <w:rFonts w:cs="Arial"/>
                <w:szCs w:val="20"/>
                <w14:ligatures w14:val="none"/>
              </w:rPr>
              <w:t>8.0 x</w:t>
            </w:r>
          </w:p>
        </w:tc>
        <w:tc>
          <w:tcPr>
            <w:tcW w:w="1689" w:type="dxa"/>
            <w:tcBorders>
              <w:top w:val="nil"/>
              <w:left w:val="nil"/>
              <w:bottom w:val="nil"/>
              <w:right w:val="nil"/>
            </w:tcBorders>
            <w:shd w:val="clear" w:color="auto" w:fill="auto"/>
            <w:noWrap/>
            <w:vAlign w:val="bottom"/>
            <w:hideMark/>
          </w:tcPr>
          <w:p w14:paraId="040B0EAC" w14:textId="77777777" w:rsidR="008A612B" w:rsidRPr="008A612B" w:rsidRDefault="008A612B" w:rsidP="008A612B">
            <w:pPr>
              <w:jc w:val="right"/>
              <w:rPr>
                <w:rFonts w:cs="Arial"/>
                <w:szCs w:val="20"/>
                <w14:ligatures w14:val="none"/>
              </w:rPr>
            </w:pPr>
            <w:r w:rsidRPr="008A612B">
              <w:rPr>
                <w:rFonts w:cs="Arial"/>
                <w:szCs w:val="20"/>
                <w14:ligatures w14:val="none"/>
              </w:rPr>
              <w:t>22.8 x</w:t>
            </w:r>
          </w:p>
        </w:tc>
      </w:tr>
      <w:tr w:rsidR="008A612B" w:rsidRPr="008A612B" w14:paraId="59BD5A30" w14:textId="77777777" w:rsidTr="008A612B">
        <w:trPr>
          <w:trHeight w:val="255"/>
        </w:trPr>
        <w:tc>
          <w:tcPr>
            <w:tcW w:w="3416" w:type="dxa"/>
            <w:tcBorders>
              <w:top w:val="nil"/>
              <w:left w:val="nil"/>
              <w:bottom w:val="nil"/>
              <w:right w:val="nil"/>
            </w:tcBorders>
            <w:shd w:val="clear" w:color="auto" w:fill="auto"/>
            <w:noWrap/>
            <w:vAlign w:val="bottom"/>
            <w:hideMark/>
          </w:tcPr>
          <w:p w14:paraId="76A6FC37" w14:textId="77777777" w:rsidR="008A612B" w:rsidRPr="008A612B" w:rsidRDefault="008A612B" w:rsidP="008A612B">
            <w:pPr>
              <w:jc w:val="right"/>
              <w:rPr>
                <w:rFonts w:cs="Arial"/>
                <w:szCs w:val="20"/>
                <w14:ligatures w14:val="none"/>
              </w:rPr>
            </w:pPr>
          </w:p>
        </w:tc>
        <w:tc>
          <w:tcPr>
            <w:tcW w:w="2008" w:type="dxa"/>
            <w:tcBorders>
              <w:top w:val="nil"/>
              <w:left w:val="nil"/>
              <w:bottom w:val="nil"/>
              <w:right w:val="nil"/>
            </w:tcBorders>
            <w:shd w:val="clear" w:color="auto" w:fill="auto"/>
            <w:noWrap/>
            <w:vAlign w:val="bottom"/>
            <w:hideMark/>
          </w:tcPr>
          <w:p w14:paraId="7F26D019" w14:textId="77777777" w:rsidR="008A612B" w:rsidRPr="008A612B" w:rsidRDefault="008A612B" w:rsidP="008A612B">
            <w:pPr>
              <w:jc w:val="right"/>
              <w:rPr>
                <w:rFonts w:ascii="Times New Roman" w:hAnsi="Times New Roman"/>
                <w:szCs w:val="20"/>
                <w14:ligatures w14:val="none"/>
              </w:rPr>
            </w:pPr>
          </w:p>
        </w:tc>
        <w:tc>
          <w:tcPr>
            <w:tcW w:w="1689" w:type="dxa"/>
            <w:tcBorders>
              <w:top w:val="nil"/>
              <w:left w:val="nil"/>
              <w:bottom w:val="nil"/>
              <w:right w:val="nil"/>
            </w:tcBorders>
            <w:shd w:val="clear" w:color="auto" w:fill="auto"/>
            <w:noWrap/>
            <w:vAlign w:val="bottom"/>
            <w:hideMark/>
          </w:tcPr>
          <w:p w14:paraId="0F0A54AF" w14:textId="77777777" w:rsidR="008A612B" w:rsidRPr="008A612B" w:rsidRDefault="008A612B" w:rsidP="008A612B">
            <w:pPr>
              <w:jc w:val="right"/>
              <w:rPr>
                <w:rFonts w:ascii="Times New Roman" w:hAnsi="Times New Roman"/>
                <w:szCs w:val="20"/>
                <w14:ligatures w14:val="none"/>
              </w:rPr>
            </w:pPr>
          </w:p>
        </w:tc>
        <w:tc>
          <w:tcPr>
            <w:tcW w:w="1689" w:type="dxa"/>
            <w:tcBorders>
              <w:top w:val="nil"/>
              <w:left w:val="nil"/>
              <w:bottom w:val="nil"/>
              <w:right w:val="nil"/>
            </w:tcBorders>
            <w:shd w:val="clear" w:color="auto" w:fill="auto"/>
            <w:noWrap/>
            <w:vAlign w:val="bottom"/>
            <w:hideMark/>
          </w:tcPr>
          <w:p w14:paraId="1A5F6BF5" w14:textId="77777777" w:rsidR="008A612B" w:rsidRPr="008A612B" w:rsidRDefault="008A612B" w:rsidP="008A612B">
            <w:pPr>
              <w:jc w:val="right"/>
              <w:rPr>
                <w:rFonts w:ascii="Times New Roman" w:hAnsi="Times New Roman"/>
                <w:szCs w:val="20"/>
                <w14:ligatures w14:val="none"/>
              </w:rPr>
            </w:pPr>
          </w:p>
        </w:tc>
      </w:tr>
      <w:tr w:rsidR="008A612B" w:rsidRPr="008A612B" w14:paraId="313D9803" w14:textId="77777777" w:rsidTr="008A612B">
        <w:trPr>
          <w:trHeight w:val="255"/>
        </w:trPr>
        <w:tc>
          <w:tcPr>
            <w:tcW w:w="3416" w:type="dxa"/>
            <w:tcBorders>
              <w:top w:val="nil"/>
              <w:left w:val="nil"/>
              <w:bottom w:val="nil"/>
              <w:right w:val="nil"/>
            </w:tcBorders>
            <w:shd w:val="clear" w:color="auto" w:fill="auto"/>
            <w:noWrap/>
            <w:vAlign w:val="bottom"/>
            <w:hideMark/>
          </w:tcPr>
          <w:p w14:paraId="5039C884" w14:textId="77777777" w:rsidR="008A612B" w:rsidRPr="008A612B" w:rsidRDefault="008A612B" w:rsidP="008A612B">
            <w:pPr>
              <w:rPr>
                <w:rFonts w:cs="Arial"/>
                <w:color w:val="000000"/>
                <w:szCs w:val="20"/>
                <w14:ligatures w14:val="none"/>
              </w:rPr>
            </w:pPr>
            <w:r w:rsidRPr="008A612B">
              <w:rPr>
                <w:rFonts w:cs="Arial"/>
                <w:color w:val="000000"/>
                <w:szCs w:val="20"/>
                <w14:ligatures w14:val="none"/>
              </w:rPr>
              <w:t>Invested</w:t>
            </w:r>
          </w:p>
        </w:tc>
        <w:tc>
          <w:tcPr>
            <w:tcW w:w="2008" w:type="dxa"/>
            <w:tcBorders>
              <w:top w:val="nil"/>
              <w:left w:val="nil"/>
              <w:bottom w:val="nil"/>
              <w:right w:val="nil"/>
            </w:tcBorders>
            <w:shd w:val="clear" w:color="auto" w:fill="auto"/>
            <w:noWrap/>
            <w:vAlign w:val="bottom"/>
            <w:hideMark/>
          </w:tcPr>
          <w:p w14:paraId="53CE4B11" w14:textId="77777777" w:rsidR="008A612B" w:rsidRPr="008A612B" w:rsidRDefault="008A612B" w:rsidP="008A612B">
            <w:pPr>
              <w:jc w:val="right"/>
              <w:rPr>
                <w:rFonts w:cs="Arial"/>
                <w:szCs w:val="20"/>
                <w14:ligatures w14:val="none"/>
              </w:rPr>
            </w:pPr>
            <w:r w:rsidRPr="008A612B">
              <w:rPr>
                <w:rFonts w:cs="Arial"/>
                <w:szCs w:val="20"/>
                <w14:ligatures w14:val="none"/>
              </w:rPr>
              <w:t xml:space="preserve">         2,000,000 </w:t>
            </w:r>
          </w:p>
        </w:tc>
        <w:tc>
          <w:tcPr>
            <w:tcW w:w="1689" w:type="dxa"/>
            <w:tcBorders>
              <w:top w:val="nil"/>
              <w:left w:val="nil"/>
              <w:bottom w:val="nil"/>
              <w:right w:val="nil"/>
            </w:tcBorders>
            <w:shd w:val="clear" w:color="auto" w:fill="auto"/>
            <w:noWrap/>
            <w:vAlign w:val="bottom"/>
            <w:hideMark/>
          </w:tcPr>
          <w:p w14:paraId="2C22A039" w14:textId="77777777" w:rsidR="008A612B" w:rsidRPr="008A612B" w:rsidRDefault="008A612B" w:rsidP="008A612B">
            <w:pPr>
              <w:jc w:val="right"/>
              <w:rPr>
                <w:rFonts w:cs="Arial"/>
                <w:szCs w:val="20"/>
                <w14:ligatures w14:val="none"/>
              </w:rPr>
            </w:pPr>
            <w:r w:rsidRPr="008A612B">
              <w:rPr>
                <w:rFonts w:cs="Arial"/>
                <w:szCs w:val="20"/>
                <w14:ligatures w14:val="none"/>
              </w:rPr>
              <w:t xml:space="preserve">     2,000,000 </w:t>
            </w:r>
          </w:p>
        </w:tc>
        <w:tc>
          <w:tcPr>
            <w:tcW w:w="1689" w:type="dxa"/>
            <w:tcBorders>
              <w:top w:val="nil"/>
              <w:left w:val="nil"/>
              <w:bottom w:val="nil"/>
              <w:right w:val="nil"/>
            </w:tcBorders>
            <w:shd w:val="clear" w:color="auto" w:fill="auto"/>
            <w:noWrap/>
            <w:vAlign w:val="bottom"/>
            <w:hideMark/>
          </w:tcPr>
          <w:p w14:paraId="47696467" w14:textId="77777777" w:rsidR="008A612B" w:rsidRPr="008A612B" w:rsidRDefault="008A612B" w:rsidP="008A612B">
            <w:pPr>
              <w:jc w:val="right"/>
              <w:rPr>
                <w:rFonts w:cs="Arial"/>
                <w:szCs w:val="20"/>
                <w14:ligatures w14:val="none"/>
              </w:rPr>
            </w:pPr>
            <w:r w:rsidRPr="008A612B">
              <w:rPr>
                <w:rFonts w:cs="Arial"/>
                <w:szCs w:val="20"/>
                <w14:ligatures w14:val="none"/>
              </w:rPr>
              <w:t xml:space="preserve">     2,000,000 </w:t>
            </w:r>
          </w:p>
        </w:tc>
      </w:tr>
      <w:tr w:rsidR="008A612B" w:rsidRPr="008A612B" w14:paraId="0BCE7766" w14:textId="77777777" w:rsidTr="008A612B">
        <w:trPr>
          <w:trHeight w:val="255"/>
        </w:trPr>
        <w:tc>
          <w:tcPr>
            <w:tcW w:w="3416" w:type="dxa"/>
            <w:tcBorders>
              <w:top w:val="nil"/>
              <w:left w:val="nil"/>
              <w:bottom w:val="nil"/>
              <w:right w:val="nil"/>
            </w:tcBorders>
            <w:shd w:val="clear" w:color="auto" w:fill="auto"/>
            <w:noWrap/>
            <w:vAlign w:val="bottom"/>
            <w:hideMark/>
          </w:tcPr>
          <w:p w14:paraId="22FD87B4" w14:textId="77777777" w:rsidR="008A612B" w:rsidRPr="008A612B" w:rsidRDefault="008A612B" w:rsidP="008A612B">
            <w:pPr>
              <w:rPr>
                <w:rFonts w:cs="Arial"/>
                <w:color w:val="000000"/>
                <w:szCs w:val="20"/>
                <w14:ligatures w14:val="none"/>
              </w:rPr>
            </w:pPr>
            <w:r w:rsidRPr="008A612B">
              <w:rPr>
                <w:rFonts w:cs="Arial"/>
                <w:color w:val="000000"/>
                <w:szCs w:val="20"/>
                <w14:ligatures w14:val="none"/>
              </w:rPr>
              <w:t>Ownership at Exit</w:t>
            </w:r>
          </w:p>
        </w:tc>
        <w:tc>
          <w:tcPr>
            <w:tcW w:w="2008" w:type="dxa"/>
            <w:tcBorders>
              <w:top w:val="nil"/>
              <w:left w:val="nil"/>
              <w:bottom w:val="nil"/>
              <w:right w:val="nil"/>
            </w:tcBorders>
            <w:shd w:val="clear" w:color="auto" w:fill="auto"/>
            <w:noWrap/>
            <w:vAlign w:val="bottom"/>
            <w:hideMark/>
          </w:tcPr>
          <w:p w14:paraId="734BCB58" w14:textId="77777777" w:rsidR="008A612B" w:rsidRPr="008A612B" w:rsidRDefault="008A612B" w:rsidP="008A612B">
            <w:pPr>
              <w:jc w:val="right"/>
              <w:rPr>
                <w:rFonts w:cs="Arial"/>
                <w:szCs w:val="20"/>
                <w14:ligatures w14:val="none"/>
              </w:rPr>
            </w:pPr>
            <w:r w:rsidRPr="008A612B">
              <w:rPr>
                <w:rFonts w:cs="Arial"/>
                <w:szCs w:val="20"/>
                <w14:ligatures w14:val="none"/>
              </w:rPr>
              <w:t>6.00%</w:t>
            </w:r>
          </w:p>
        </w:tc>
        <w:tc>
          <w:tcPr>
            <w:tcW w:w="1689" w:type="dxa"/>
            <w:tcBorders>
              <w:top w:val="nil"/>
              <w:left w:val="nil"/>
              <w:bottom w:val="nil"/>
              <w:right w:val="nil"/>
            </w:tcBorders>
            <w:shd w:val="clear" w:color="auto" w:fill="auto"/>
            <w:noWrap/>
            <w:vAlign w:val="bottom"/>
            <w:hideMark/>
          </w:tcPr>
          <w:p w14:paraId="3DC4EFB2" w14:textId="77777777" w:rsidR="008A612B" w:rsidRPr="008A612B" w:rsidRDefault="008A612B" w:rsidP="008A612B">
            <w:pPr>
              <w:jc w:val="right"/>
              <w:rPr>
                <w:rFonts w:cs="Arial"/>
                <w:szCs w:val="20"/>
                <w14:ligatures w14:val="none"/>
              </w:rPr>
            </w:pPr>
            <w:r w:rsidRPr="008A612B">
              <w:rPr>
                <w:rFonts w:cs="Arial"/>
                <w:szCs w:val="20"/>
                <w14:ligatures w14:val="none"/>
              </w:rPr>
              <w:t>8.00%</w:t>
            </w:r>
          </w:p>
        </w:tc>
        <w:tc>
          <w:tcPr>
            <w:tcW w:w="1689" w:type="dxa"/>
            <w:tcBorders>
              <w:top w:val="nil"/>
              <w:left w:val="nil"/>
              <w:bottom w:val="nil"/>
              <w:right w:val="nil"/>
            </w:tcBorders>
            <w:shd w:val="clear" w:color="auto" w:fill="auto"/>
            <w:noWrap/>
            <w:vAlign w:val="bottom"/>
            <w:hideMark/>
          </w:tcPr>
          <w:p w14:paraId="472C5BE7" w14:textId="77777777" w:rsidR="008A612B" w:rsidRPr="008A612B" w:rsidRDefault="008A612B" w:rsidP="008A612B">
            <w:pPr>
              <w:jc w:val="right"/>
              <w:rPr>
                <w:rFonts w:cs="Arial"/>
                <w:szCs w:val="20"/>
                <w14:ligatures w14:val="none"/>
              </w:rPr>
            </w:pPr>
            <w:r w:rsidRPr="008A612B">
              <w:rPr>
                <w:rFonts w:cs="Arial"/>
                <w:szCs w:val="20"/>
                <w14:ligatures w14:val="none"/>
              </w:rPr>
              <w:t>11.00%</w:t>
            </w:r>
          </w:p>
        </w:tc>
      </w:tr>
      <w:tr w:rsidR="008A612B" w:rsidRPr="008A612B" w14:paraId="567D9AEF" w14:textId="77777777" w:rsidTr="008A612B">
        <w:trPr>
          <w:trHeight w:val="255"/>
        </w:trPr>
        <w:tc>
          <w:tcPr>
            <w:tcW w:w="3416" w:type="dxa"/>
            <w:tcBorders>
              <w:top w:val="nil"/>
              <w:left w:val="nil"/>
              <w:bottom w:val="nil"/>
              <w:right w:val="nil"/>
            </w:tcBorders>
            <w:shd w:val="clear" w:color="auto" w:fill="auto"/>
            <w:noWrap/>
            <w:vAlign w:val="bottom"/>
            <w:hideMark/>
          </w:tcPr>
          <w:p w14:paraId="0AC74CAA" w14:textId="77777777" w:rsidR="008A612B" w:rsidRPr="008A612B" w:rsidRDefault="008A612B" w:rsidP="008A612B">
            <w:pPr>
              <w:rPr>
                <w:rFonts w:cs="Arial"/>
                <w:color w:val="000000"/>
                <w:szCs w:val="20"/>
                <w14:ligatures w14:val="none"/>
              </w:rPr>
            </w:pPr>
            <w:r w:rsidRPr="008A612B">
              <w:rPr>
                <w:rFonts w:cs="Arial"/>
                <w:color w:val="000000"/>
                <w:szCs w:val="20"/>
                <w14:ligatures w14:val="none"/>
              </w:rPr>
              <w:t>Projected ARR 2031</w:t>
            </w:r>
          </w:p>
        </w:tc>
        <w:tc>
          <w:tcPr>
            <w:tcW w:w="2008" w:type="dxa"/>
            <w:tcBorders>
              <w:top w:val="nil"/>
              <w:left w:val="nil"/>
              <w:bottom w:val="nil"/>
              <w:right w:val="nil"/>
            </w:tcBorders>
            <w:shd w:val="clear" w:color="auto" w:fill="auto"/>
            <w:noWrap/>
            <w:vAlign w:val="bottom"/>
            <w:hideMark/>
          </w:tcPr>
          <w:p w14:paraId="1AD4C99C" w14:textId="77777777" w:rsidR="008A612B" w:rsidRPr="008A612B" w:rsidRDefault="008A612B" w:rsidP="008A612B">
            <w:pPr>
              <w:jc w:val="right"/>
              <w:rPr>
                <w:rFonts w:cs="Arial"/>
                <w:szCs w:val="20"/>
                <w14:ligatures w14:val="none"/>
              </w:rPr>
            </w:pPr>
            <w:r w:rsidRPr="008A612B">
              <w:rPr>
                <w:rFonts w:cs="Arial"/>
                <w:szCs w:val="20"/>
                <w14:ligatures w14:val="none"/>
              </w:rPr>
              <w:t>15,000,000</w:t>
            </w:r>
          </w:p>
        </w:tc>
        <w:tc>
          <w:tcPr>
            <w:tcW w:w="1689" w:type="dxa"/>
            <w:tcBorders>
              <w:top w:val="nil"/>
              <w:left w:val="nil"/>
              <w:bottom w:val="nil"/>
              <w:right w:val="nil"/>
            </w:tcBorders>
            <w:shd w:val="clear" w:color="auto" w:fill="auto"/>
            <w:noWrap/>
            <w:vAlign w:val="bottom"/>
            <w:hideMark/>
          </w:tcPr>
          <w:p w14:paraId="704733D2" w14:textId="77777777" w:rsidR="008A612B" w:rsidRPr="008A612B" w:rsidRDefault="008A612B" w:rsidP="008A612B">
            <w:pPr>
              <w:jc w:val="right"/>
              <w:rPr>
                <w:rFonts w:cs="Arial"/>
                <w:szCs w:val="20"/>
                <w14:ligatures w14:val="none"/>
              </w:rPr>
            </w:pPr>
            <w:r w:rsidRPr="008A612B">
              <w:rPr>
                <w:rFonts w:cs="Arial"/>
                <w:szCs w:val="20"/>
                <w14:ligatures w14:val="none"/>
              </w:rPr>
              <w:t>20,000,000</w:t>
            </w:r>
          </w:p>
        </w:tc>
        <w:tc>
          <w:tcPr>
            <w:tcW w:w="1689" w:type="dxa"/>
            <w:tcBorders>
              <w:top w:val="nil"/>
              <w:left w:val="nil"/>
              <w:bottom w:val="nil"/>
              <w:right w:val="nil"/>
            </w:tcBorders>
            <w:shd w:val="clear" w:color="auto" w:fill="auto"/>
            <w:noWrap/>
            <w:vAlign w:val="bottom"/>
            <w:hideMark/>
          </w:tcPr>
          <w:p w14:paraId="769BEA6F" w14:textId="77777777" w:rsidR="008A612B" w:rsidRPr="008A612B" w:rsidRDefault="008A612B" w:rsidP="008A612B">
            <w:pPr>
              <w:jc w:val="right"/>
              <w:rPr>
                <w:rFonts w:cs="Arial"/>
                <w:szCs w:val="20"/>
                <w14:ligatures w14:val="none"/>
              </w:rPr>
            </w:pPr>
            <w:r w:rsidRPr="008A612B">
              <w:rPr>
                <w:rFonts w:cs="Arial"/>
                <w:szCs w:val="20"/>
                <w14:ligatures w14:val="none"/>
              </w:rPr>
              <w:t>35,000,000</w:t>
            </w:r>
          </w:p>
        </w:tc>
      </w:tr>
      <w:tr w:rsidR="008A612B" w:rsidRPr="008A612B" w14:paraId="22C1CD55" w14:textId="77777777" w:rsidTr="008A612B">
        <w:trPr>
          <w:trHeight w:val="255"/>
        </w:trPr>
        <w:tc>
          <w:tcPr>
            <w:tcW w:w="3416" w:type="dxa"/>
            <w:tcBorders>
              <w:top w:val="nil"/>
              <w:left w:val="nil"/>
              <w:bottom w:val="nil"/>
              <w:right w:val="nil"/>
            </w:tcBorders>
            <w:shd w:val="clear" w:color="auto" w:fill="auto"/>
            <w:noWrap/>
            <w:vAlign w:val="bottom"/>
            <w:hideMark/>
          </w:tcPr>
          <w:p w14:paraId="2BADB158" w14:textId="77777777" w:rsidR="008A612B" w:rsidRPr="008A612B" w:rsidRDefault="008A612B" w:rsidP="008A612B">
            <w:pPr>
              <w:rPr>
                <w:rFonts w:cs="Arial"/>
                <w:color w:val="000000"/>
                <w:szCs w:val="20"/>
                <w14:ligatures w14:val="none"/>
              </w:rPr>
            </w:pPr>
            <w:r w:rsidRPr="008A612B">
              <w:rPr>
                <w:rFonts w:cs="Arial"/>
                <w:color w:val="000000"/>
                <w:szCs w:val="20"/>
                <w14:ligatures w14:val="none"/>
              </w:rPr>
              <w:t>Blended EV/Revenue Multiple</w:t>
            </w:r>
          </w:p>
        </w:tc>
        <w:tc>
          <w:tcPr>
            <w:tcW w:w="2008" w:type="dxa"/>
            <w:tcBorders>
              <w:top w:val="nil"/>
              <w:left w:val="nil"/>
              <w:bottom w:val="nil"/>
              <w:right w:val="nil"/>
            </w:tcBorders>
            <w:shd w:val="clear" w:color="auto" w:fill="auto"/>
            <w:noWrap/>
            <w:vAlign w:val="bottom"/>
            <w:hideMark/>
          </w:tcPr>
          <w:p w14:paraId="417953BC" w14:textId="77777777" w:rsidR="008A612B" w:rsidRPr="008A612B" w:rsidRDefault="008A612B" w:rsidP="008A612B">
            <w:pPr>
              <w:jc w:val="right"/>
              <w:rPr>
                <w:rFonts w:cs="Arial"/>
                <w:color w:val="000000"/>
                <w:szCs w:val="20"/>
                <w14:ligatures w14:val="none"/>
              </w:rPr>
            </w:pPr>
            <w:r w:rsidRPr="008A612B">
              <w:rPr>
                <w:rFonts w:cs="Arial"/>
                <w:color w:val="000000"/>
                <w:szCs w:val="20"/>
                <w14:ligatures w14:val="none"/>
              </w:rPr>
              <w:t>5.0 x</w:t>
            </w:r>
          </w:p>
        </w:tc>
        <w:tc>
          <w:tcPr>
            <w:tcW w:w="1689" w:type="dxa"/>
            <w:tcBorders>
              <w:top w:val="nil"/>
              <w:left w:val="nil"/>
              <w:bottom w:val="nil"/>
              <w:right w:val="nil"/>
            </w:tcBorders>
            <w:shd w:val="clear" w:color="auto" w:fill="auto"/>
            <w:noWrap/>
            <w:vAlign w:val="bottom"/>
            <w:hideMark/>
          </w:tcPr>
          <w:p w14:paraId="668E3A2C" w14:textId="77777777" w:rsidR="008A612B" w:rsidRPr="008A612B" w:rsidRDefault="008A612B" w:rsidP="008A612B">
            <w:pPr>
              <w:jc w:val="right"/>
              <w:rPr>
                <w:rFonts w:cs="Arial"/>
                <w:color w:val="000000"/>
                <w:szCs w:val="20"/>
                <w14:ligatures w14:val="none"/>
              </w:rPr>
            </w:pPr>
            <w:r w:rsidRPr="008A612B">
              <w:rPr>
                <w:rFonts w:cs="Arial"/>
                <w:color w:val="000000"/>
                <w:szCs w:val="20"/>
                <w14:ligatures w14:val="none"/>
              </w:rPr>
              <w:t>10.0 x</w:t>
            </w:r>
          </w:p>
        </w:tc>
        <w:tc>
          <w:tcPr>
            <w:tcW w:w="1689" w:type="dxa"/>
            <w:tcBorders>
              <w:top w:val="nil"/>
              <w:left w:val="nil"/>
              <w:bottom w:val="nil"/>
              <w:right w:val="nil"/>
            </w:tcBorders>
            <w:shd w:val="clear" w:color="auto" w:fill="auto"/>
            <w:noWrap/>
            <w:vAlign w:val="bottom"/>
            <w:hideMark/>
          </w:tcPr>
          <w:p w14:paraId="795A92E1" w14:textId="77777777" w:rsidR="008A612B" w:rsidRPr="008A612B" w:rsidRDefault="008A612B" w:rsidP="008A612B">
            <w:pPr>
              <w:jc w:val="right"/>
              <w:rPr>
                <w:rFonts w:cs="Arial"/>
                <w:color w:val="000000"/>
                <w:szCs w:val="20"/>
                <w14:ligatures w14:val="none"/>
              </w:rPr>
            </w:pPr>
            <w:r w:rsidRPr="008A612B">
              <w:rPr>
                <w:rFonts w:cs="Arial"/>
                <w:color w:val="000000"/>
                <w:szCs w:val="20"/>
                <w14:ligatures w14:val="none"/>
              </w:rPr>
              <w:t>13.0 x</w:t>
            </w:r>
          </w:p>
        </w:tc>
      </w:tr>
      <w:tr w:rsidR="008A612B" w:rsidRPr="008A612B" w14:paraId="37DCE233" w14:textId="77777777" w:rsidTr="008A612B">
        <w:trPr>
          <w:trHeight w:val="255"/>
        </w:trPr>
        <w:tc>
          <w:tcPr>
            <w:tcW w:w="3416" w:type="dxa"/>
            <w:tcBorders>
              <w:top w:val="nil"/>
              <w:left w:val="nil"/>
              <w:bottom w:val="nil"/>
              <w:right w:val="nil"/>
            </w:tcBorders>
            <w:shd w:val="clear" w:color="auto" w:fill="auto"/>
            <w:noWrap/>
            <w:vAlign w:val="bottom"/>
            <w:hideMark/>
          </w:tcPr>
          <w:p w14:paraId="7FEEF8A3" w14:textId="77777777" w:rsidR="008A612B" w:rsidRPr="008A612B" w:rsidRDefault="008A612B" w:rsidP="008A612B">
            <w:pPr>
              <w:rPr>
                <w:rFonts w:cs="Arial"/>
                <w:color w:val="000000"/>
                <w:szCs w:val="20"/>
                <w14:ligatures w14:val="none"/>
              </w:rPr>
            </w:pPr>
            <w:r w:rsidRPr="008A612B">
              <w:rPr>
                <w:rFonts w:cs="Arial"/>
                <w:color w:val="000000"/>
                <w:szCs w:val="20"/>
                <w14:ligatures w14:val="none"/>
              </w:rPr>
              <w:t>Exit Value</w:t>
            </w:r>
          </w:p>
        </w:tc>
        <w:tc>
          <w:tcPr>
            <w:tcW w:w="2008" w:type="dxa"/>
            <w:tcBorders>
              <w:top w:val="nil"/>
              <w:left w:val="nil"/>
              <w:bottom w:val="nil"/>
              <w:right w:val="nil"/>
            </w:tcBorders>
            <w:shd w:val="clear" w:color="auto" w:fill="auto"/>
            <w:noWrap/>
            <w:vAlign w:val="bottom"/>
            <w:hideMark/>
          </w:tcPr>
          <w:p w14:paraId="0DC57F5A" w14:textId="77777777" w:rsidR="008A612B" w:rsidRPr="008A612B" w:rsidRDefault="008A612B" w:rsidP="008A612B">
            <w:pPr>
              <w:jc w:val="right"/>
              <w:rPr>
                <w:rFonts w:cs="Arial"/>
                <w:color w:val="000000"/>
                <w:szCs w:val="20"/>
                <w14:ligatures w14:val="none"/>
              </w:rPr>
            </w:pPr>
            <w:r w:rsidRPr="008A612B">
              <w:rPr>
                <w:rFonts w:cs="Arial"/>
                <w:color w:val="000000"/>
                <w:szCs w:val="20"/>
                <w14:ligatures w14:val="none"/>
              </w:rPr>
              <w:t xml:space="preserve">        75,000,000 </w:t>
            </w:r>
          </w:p>
        </w:tc>
        <w:tc>
          <w:tcPr>
            <w:tcW w:w="1689" w:type="dxa"/>
            <w:tcBorders>
              <w:top w:val="nil"/>
              <w:left w:val="nil"/>
              <w:bottom w:val="nil"/>
              <w:right w:val="nil"/>
            </w:tcBorders>
            <w:shd w:val="clear" w:color="auto" w:fill="auto"/>
            <w:noWrap/>
            <w:vAlign w:val="bottom"/>
            <w:hideMark/>
          </w:tcPr>
          <w:p w14:paraId="6CB3562A" w14:textId="77777777" w:rsidR="008A612B" w:rsidRPr="008A612B" w:rsidRDefault="008A612B" w:rsidP="008A612B">
            <w:pPr>
              <w:jc w:val="right"/>
              <w:rPr>
                <w:rFonts w:cs="Arial"/>
                <w:color w:val="000000"/>
                <w:szCs w:val="20"/>
                <w14:ligatures w14:val="none"/>
              </w:rPr>
            </w:pPr>
            <w:r w:rsidRPr="008A612B">
              <w:rPr>
                <w:rFonts w:cs="Arial"/>
                <w:color w:val="000000"/>
                <w:szCs w:val="20"/>
                <w14:ligatures w14:val="none"/>
              </w:rPr>
              <w:t xml:space="preserve">  200,000,000 </w:t>
            </w:r>
          </w:p>
        </w:tc>
        <w:tc>
          <w:tcPr>
            <w:tcW w:w="1689" w:type="dxa"/>
            <w:tcBorders>
              <w:top w:val="nil"/>
              <w:left w:val="nil"/>
              <w:bottom w:val="nil"/>
              <w:right w:val="nil"/>
            </w:tcBorders>
            <w:shd w:val="clear" w:color="auto" w:fill="auto"/>
            <w:noWrap/>
            <w:vAlign w:val="bottom"/>
            <w:hideMark/>
          </w:tcPr>
          <w:p w14:paraId="36FD8B7C" w14:textId="77777777" w:rsidR="008A612B" w:rsidRPr="008A612B" w:rsidRDefault="008A612B" w:rsidP="008A612B">
            <w:pPr>
              <w:jc w:val="right"/>
              <w:rPr>
                <w:rFonts w:cs="Arial"/>
                <w:color w:val="000000"/>
                <w:szCs w:val="20"/>
                <w14:ligatures w14:val="none"/>
              </w:rPr>
            </w:pPr>
            <w:r w:rsidRPr="008A612B">
              <w:rPr>
                <w:rFonts w:cs="Arial"/>
                <w:color w:val="000000"/>
                <w:szCs w:val="20"/>
                <w14:ligatures w14:val="none"/>
              </w:rPr>
              <w:t xml:space="preserve">  455,000,000 </w:t>
            </w:r>
          </w:p>
        </w:tc>
      </w:tr>
      <w:tr w:rsidR="008A612B" w:rsidRPr="008A612B" w14:paraId="08901EC2" w14:textId="77777777" w:rsidTr="008A612B">
        <w:trPr>
          <w:trHeight w:val="255"/>
        </w:trPr>
        <w:tc>
          <w:tcPr>
            <w:tcW w:w="3416" w:type="dxa"/>
            <w:tcBorders>
              <w:top w:val="nil"/>
              <w:left w:val="nil"/>
              <w:bottom w:val="nil"/>
              <w:right w:val="nil"/>
            </w:tcBorders>
            <w:shd w:val="clear" w:color="auto" w:fill="auto"/>
            <w:noWrap/>
            <w:vAlign w:val="bottom"/>
            <w:hideMark/>
          </w:tcPr>
          <w:p w14:paraId="2FDE8350" w14:textId="77777777" w:rsidR="008A612B" w:rsidRPr="008A612B" w:rsidRDefault="008A612B" w:rsidP="008A612B">
            <w:pPr>
              <w:rPr>
                <w:rFonts w:cs="Arial"/>
                <w:color w:val="000000"/>
                <w:szCs w:val="20"/>
                <w14:ligatures w14:val="none"/>
              </w:rPr>
            </w:pPr>
            <w:r w:rsidRPr="008A612B">
              <w:rPr>
                <w:rFonts w:cs="Arial"/>
                <w:color w:val="000000"/>
                <w:szCs w:val="20"/>
                <w14:ligatures w14:val="none"/>
              </w:rPr>
              <w:t>Stake value at exit</w:t>
            </w:r>
          </w:p>
        </w:tc>
        <w:tc>
          <w:tcPr>
            <w:tcW w:w="2008" w:type="dxa"/>
            <w:tcBorders>
              <w:top w:val="nil"/>
              <w:left w:val="nil"/>
              <w:bottom w:val="nil"/>
              <w:right w:val="nil"/>
            </w:tcBorders>
            <w:shd w:val="clear" w:color="auto" w:fill="auto"/>
            <w:noWrap/>
            <w:vAlign w:val="bottom"/>
            <w:hideMark/>
          </w:tcPr>
          <w:p w14:paraId="0660642A" w14:textId="77777777" w:rsidR="008A612B" w:rsidRPr="008A612B" w:rsidRDefault="008A612B" w:rsidP="008A612B">
            <w:pPr>
              <w:jc w:val="right"/>
              <w:rPr>
                <w:rFonts w:cs="Arial"/>
                <w:color w:val="000000"/>
                <w:szCs w:val="20"/>
                <w14:ligatures w14:val="none"/>
              </w:rPr>
            </w:pPr>
            <w:r w:rsidRPr="008A612B">
              <w:rPr>
                <w:rFonts w:cs="Arial"/>
                <w:color w:val="000000"/>
                <w:szCs w:val="20"/>
                <w14:ligatures w14:val="none"/>
              </w:rPr>
              <w:t xml:space="preserve">         4,500,000 </w:t>
            </w:r>
          </w:p>
        </w:tc>
        <w:tc>
          <w:tcPr>
            <w:tcW w:w="1689" w:type="dxa"/>
            <w:tcBorders>
              <w:top w:val="nil"/>
              <w:left w:val="nil"/>
              <w:bottom w:val="nil"/>
              <w:right w:val="nil"/>
            </w:tcBorders>
            <w:shd w:val="clear" w:color="auto" w:fill="auto"/>
            <w:noWrap/>
            <w:vAlign w:val="bottom"/>
            <w:hideMark/>
          </w:tcPr>
          <w:p w14:paraId="3AEF5967" w14:textId="77777777" w:rsidR="008A612B" w:rsidRPr="008A612B" w:rsidRDefault="008A612B" w:rsidP="008A612B">
            <w:pPr>
              <w:jc w:val="right"/>
              <w:rPr>
                <w:rFonts w:cs="Arial"/>
                <w:color w:val="000000"/>
                <w:szCs w:val="20"/>
                <w14:ligatures w14:val="none"/>
              </w:rPr>
            </w:pPr>
            <w:r w:rsidRPr="008A612B">
              <w:rPr>
                <w:rFonts w:cs="Arial"/>
                <w:color w:val="000000"/>
                <w:szCs w:val="20"/>
                <w14:ligatures w14:val="none"/>
              </w:rPr>
              <w:t xml:space="preserve">   16,000,000 </w:t>
            </w:r>
          </w:p>
        </w:tc>
        <w:tc>
          <w:tcPr>
            <w:tcW w:w="1689" w:type="dxa"/>
            <w:tcBorders>
              <w:top w:val="nil"/>
              <w:left w:val="nil"/>
              <w:bottom w:val="nil"/>
              <w:right w:val="nil"/>
            </w:tcBorders>
            <w:shd w:val="clear" w:color="auto" w:fill="auto"/>
            <w:noWrap/>
            <w:vAlign w:val="bottom"/>
            <w:hideMark/>
          </w:tcPr>
          <w:p w14:paraId="0B459C76" w14:textId="77777777" w:rsidR="008A612B" w:rsidRPr="008A612B" w:rsidRDefault="008A612B" w:rsidP="008A612B">
            <w:pPr>
              <w:jc w:val="right"/>
              <w:rPr>
                <w:rFonts w:cs="Arial"/>
                <w:color w:val="000000"/>
                <w:szCs w:val="20"/>
                <w14:ligatures w14:val="none"/>
              </w:rPr>
            </w:pPr>
            <w:r w:rsidRPr="008A612B">
              <w:rPr>
                <w:rFonts w:cs="Arial"/>
                <w:color w:val="000000"/>
                <w:szCs w:val="20"/>
                <w14:ligatures w14:val="none"/>
              </w:rPr>
              <w:t xml:space="preserve">   50,050,000 </w:t>
            </w:r>
          </w:p>
        </w:tc>
      </w:tr>
      <w:tr w:rsidR="008A612B" w:rsidRPr="008A612B" w14:paraId="1C8D18FD" w14:textId="77777777" w:rsidTr="008A612B">
        <w:trPr>
          <w:trHeight w:val="255"/>
        </w:trPr>
        <w:tc>
          <w:tcPr>
            <w:tcW w:w="3416" w:type="dxa"/>
            <w:tcBorders>
              <w:top w:val="nil"/>
              <w:left w:val="nil"/>
              <w:bottom w:val="nil"/>
              <w:right w:val="nil"/>
            </w:tcBorders>
            <w:shd w:val="clear" w:color="auto" w:fill="auto"/>
            <w:noWrap/>
            <w:vAlign w:val="bottom"/>
            <w:hideMark/>
          </w:tcPr>
          <w:p w14:paraId="1BF89B52" w14:textId="77777777" w:rsidR="008A612B" w:rsidRPr="008A612B" w:rsidRDefault="008A612B" w:rsidP="008A612B">
            <w:pPr>
              <w:rPr>
                <w:rFonts w:cs="Arial"/>
                <w:color w:val="000000"/>
                <w:szCs w:val="20"/>
                <w14:ligatures w14:val="none"/>
              </w:rPr>
            </w:pPr>
            <w:r w:rsidRPr="008A612B">
              <w:rPr>
                <w:rFonts w:cs="Arial"/>
                <w:color w:val="000000"/>
                <w:szCs w:val="20"/>
                <w14:ligatures w14:val="none"/>
              </w:rPr>
              <w:t>Projected MOIC</w:t>
            </w:r>
          </w:p>
        </w:tc>
        <w:tc>
          <w:tcPr>
            <w:tcW w:w="2008" w:type="dxa"/>
            <w:tcBorders>
              <w:top w:val="nil"/>
              <w:left w:val="nil"/>
              <w:bottom w:val="nil"/>
              <w:right w:val="nil"/>
            </w:tcBorders>
            <w:shd w:val="clear" w:color="auto" w:fill="auto"/>
            <w:noWrap/>
            <w:vAlign w:val="bottom"/>
            <w:hideMark/>
          </w:tcPr>
          <w:p w14:paraId="2B6B5E06" w14:textId="77777777" w:rsidR="008A612B" w:rsidRPr="008A612B" w:rsidRDefault="008A612B" w:rsidP="008A612B">
            <w:pPr>
              <w:jc w:val="right"/>
              <w:rPr>
                <w:rFonts w:cs="Arial"/>
                <w:color w:val="000000"/>
                <w:szCs w:val="20"/>
                <w14:ligatures w14:val="none"/>
              </w:rPr>
            </w:pPr>
            <w:r w:rsidRPr="008A612B">
              <w:rPr>
                <w:rFonts w:cs="Arial"/>
                <w:color w:val="000000"/>
                <w:szCs w:val="20"/>
                <w14:ligatures w14:val="none"/>
              </w:rPr>
              <w:t>2.3 x</w:t>
            </w:r>
          </w:p>
        </w:tc>
        <w:tc>
          <w:tcPr>
            <w:tcW w:w="1689" w:type="dxa"/>
            <w:tcBorders>
              <w:top w:val="nil"/>
              <w:left w:val="nil"/>
              <w:bottom w:val="nil"/>
              <w:right w:val="nil"/>
            </w:tcBorders>
            <w:shd w:val="clear" w:color="auto" w:fill="auto"/>
            <w:noWrap/>
            <w:vAlign w:val="bottom"/>
            <w:hideMark/>
          </w:tcPr>
          <w:p w14:paraId="5102DFB9" w14:textId="77777777" w:rsidR="008A612B" w:rsidRPr="008A612B" w:rsidRDefault="008A612B" w:rsidP="008A612B">
            <w:pPr>
              <w:jc w:val="right"/>
              <w:rPr>
                <w:rFonts w:cs="Arial"/>
                <w:color w:val="000000"/>
                <w:szCs w:val="20"/>
                <w14:ligatures w14:val="none"/>
              </w:rPr>
            </w:pPr>
            <w:r w:rsidRPr="008A612B">
              <w:rPr>
                <w:rFonts w:cs="Arial"/>
                <w:color w:val="000000"/>
                <w:szCs w:val="20"/>
                <w14:ligatures w14:val="none"/>
              </w:rPr>
              <w:t>8.0 x</w:t>
            </w:r>
          </w:p>
        </w:tc>
        <w:tc>
          <w:tcPr>
            <w:tcW w:w="1689" w:type="dxa"/>
            <w:tcBorders>
              <w:top w:val="nil"/>
              <w:left w:val="nil"/>
              <w:bottom w:val="nil"/>
              <w:right w:val="nil"/>
            </w:tcBorders>
            <w:shd w:val="clear" w:color="auto" w:fill="auto"/>
            <w:noWrap/>
            <w:vAlign w:val="bottom"/>
            <w:hideMark/>
          </w:tcPr>
          <w:p w14:paraId="764DAA59" w14:textId="77777777" w:rsidR="008A612B" w:rsidRPr="008A612B" w:rsidRDefault="008A612B" w:rsidP="008A612B">
            <w:pPr>
              <w:jc w:val="right"/>
              <w:rPr>
                <w:rFonts w:cs="Arial"/>
                <w:color w:val="000000"/>
                <w:szCs w:val="20"/>
                <w14:ligatures w14:val="none"/>
              </w:rPr>
            </w:pPr>
            <w:r w:rsidRPr="008A612B">
              <w:rPr>
                <w:rFonts w:cs="Arial"/>
                <w:color w:val="000000"/>
                <w:szCs w:val="20"/>
                <w14:ligatures w14:val="none"/>
              </w:rPr>
              <w:t>25.0 x</w:t>
            </w:r>
          </w:p>
        </w:tc>
      </w:tr>
    </w:tbl>
    <w:p w14:paraId="2BF45026" w14:textId="77777777" w:rsidR="008A612B" w:rsidRPr="008A612B" w:rsidRDefault="008A612B" w:rsidP="008A612B">
      <w:pPr>
        <w:rPr>
          <w:lang w:val="en-US"/>
        </w:rPr>
      </w:pPr>
    </w:p>
    <w:p w14:paraId="4BFDF386" w14:textId="77777777" w:rsidR="00865A07" w:rsidRDefault="00865A07">
      <w:pPr>
        <w:spacing w:after="160" w:line="278" w:lineRule="auto"/>
      </w:pPr>
      <w:r>
        <w:br w:type="page"/>
      </w:r>
    </w:p>
    <w:p w14:paraId="1156C396" w14:textId="539310F2" w:rsidR="00DC6CB1" w:rsidRPr="00865A07" w:rsidRDefault="00532A87" w:rsidP="00865A07">
      <w:pPr>
        <w:pStyle w:val="Heading1"/>
      </w:pPr>
      <w:bookmarkStart w:id="371" w:name="_Toc242456380"/>
      <w:r>
        <w:lastRenderedPageBreak/>
        <w:t xml:space="preserve">Seed Round Key </w:t>
      </w:r>
      <w:r w:rsidR="00E74799">
        <w:t>Risks</w:t>
      </w:r>
      <w:bookmarkEnd w:id="371"/>
    </w:p>
    <w:p w14:paraId="3BD04D3F" w14:textId="77777777" w:rsidR="003F3EC0" w:rsidRPr="003F3EC0" w:rsidRDefault="003F3EC0" w:rsidP="003F3EC0">
      <w:pPr>
        <w:pStyle w:val="Heading2"/>
        <w:rPr>
          <w:lang w:val="en-AU"/>
        </w:rPr>
      </w:pPr>
      <w:r w:rsidRPr="003F3EC0">
        <w:t>Conversion Risk from Stage 1 Trials</w:t>
      </w:r>
    </w:p>
    <w:p w14:paraId="41302B39" w14:textId="158B261D" w:rsidR="003F3EC0" w:rsidRDefault="003F3EC0" w:rsidP="003F3EC0">
      <w:pPr>
        <w:rPr>
          <w:rFonts w:eastAsiaTheme="majorEastAsia"/>
        </w:rPr>
      </w:pPr>
      <w:r w:rsidRPr="00457554">
        <w:rPr>
          <w:rFonts w:eastAsiaTheme="majorEastAsia"/>
        </w:rPr>
        <w:t>Polybee’s revenue pipeline relies heavily on the successful conversion of Stage 1 trials into longer-term Stage 2 contracts. At present, only three Stage 1 trials have been signed, with most other accounts still at the Stage 1 or “Discussions” phase. The forecasted annual run rate of US 2.1</w:t>
      </w:r>
      <w:r w:rsidR="00C407C9">
        <w:rPr>
          <w:rFonts w:eastAsiaTheme="majorEastAsia"/>
        </w:rPr>
        <w:t>m</w:t>
      </w:r>
      <w:r w:rsidRPr="00457554">
        <w:rPr>
          <w:rFonts w:eastAsiaTheme="majorEastAsia"/>
        </w:rPr>
        <w:t xml:space="preserve"> is contingent on high conversion rates. If the transition from Stage 1 to Stage 2 is slower or less frequent than anticipated, actual revenue in 2025–2026 could fall well short of projections. This means that the company’s near-term growth trajectory remains unproven.</w:t>
      </w:r>
    </w:p>
    <w:p w14:paraId="148CDCE9" w14:textId="77777777" w:rsidR="003F3EC0" w:rsidRPr="003F3EC0" w:rsidRDefault="003F3EC0" w:rsidP="003F3EC0">
      <w:pPr>
        <w:rPr>
          <w:rFonts w:eastAsiaTheme="majorEastAsia"/>
          <w:lang w:val="en-US"/>
        </w:rPr>
      </w:pPr>
    </w:p>
    <w:p w14:paraId="6FF71287" w14:textId="77777777" w:rsidR="003F3EC0" w:rsidRPr="003F3EC0" w:rsidRDefault="003F3EC0" w:rsidP="003F3EC0">
      <w:pPr>
        <w:pStyle w:val="Heading2"/>
      </w:pPr>
      <w:r w:rsidRPr="003F3EC0">
        <w:t>Cash Runway Risk</w:t>
      </w:r>
    </w:p>
    <w:p w14:paraId="748EC9AA" w14:textId="336C6753" w:rsidR="003F3EC0" w:rsidRDefault="003F3EC0" w:rsidP="003F3EC0">
      <w:pPr>
        <w:rPr>
          <w:rFonts w:eastAsiaTheme="majorEastAsia"/>
        </w:rPr>
      </w:pPr>
      <w:r w:rsidRPr="003F3EC0">
        <w:rPr>
          <w:rFonts w:eastAsiaTheme="majorEastAsia"/>
        </w:rPr>
        <w:t>Scaling the team before securing meaningful Stage 1-to-Stage 2 conversions could materially shorten Polybee’s cash runway. If the company increases hiring in line with its growth plan but fails to meet projected revenue milestones, it may need to raise additional capital earlier than planned. This could occur in a less favourable fundraising environment, leading to dilution or a constrained ability to execute on its strategy.</w:t>
      </w:r>
    </w:p>
    <w:p w14:paraId="1517BD34" w14:textId="77777777" w:rsidR="003F3EC0" w:rsidRPr="003F3EC0" w:rsidRDefault="003F3EC0" w:rsidP="003F3EC0">
      <w:pPr>
        <w:rPr>
          <w:rFonts w:eastAsiaTheme="majorEastAsia"/>
        </w:rPr>
      </w:pPr>
    </w:p>
    <w:p w14:paraId="24DB6C15" w14:textId="77777777" w:rsidR="003F3EC0" w:rsidRPr="003F3EC0" w:rsidRDefault="003F3EC0" w:rsidP="003F3EC0">
      <w:pPr>
        <w:pStyle w:val="Heading2"/>
      </w:pPr>
      <w:r w:rsidRPr="003F3EC0">
        <w:t>DJI Drone Dependency Risk</w:t>
      </w:r>
    </w:p>
    <w:p w14:paraId="10CE15B5" w14:textId="2CC70BB7" w:rsidR="002A6D5B" w:rsidRDefault="003F3EC0" w:rsidP="003F3EC0">
      <w:pPr>
        <w:rPr>
          <w:ins w:id="372" w:author="Alex Farrugia" w:date="2026-10-09T16:37:00Z" w16du:dateUtc="2026-10-09T07:07:00Z"/>
          <w:rFonts w:eastAsiaTheme="majorEastAsia"/>
        </w:rPr>
      </w:pPr>
      <w:r w:rsidRPr="003F3EC0">
        <w:rPr>
          <w:rFonts w:eastAsiaTheme="majorEastAsia"/>
        </w:rPr>
        <w:t>Polybee’s hardware offering depends on DJI drones for deployment. Any disruption to DJI’s supply chain, regulatory restrictions on DJI imports in key markets, or strategic changes by DJI that affect third-party integrations could delay deployments or increase costs. Given that DJI has faced geopolitical and regulatory scrutiny in some jurisdictions, such dependency could introduce operational and market-entry risks in certain regions.</w:t>
      </w:r>
    </w:p>
    <w:p w14:paraId="6B193236" w14:textId="77777777" w:rsidR="002A6D5B" w:rsidRDefault="002A6D5B">
      <w:pPr>
        <w:spacing w:after="160" w:line="278" w:lineRule="auto"/>
        <w:rPr>
          <w:ins w:id="373" w:author="Alex Farrugia" w:date="2026-10-09T16:37:00Z" w16du:dateUtc="2026-10-09T07:07:00Z"/>
          <w:rFonts w:eastAsiaTheme="majorEastAsia"/>
        </w:rPr>
      </w:pPr>
      <w:ins w:id="374" w:author="Alex Farrugia" w:date="2026-10-09T16:37:00Z" w16du:dateUtc="2026-10-09T07:07:00Z">
        <w:r>
          <w:rPr>
            <w:rFonts w:eastAsiaTheme="majorEastAsia"/>
          </w:rPr>
          <w:br w:type="page"/>
        </w:r>
      </w:ins>
    </w:p>
    <w:p w14:paraId="1C34B316" w14:textId="77777777" w:rsidR="003F3EC0" w:rsidRDefault="003F3EC0" w:rsidP="003F3EC0">
      <w:pPr>
        <w:rPr>
          <w:ins w:id="375" w:author="Alex Farrugia" w:date="2026-10-09T16:37:00Z" w16du:dateUtc="2026-10-09T07:07:00Z"/>
          <w:rFonts w:eastAsiaTheme="majorEastAsia"/>
        </w:rPr>
      </w:pPr>
    </w:p>
    <w:p w14:paraId="62F26988" w14:textId="77777777" w:rsidR="002A6D5B" w:rsidRDefault="002A6D5B" w:rsidP="003F3EC0">
      <w:pPr>
        <w:rPr>
          <w:ins w:id="376" w:author="Alex Farrugia" w:date="2026-10-09T16:37:00Z" w16du:dateUtc="2026-10-09T07:07:00Z"/>
          <w:rFonts w:eastAsiaTheme="majorEastAsia"/>
        </w:rPr>
      </w:pPr>
    </w:p>
    <w:p w14:paraId="4418A710" w14:textId="77777777" w:rsidR="002A6D5B" w:rsidRDefault="002A6D5B" w:rsidP="003F3EC0">
      <w:pPr>
        <w:rPr>
          <w:ins w:id="377" w:author="Alex Farrugia" w:date="2026-10-09T16:37:00Z" w16du:dateUtc="2026-10-09T07:07:00Z"/>
          <w:rFonts w:eastAsiaTheme="majorEastAsia"/>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53"/>
        <w:gridCol w:w="3543"/>
        <w:gridCol w:w="3514"/>
      </w:tblGrid>
      <w:tr w:rsidR="002A6D5B" w:rsidRPr="002A6D5B" w14:paraId="701A24A1" w14:textId="77777777" w:rsidTr="002A6D5B">
        <w:trPr>
          <w:trHeight w:val="300"/>
          <w:ins w:id="378" w:author="Alex Farrugia" w:date="2026-10-09T16:37:00Z" w16du:dateUtc="2026-10-09T07:07:00Z"/>
        </w:trPr>
        <w:tc>
          <w:tcPr>
            <w:tcW w:w="1980" w:type="dxa"/>
            <w:tcBorders>
              <w:top w:val="single" w:sz="6" w:space="0" w:color="BFBFBF"/>
              <w:left w:val="single" w:sz="6" w:space="0" w:color="BFBFBF"/>
              <w:bottom w:val="single" w:sz="6" w:space="0" w:color="BFBFBF"/>
              <w:right w:val="single" w:sz="6" w:space="0" w:color="BFBFBF"/>
            </w:tcBorders>
            <w:shd w:val="clear" w:color="auto" w:fill="1F3864"/>
            <w:vAlign w:val="center"/>
            <w:hideMark/>
          </w:tcPr>
          <w:p w14:paraId="79CDC9E6" w14:textId="77777777" w:rsidR="002A6D5B" w:rsidRPr="002A6D5B" w:rsidRDefault="002A6D5B" w:rsidP="002A6D5B">
            <w:pPr>
              <w:textAlignment w:val="baseline"/>
              <w:rPr>
                <w:ins w:id="379" w:author="Alex Farrugia" w:date="2026-10-09T16:37:00Z" w16du:dateUtc="2026-10-09T07:07:00Z"/>
                <w:rFonts w:ascii="Segoe UI" w:hAnsi="Segoe UI" w:cs="Segoe UI"/>
                <w:color w:val="F5F5F5"/>
                <w:sz w:val="18"/>
                <w:szCs w:val="18"/>
                <w14:ligatures w14:val="none"/>
              </w:rPr>
            </w:pPr>
            <w:ins w:id="380" w:author="Alex Farrugia" w:date="2026-10-09T16:37:00Z" w16du:dateUtc="2026-10-09T07:07:00Z">
              <w:r w:rsidRPr="002A6D5B">
                <w:rPr>
                  <w:rFonts w:ascii="Calibri" w:hAnsi="Calibri" w:cs="Calibri"/>
                  <w:b/>
                  <w:bCs/>
                  <w:color w:val="FFFFFF"/>
                  <w:szCs w:val="20"/>
                  <w14:ligatures w14:val="none"/>
                </w:rPr>
                <w:t>Risk</w:t>
              </w:r>
              <w:r w:rsidRPr="002A6D5B">
                <w:rPr>
                  <w:rFonts w:ascii="Calibri" w:hAnsi="Calibri" w:cs="Calibri"/>
                  <w:color w:val="FFFFFF"/>
                  <w:szCs w:val="20"/>
                  <w14:ligatures w14:val="none"/>
                </w:rPr>
                <w:t> </w:t>
              </w:r>
            </w:ins>
          </w:p>
        </w:tc>
        <w:tc>
          <w:tcPr>
            <w:tcW w:w="3675" w:type="dxa"/>
            <w:tcBorders>
              <w:top w:val="single" w:sz="6" w:space="0" w:color="BFBFBF"/>
              <w:left w:val="single" w:sz="6" w:space="0" w:color="BFBFBF"/>
              <w:bottom w:val="single" w:sz="6" w:space="0" w:color="BFBFBF"/>
              <w:right w:val="single" w:sz="6" w:space="0" w:color="BFBFBF"/>
            </w:tcBorders>
            <w:shd w:val="clear" w:color="auto" w:fill="1F3864"/>
            <w:vAlign w:val="center"/>
            <w:hideMark/>
          </w:tcPr>
          <w:p w14:paraId="66C7794F" w14:textId="77777777" w:rsidR="002A6D5B" w:rsidRPr="002A6D5B" w:rsidRDefault="002A6D5B" w:rsidP="002A6D5B">
            <w:pPr>
              <w:textAlignment w:val="baseline"/>
              <w:rPr>
                <w:ins w:id="381" w:author="Alex Farrugia" w:date="2026-10-09T16:37:00Z" w16du:dateUtc="2026-10-09T07:07:00Z"/>
                <w:rFonts w:ascii="Segoe UI" w:hAnsi="Segoe UI" w:cs="Segoe UI"/>
                <w:color w:val="F5F5F5"/>
                <w:sz w:val="18"/>
                <w:szCs w:val="18"/>
                <w14:ligatures w14:val="none"/>
              </w:rPr>
            </w:pPr>
            <w:ins w:id="382" w:author="Alex Farrugia" w:date="2026-10-09T16:37:00Z" w16du:dateUtc="2026-10-09T07:07:00Z">
              <w:r w:rsidRPr="002A6D5B">
                <w:rPr>
                  <w:rFonts w:ascii="Calibri" w:hAnsi="Calibri" w:cs="Calibri"/>
                  <w:b/>
                  <w:bCs/>
                  <w:color w:val="FFFFFF"/>
                  <w:szCs w:val="20"/>
                  <w14:ligatures w14:val="none"/>
                </w:rPr>
                <w:t>Description</w:t>
              </w:r>
              <w:r w:rsidRPr="002A6D5B">
                <w:rPr>
                  <w:rFonts w:ascii="Calibri" w:hAnsi="Calibri" w:cs="Calibri"/>
                  <w:color w:val="FFFFFF"/>
                  <w:szCs w:val="20"/>
                  <w14:ligatures w14:val="none"/>
                </w:rPr>
                <w:t> </w:t>
              </w:r>
            </w:ins>
          </w:p>
        </w:tc>
        <w:tc>
          <w:tcPr>
            <w:tcW w:w="3675" w:type="dxa"/>
            <w:tcBorders>
              <w:top w:val="single" w:sz="6" w:space="0" w:color="BFBFBF"/>
              <w:left w:val="single" w:sz="6" w:space="0" w:color="BFBFBF"/>
              <w:bottom w:val="single" w:sz="6" w:space="0" w:color="BFBFBF"/>
              <w:right w:val="single" w:sz="6" w:space="0" w:color="BFBFBF"/>
            </w:tcBorders>
            <w:shd w:val="clear" w:color="auto" w:fill="1F3864"/>
            <w:vAlign w:val="center"/>
            <w:hideMark/>
          </w:tcPr>
          <w:p w14:paraId="0D85B62D" w14:textId="77777777" w:rsidR="002A6D5B" w:rsidRPr="002A6D5B" w:rsidRDefault="002A6D5B" w:rsidP="002A6D5B">
            <w:pPr>
              <w:textAlignment w:val="baseline"/>
              <w:rPr>
                <w:ins w:id="383" w:author="Alex Farrugia" w:date="2026-10-09T16:37:00Z" w16du:dateUtc="2026-10-09T07:07:00Z"/>
                <w:rFonts w:ascii="Segoe UI" w:hAnsi="Segoe UI" w:cs="Segoe UI"/>
                <w:color w:val="F5F5F5"/>
                <w:sz w:val="18"/>
                <w:szCs w:val="18"/>
                <w14:ligatures w14:val="none"/>
              </w:rPr>
            </w:pPr>
            <w:ins w:id="384" w:author="Alex Farrugia" w:date="2026-10-09T16:37:00Z" w16du:dateUtc="2026-10-09T07:07:00Z">
              <w:r w:rsidRPr="002A6D5B">
                <w:rPr>
                  <w:rFonts w:ascii="Calibri" w:hAnsi="Calibri" w:cs="Calibri"/>
                  <w:b/>
                  <w:bCs/>
                  <w:color w:val="FFFFFF"/>
                  <w:szCs w:val="20"/>
                  <w14:ligatures w14:val="none"/>
                </w:rPr>
                <w:t>Mitigant / Comment</w:t>
              </w:r>
              <w:r w:rsidRPr="002A6D5B">
                <w:rPr>
                  <w:rFonts w:ascii="Calibri" w:hAnsi="Calibri" w:cs="Calibri"/>
                  <w:color w:val="FFFFFF"/>
                  <w:szCs w:val="20"/>
                  <w14:ligatures w14:val="none"/>
                </w:rPr>
                <w:t> </w:t>
              </w:r>
            </w:ins>
          </w:p>
        </w:tc>
      </w:tr>
      <w:tr w:rsidR="002A6D5B" w:rsidRPr="002A6D5B" w14:paraId="18E30025" w14:textId="77777777" w:rsidTr="002A6D5B">
        <w:trPr>
          <w:trHeight w:val="300"/>
          <w:ins w:id="385" w:author="Alex Farrugia" w:date="2026-10-09T16:37:00Z" w16du:dateUtc="2026-10-09T07:07:00Z"/>
        </w:trPr>
        <w:tc>
          <w:tcPr>
            <w:tcW w:w="1980" w:type="dxa"/>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74003BF3" w14:textId="77777777" w:rsidR="002A6D5B" w:rsidRPr="002A6D5B" w:rsidRDefault="002A6D5B" w:rsidP="002A6D5B">
            <w:pPr>
              <w:textAlignment w:val="baseline"/>
              <w:rPr>
                <w:ins w:id="386" w:author="Alex Farrugia" w:date="2026-10-09T16:37:00Z" w16du:dateUtc="2026-10-09T07:07:00Z"/>
                <w:rFonts w:ascii="Segoe UI" w:hAnsi="Segoe UI" w:cs="Segoe UI"/>
                <w:sz w:val="18"/>
                <w:szCs w:val="18"/>
                <w14:ligatures w14:val="none"/>
              </w:rPr>
            </w:pPr>
            <w:ins w:id="387" w:author="Alex Farrugia" w:date="2026-10-09T16:37:00Z" w16du:dateUtc="2026-10-09T07:07:00Z">
              <w:r w:rsidRPr="002A6D5B">
                <w:rPr>
                  <w:rFonts w:ascii="Calibri" w:hAnsi="Calibri" w:cs="Calibri"/>
                  <w:color w:val="000000"/>
                  <w:szCs w:val="20"/>
                  <w14:ligatures w14:val="none"/>
                </w:rPr>
                <w:t>Customer conversion </w:t>
              </w:r>
            </w:ins>
          </w:p>
        </w:tc>
        <w:tc>
          <w:tcPr>
            <w:tcW w:w="3675" w:type="dxa"/>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4808D44F" w14:textId="77777777" w:rsidR="002A6D5B" w:rsidRPr="002A6D5B" w:rsidRDefault="002A6D5B" w:rsidP="002A6D5B">
            <w:pPr>
              <w:textAlignment w:val="baseline"/>
              <w:rPr>
                <w:ins w:id="388" w:author="Alex Farrugia" w:date="2026-10-09T16:37:00Z" w16du:dateUtc="2026-10-09T07:07:00Z"/>
                <w:rFonts w:ascii="Segoe UI" w:hAnsi="Segoe UI" w:cs="Segoe UI"/>
                <w:sz w:val="18"/>
                <w:szCs w:val="18"/>
                <w14:ligatures w14:val="none"/>
              </w:rPr>
            </w:pPr>
            <w:ins w:id="389" w:author="Alex Farrugia" w:date="2026-10-09T16:37:00Z" w16du:dateUtc="2026-10-09T07:07:00Z">
              <w:r w:rsidRPr="002A6D5B">
                <w:rPr>
                  <w:rFonts w:ascii="Calibri" w:hAnsi="Calibri" w:cs="Calibri"/>
                  <w:color w:val="000000"/>
                  <w:szCs w:val="20"/>
                  <w14:ligatures w14:val="none"/>
                </w:rPr>
                <w:t>No binding mining-customer contract, LOI or EOI in place; enterprise/major-miner sales cycles are typically long </w:t>
              </w:r>
            </w:ins>
          </w:p>
        </w:tc>
        <w:tc>
          <w:tcPr>
            <w:tcW w:w="3675" w:type="dxa"/>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15C5BE6F" w14:textId="77777777" w:rsidR="002A6D5B" w:rsidRPr="002A6D5B" w:rsidRDefault="002A6D5B" w:rsidP="002A6D5B">
            <w:pPr>
              <w:textAlignment w:val="baseline"/>
              <w:rPr>
                <w:ins w:id="390" w:author="Alex Farrugia" w:date="2026-10-09T16:37:00Z" w16du:dateUtc="2026-10-09T07:07:00Z"/>
                <w:rFonts w:ascii="Segoe UI" w:hAnsi="Segoe UI" w:cs="Segoe UI"/>
                <w:sz w:val="18"/>
                <w:szCs w:val="18"/>
                <w14:ligatures w14:val="none"/>
              </w:rPr>
            </w:pPr>
            <w:ins w:id="391" w:author="Alex Farrugia" w:date="2026-10-09T16:37:00Z" w16du:dateUtc="2026-10-09T07:07:00Z">
              <w:r w:rsidRPr="002A6D5B">
                <w:rPr>
                  <w:rFonts w:ascii="Calibri" w:hAnsi="Calibri" w:cs="Calibri"/>
                  <w:color w:val="000000"/>
                  <w:szCs w:val="20"/>
                  <w14:ligatures w14:val="none"/>
                </w:rPr>
                <w:t>Detailed BHP trial proposal and informal Rio Tinto/South32 interest exist; recommend a signed pilot/LOI as a priority item </w:t>
              </w:r>
            </w:ins>
          </w:p>
        </w:tc>
      </w:tr>
      <w:tr w:rsidR="002A6D5B" w:rsidRPr="002A6D5B" w14:paraId="3D870DD8" w14:textId="77777777" w:rsidTr="002A6D5B">
        <w:trPr>
          <w:trHeight w:val="300"/>
          <w:ins w:id="392" w:author="Alex Farrugia" w:date="2026-10-09T16:37:00Z" w16du:dateUtc="2026-10-09T07:07:00Z"/>
        </w:trPr>
        <w:tc>
          <w:tcPr>
            <w:tcW w:w="1980" w:type="dxa"/>
            <w:tcBorders>
              <w:top w:val="single" w:sz="6" w:space="0" w:color="BFBFBF"/>
              <w:left w:val="single" w:sz="6" w:space="0" w:color="BFBFBF"/>
              <w:bottom w:val="single" w:sz="6" w:space="0" w:color="BFBFBF"/>
              <w:right w:val="single" w:sz="6" w:space="0" w:color="BFBFBF"/>
            </w:tcBorders>
            <w:shd w:val="clear" w:color="auto" w:fill="F2F2F2"/>
            <w:vAlign w:val="center"/>
            <w:hideMark/>
          </w:tcPr>
          <w:p w14:paraId="259DC8CB" w14:textId="77777777" w:rsidR="002A6D5B" w:rsidRPr="002A6D5B" w:rsidRDefault="002A6D5B" w:rsidP="002A6D5B">
            <w:pPr>
              <w:textAlignment w:val="baseline"/>
              <w:rPr>
                <w:ins w:id="393" w:author="Alex Farrugia" w:date="2026-10-09T16:37:00Z" w16du:dateUtc="2026-10-09T07:07:00Z"/>
                <w:rFonts w:ascii="Segoe UI" w:hAnsi="Segoe UI" w:cs="Segoe UI"/>
                <w:sz w:val="18"/>
                <w:szCs w:val="18"/>
                <w14:ligatures w14:val="none"/>
              </w:rPr>
            </w:pPr>
            <w:ins w:id="394" w:author="Alex Farrugia" w:date="2026-10-09T16:37:00Z" w16du:dateUtc="2026-10-09T07:07:00Z">
              <w:r w:rsidRPr="002A6D5B">
                <w:rPr>
                  <w:rFonts w:ascii="Calibri" w:hAnsi="Calibri" w:cs="Calibri"/>
                  <w:color w:val="000000"/>
                  <w:szCs w:val="20"/>
                  <w14:ligatures w14:val="none"/>
                </w:rPr>
                <w:t>Key-person concentration </w:t>
              </w:r>
            </w:ins>
          </w:p>
        </w:tc>
        <w:tc>
          <w:tcPr>
            <w:tcW w:w="3675" w:type="dxa"/>
            <w:tcBorders>
              <w:top w:val="single" w:sz="6" w:space="0" w:color="BFBFBF"/>
              <w:left w:val="single" w:sz="6" w:space="0" w:color="BFBFBF"/>
              <w:bottom w:val="single" w:sz="6" w:space="0" w:color="BFBFBF"/>
              <w:right w:val="single" w:sz="6" w:space="0" w:color="BFBFBF"/>
            </w:tcBorders>
            <w:shd w:val="clear" w:color="auto" w:fill="F2F2F2"/>
            <w:vAlign w:val="center"/>
            <w:hideMark/>
          </w:tcPr>
          <w:p w14:paraId="312CED10" w14:textId="77777777" w:rsidR="002A6D5B" w:rsidRPr="002A6D5B" w:rsidRDefault="002A6D5B" w:rsidP="002A6D5B">
            <w:pPr>
              <w:textAlignment w:val="baseline"/>
              <w:rPr>
                <w:ins w:id="395" w:author="Alex Farrugia" w:date="2026-10-09T16:37:00Z" w16du:dateUtc="2026-10-09T07:07:00Z"/>
                <w:rFonts w:ascii="Segoe UI" w:hAnsi="Segoe UI" w:cs="Segoe UI"/>
                <w:sz w:val="18"/>
                <w:szCs w:val="18"/>
                <w14:ligatures w14:val="none"/>
              </w:rPr>
            </w:pPr>
            <w:ins w:id="396" w:author="Alex Farrugia" w:date="2026-10-09T16:37:00Z" w16du:dateUtc="2026-10-09T07:07:00Z">
              <w:r w:rsidRPr="002A6D5B">
                <w:rPr>
                  <w:rFonts w:ascii="Calibri" w:hAnsi="Calibri" w:cs="Calibri"/>
                  <w:color w:val="000000"/>
                  <w:szCs w:val="20"/>
                  <w14:ligatures w14:val="none"/>
                </w:rPr>
                <w:t>Sole-director governance; founder is also completing a PhD and is central to both technical and commercial delivery </w:t>
              </w:r>
            </w:ins>
          </w:p>
        </w:tc>
        <w:tc>
          <w:tcPr>
            <w:tcW w:w="3675" w:type="dxa"/>
            <w:tcBorders>
              <w:top w:val="single" w:sz="6" w:space="0" w:color="BFBFBF"/>
              <w:left w:val="single" w:sz="6" w:space="0" w:color="BFBFBF"/>
              <w:bottom w:val="single" w:sz="6" w:space="0" w:color="BFBFBF"/>
              <w:right w:val="single" w:sz="6" w:space="0" w:color="BFBFBF"/>
            </w:tcBorders>
            <w:shd w:val="clear" w:color="auto" w:fill="F2F2F2"/>
            <w:vAlign w:val="center"/>
            <w:hideMark/>
          </w:tcPr>
          <w:p w14:paraId="238F4612" w14:textId="77777777" w:rsidR="002A6D5B" w:rsidRPr="002A6D5B" w:rsidRDefault="002A6D5B" w:rsidP="002A6D5B">
            <w:pPr>
              <w:textAlignment w:val="baseline"/>
              <w:rPr>
                <w:ins w:id="397" w:author="Alex Farrugia" w:date="2026-10-09T16:37:00Z" w16du:dateUtc="2026-10-09T07:07:00Z"/>
                <w:rFonts w:ascii="Segoe UI" w:hAnsi="Segoe UI" w:cs="Segoe UI"/>
                <w:sz w:val="18"/>
                <w:szCs w:val="18"/>
                <w14:ligatures w14:val="none"/>
              </w:rPr>
            </w:pPr>
            <w:ins w:id="398" w:author="Alex Farrugia" w:date="2026-10-09T16:37:00Z" w16du:dateUtc="2026-10-09T07:07:00Z">
              <w:r w:rsidRPr="002A6D5B">
                <w:rPr>
                  <w:rFonts w:ascii="Calibri" w:hAnsi="Calibri" w:cs="Calibri"/>
                  <w:color w:val="000000"/>
                  <w:szCs w:val="20"/>
                  <w14:ligatures w14:val="none"/>
                </w:rPr>
                <w:t>Planned BD/PM hires; recommend board seat(s), key-person provisions as deal terms </w:t>
              </w:r>
            </w:ins>
          </w:p>
        </w:tc>
      </w:tr>
      <w:tr w:rsidR="002A6D5B" w:rsidRPr="002A6D5B" w14:paraId="2A615800" w14:textId="77777777" w:rsidTr="002A6D5B">
        <w:trPr>
          <w:trHeight w:val="300"/>
          <w:ins w:id="399" w:author="Alex Farrugia" w:date="2026-10-09T16:37:00Z" w16du:dateUtc="2026-10-09T07:07:00Z"/>
        </w:trPr>
        <w:tc>
          <w:tcPr>
            <w:tcW w:w="1980" w:type="dxa"/>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2936DE1D" w14:textId="77777777" w:rsidR="002A6D5B" w:rsidRPr="002A6D5B" w:rsidRDefault="002A6D5B" w:rsidP="002A6D5B">
            <w:pPr>
              <w:textAlignment w:val="baseline"/>
              <w:rPr>
                <w:ins w:id="400" w:author="Alex Farrugia" w:date="2026-10-09T16:37:00Z" w16du:dateUtc="2026-10-09T07:07:00Z"/>
                <w:rFonts w:ascii="Segoe UI" w:hAnsi="Segoe UI" w:cs="Segoe UI"/>
                <w:sz w:val="18"/>
                <w:szCs w:val="18"/>
                <w14:ligatures w14:val="none"/>
              </w:rPr>
            </w:pPr>
            <w:ins w:id="401" w:author="Alex Farrugia" w:date="2026-10-09T16:37:00Z" w16du:dateUtc="2026-10-09T07:07:00Z">
              <w:r w:rsidRPr="002A6D5B">
                <w:rPr>
                  <w:rFonts w:ascii="Calibri" w:hAnsi="Calibri" w:cs="Calibri"/>
                  <w:color w:val="000000"/>
                  <w:szCs w:val="20"/>
                  <w14:ligatures w14:val="none"/>
                </w:rPr>
                <w:t>Market-sizing evidence </w:t>
              </w:r>
            </w:ins>
          </w:p>
        </w:tc>
        <w:tc>
          <w:tcPr>
            <w:tcW w:w="3675" w:type="dxa"/>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38F3BC94" w14:textId="77777777" w:rsidR="002A6D5B" w:rsidRPr="002A6D5B" w:rsidRDefault="002A6D5B" w:rsidP="002A6D5B">
            <w:pPr>
              <w:textAlignment w:val="baseline"/>
              <w:rPr>
                <w:ins w:id="402" w:author="Alex Farrugia" w:date="2026-10-09T16:37:00Z" w16du:dateUtc="2026-10-09T07:07:00Z"/>
                <w:rFonts w:ascii="Segoe UI" w:hAnsi="Segoe UI" w:cs="Segoe UI"/>
                <w:sz w:val="18"/>
                <w:szCs w:val="18"/>
                <w14:ligatures w14:val="none"/>
              </w:rPr>
            </w:pPr>
            <w:ins w:id="403" w:author="Alex Farrugia" w:date="2026-10-09T16:37:00Z" w16du:dateUtc="2026-10-09T07:07:00Z">
              <w:r w:rsidRPr="002A6D5B">
                <w:rPr>
                  <w:rFonts w:ascii="Calibri" w:hAnsi="Calibri" w:cs="Calibri"/>
                  <w:color w:val="000000"/>
                  <w:szCs w:val="20"/>
                  <w14:ligatures w14:val="none"/>
                </w:rPr>
                <w:t>The CSIRO mine-closure cost figure's time basis (annual vs 20-year) and the 15% soil-rehabilitation allocation are unverified/internal assumptions </w:t>
              </w:r>
            </w:ins>
          </w:p>
        </w:tc>
        <w:tc>
          <w:tcPr>
            <w:tcW w:w="3675" w:type="dxa"/>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79963C86" w14:textId="77777777" w:rsidR="002A6D5B" w:rsidRPr="002A6D5B" w:rsidRDefault="002A6D5B" w:rsidP="002A6D5B">
            <w:pPr>
              <w:textAlignment w:val="baseline"/>
              <w:rPr>
                <w:ins w:id="404" w:author="Alex Farrugia" w:date="2026-10-09T16:37:00Z" w16du:dateUtc="2026-10-09T07:07:00Z"/>
                <w:rFonts w:ascii="Segoe UI" w:hAnsi="Segoe UI" w:cs="Segoe UI"/>
                <w:sz w:val="18"/>
                <w:szCs w:val="18"/>
                <w14:ligatures w14:val="none"/>
              </w:rPr>
            </w:pPr>
            <w:ins w:id="405" w:author="Alex Farrugia" w:date="2026-10-09T16:37:00Z" w16du:dateUtc="2026-10-09T07:07:00Z">
              <w:r w:rsidRPr="002A6D5B">
                <w:rPr>
                  <w:rFonts w:ascii="Calibri" w:hAnsi="Calibri" w:cs="Calibri"/>
                  <w:color w:val="000000"/>
                  <w:szCs w:val="20"/>
                  <w14:ligatures w14:val="none"/>
                </w:rPr>
                <w:t>Independently verify primary CSIRO source </w:t>
              </w:r>
            </w:ins>
          </w:p>
        </w:tc>
      </w:tr>
      <w:tr w:rsidR="002A6D5B" w:rsidRPr="002A6D5B" w14:paraId="37E7B25C" w14:textId="77777777" w:rsidTr="002A6D5B">
        <w:trPr>
          <w:trHeight w:val="300"/>
          <w:ins w:id="406" w:author="Alex Farrugia" w:date="2026-10-09T16:37:00Z" w16du:dateUtc="2026-10-09T07:07:00Z"/>
        </w:trPr>
        <w:tc>
          <w:tcPr>
            <w:tcW w:w="1980" w:type="dxa"/>
            <w:tcBorders>
              <w:top w:val="single" w:sz="6" w:space="0" w:color="BFBFBF"/>
              <w:left w:val="single" w:sz="6" w:space="0" w:color="BFBFBF"/>
              <w:bottom w:val="single" w:sz="6" w:space="0" w:color="BFBFBF"/>
              <w:right w:val="single" w:sz="6" w:space="0" w:color="BFBFBF"/>
            </w:tcBorders>
            <w:shd w:val="clear" w:color="auto" w:fill="F2F2F2"/>
            <w:vAlign w:val="center"/>
            <w:hideMark/>
          </w:tcPr>
          <w:p w14:paraId="03833A67" w14:textId="77777777" w:rsidR="002A6D5B" w:rsidRPr="002A6D5B" w:rsidRDefault="002A6D5B" w:rsidP="002A6D5B">
            <w:pPr>
              <w:textAlignment w:val="baseline"/>
              <w:rPr>
                <w:ins w:id="407" w:author="Alex Farrugia" w:date="2026-10-09T16:37:00Z" w16du:dateUtc="2026-10-09T07:07:00Z"/>
                <w:rFonts w:ascii="Segoe UI" w:hAnsi="Segoe UI" w:cs="Segoe UI"/>
                <w:sz w:val="18"/>
                <w:szCs w:val="18"/>
                <w14:ligatures w14:val="none"/>
              </w:rPr>
            </w:pPr>
            <w:ins w:id="408" w:author="Alex Farrugia" w:date="2026-10-09T16:37:00Z" w16du:dateUtc="2026-10-09T07:07:00Z">
              <w:r w:rsidRPr="002A6D5B">
                <w:rPr>
                  <w:rFonts w:ascii="Calibri" w:hAnsi="Calibri" w:cs="Calibri"/>
                  <w:color w:val="000000"/>
                  <w:szCs w:val="20"/>
                  <w14:ligatures w14:val="none"/>
                </w:rPr>
                <w:t>Regulatory pathway </w:t>
              </w:r>
            </w:ins>
          </w:p>
        </w:tc>
        <w:tc>
          <w:tcPr>
            <w:tcW w:w="3675" w:type="dxa"/>
            <w:tcBorders>
              <w:top w:val="single" w:sz="6" w:space="0" w:color="BFBFBF"/>
              <w:left w:val="single" w:sz="6" w:space="0" w:color="BFBFBF"/>
              <w:bottom w:val="single" w:sz="6" w:space="0" w:color="BFBFBF"/>
              <w:right w:val="single" w:sz="6" w:space="0" w:color="BFBFBF"/>
            </w:tcBorders>
            <w:shd w:val="clear" w:color="auto" w:fill="F2F2F2"/>
            <w:vAlign w:val="center"/>
            <w:hideMark/>
          </w:tcPr>
          <w:p w14:paraId="5C6436EA" w14:textId="77777777" w:rsidR="002A6D5B" w:rsidRPr="002A6D5B" w:rsidRDefault="002A6D5B" w:rsidP="002A6D5B">
            <w:pPr>
              <w:textAlignment w:val="baseline"/>
              <w:rPr>
                <w:ins w:id="409" w:author="Alex Farrugia" w:date="2026-10-09T16:37:00Z" w16du:dateUtc="2026-10-09T07:07:00Z"/>
                <w:rFonts w:ascii="Segoe UI" w:hAnsi="Segoe UI" w:cs="Segoe UI"/>
                <w:sz w:val="18"/>
                <w:szCs w:val="18"/>
                <w14:ligatures w14:val="none"/>
              </w:rPr>
            </w:pPr>
            <w:ins w:id="410" w:author="Alex Farrugia" w:date="2026-10-09T16:37:00Z" w16du:dateUtc="2026-10-09T07:07:00Z">
              <w:r w:rsidRPr="002A6D5B">
                <w:rPr>
                  <w:rFonts w:ascii="Calibri" w:hAnsi="Calibri" w:cs="Calibri"/>
                  <w:color w:val="000000"/>
                  <w:szCs w:val="20"/>
                  <w14:ligatures w14:val="none"/>
                </w:rPr>
                <w:t>Soil-product registration (e.g. APVMA/state agriculture) and environmental approvals for cultivation and mine-site work are still being worked through; no approvals sighted </w:t>
              </w:r>
            </w:ins>
          </w:p>
        </w:tc>
        <w:tc>
          <w:tcPr>
            <w:tcW w:w="3675" w:type="dxa"/>
            <w:tcBorders>
              <w:top w:val="single" w:sz="6" w:space="0" w:color="BFBFBF"/>
              <w:left w:val="single" w:sz="6" w:space="0" w:color="BFBFBF"/>
              <w:bottom w:val="single" w:sz="6" w:space="0" w:color="BFBFBF"/>
              <w:right w:val="single" w:sz="6" w:space="0" w:color="BFBFBF"/>
            </w:tcBorders>
            <w:shd w:val="clear" w:color="auto" w:fill="F2F2F2"/>
            <w:vAlign w:val="center"/>
            <w:hideMark/>
          </w:tcPr>
          <w:p w14:paraId="0B9BA360" w14:textId="77777777" w:rsidR="002A6D5B" w:rsidRPr="002A6D5B" w:rsidRDefault="002A6D5B" w:rsidP="002A6D5B">
            <w:pPr>
              <w:textAlignment w:val="baseline"/>
              <w:rPr>
                <w:ins w:id="411" w:author="Alex Farrugia" w:date="2026-10-09T16:37:00Z" w16du:dateUtc="2026-10-09T07:07:00Z"/>
                <w:rFonts w:ascii="Segoe UI" w:hAnsi="Segoe UI" w:cs="Segoe UI"/>
                <w:sz w:val="18"/>
                <w:szCs w:val="18"/>
                <w14:ligatures w14:val="none"/>
              </w:rPr>
            </w:pPr>
            <w:ins w:id="412" w:author="Alex Farrugia" w:date="2026-10-09T16:37:00Z" w16du:dateUtc="2026-10-09T07:07:00Z">
              <w:r w:rsidRPr="002A6D5B">
                <w:rPr>
                  <w:rFonts w:ascii="Calibri" w:hAnsi="Calibri" w:cs="Calibri"/>
                  <w:color w:val="000000"/>
                  <w:szCs w:val="20"/>
                  <w14:ligatures w14:val="none"/>
                </w:rPr>
                <w:t>Map regulatory pathway and timeline as part of due diligence </w:t>
              </w:r>
            </w:ins>
          </w:p>
        </w:tc>
      </w:tr>
      <w:tr w:rsidR="002A6D5B" w:rsidRPr="002A6D5B" w14:paraId="1BE111E1" w14:textId="77777777" w:rsidTr="002A6D5B">
        <w:trPr>
          <w:trHeight w:val="300"/>
          <w:ins w:id="413" w:author="Alex Farrugia" w:date="2026-10-09T16:37:00Z" w16du:dateUtc="2026-10-09T07:07:00Z"/>
        </w:trPr>
        <w:tc>
          <w:tcPr>
            <w:tcW w:w="1980" w:type="dxa"/>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1B40A18D" w14:textId="77777777" w:rsidR="002A6D5B" w:rsidRPr="002A6D5B" w:rsidRDefault="002A6D5B" w:rsidP="002A6D5B">
            <w:pPr>
              <w:textAlignment w:val="baseline"/>
              <w:rPr>
                <w:ins w:id="414" w:author="Alex Farrugia" w:date="2026-10-09T16:37:00Z" w16du:dateUtc="2026-10-09T07:07:00Z"/>
                <w:rFonts w:ascii="Segoe UI" w:hAnsi="Segoe UI" w:cs="Segoe UI"/>
                <w:sz w:val="18"/>
                <w:szCs w:val="18"/>
                <w14:ligatures w14:val="none"/>
              </w:rPr>
            </w:pPr>
            <w:ins w:id="415" w:author="Alex Farrugia" w:date="2026-10-09T16:37:00Z" w16du:dateUtc="2026-10-09T07:07:00Z">
              <w:r w:rsidRPr="002A6D5B">
                <w:rPr>
                  <w:rFonts w:ascii="Calibri" w:hAnsi="Calibri" w:cs="Calibri"/>
                  <w:color w:val="000000"/>
                  <w:szCs w:val="20"/>
                  <w14:ligatures w14:val="none"/>
                </w:rPr>
                <w:t>Traditional Owner/community arrangements </w:t>
              </w:r>
            </w:ins>
          </w:p>
        </w:tc>
        <w:tc>
          <w:tcPr>
            <w:tcW w:w="3675" w:type="dxa"/>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198257B2" w14:textId="77777777" w:rsidR="002A6D5B" w:rsidRPr="002A6D5B" w:rsidRDefault="002A6D5B" w:rsidP="002A6D5B">
            <w:pPr>
              <w:textAlignment w:val="baseline"/>
              <w:rPr>
                <w:ins w:id="416" w:author="Alex Farrugia" w:date="2026-10-09T16:37:00Z" w16du:dateUtc="2026-10-09T07:07:00Z"/>
                <w:rFonts w:ascii="Segoe UI" w:hAnsi="Segoe UI" w:cs="Segoe UI"/>
                <w:sz w:val="18"/>
                <w:szCs w:val="18"/>
                <w14:ligatures w14:val="none"/>
              </w:rPr>
            </w:pPr>
            <w:ins w:id="417" w:author="Alex Farrugia" w:date="2026-10-09T16:37:00Z" w16du:dateUtc="2026-10-09T07:07:00Z">
              <w:r w:rsidRPr="002A6D5B">
                <w:rPr>
                  <w:rFonts w:ascii="Calibri" w:hAnsi="Calibri" w:cs="Calibri"/>
                  <w:color w:val="000000"/>
                  <w:szCs w:val="20"/>
                  <w14:ligatures w14:val="none"/>
                </w:rPr>
                <w:t xml:space="preserve">Flagship KLC MOU and SPV/benefit-sharing concept </w:t>
              </w:r>
              <w:proofErr w:type="gramStart"/>
              <w:r w:rsidRPr="002A6D5B">
                <w:rPr>
                  <w:rFonts w:ascii="Calibri" w:hAnsi="Calibri" w:cs="Calibri"/>
                  <w:color w:val="000000"/>
                  <w:szCs w:val="20"/>
                  <w14:ligatures w14:val="none"/>
                </w:rPr>
                <w:t>are</w:t>
              </w:r>
              <w:proofErr w:type="gramEnd"/>
              <w:r w:rsidRPr="002A6D5B">
                <w:rPr>
                  <w:rFonts w:ascii="Calibri" w:hAnsi="Calibri" w:cs="Calibri"/>
                  <w:color w:val="000000"/>
                  <w:szCs w:val="20"/>
                  <w14:ligatures w14:val="none"/>
                </w:rPr>
                <w:t xml:space="preserve"> non-binding/conceptual, notwithstanding their centrality to the Company's regional narrative </w:t>
              </w:r>
            </w:ins>
          </w:p>
        </w:tc>
        <w:tc>
          <w:tcPr>
            <w:tcW w:w="3675" w:type="dxa"/>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386B075B" w14:textId="77777777" w:rsidR="002A6D5B" w:rsidRPr="002A6D5B" w:rsidRDefault="002A6D5B" w:rsidP="002A6D5B">
            <w:pPr>
              <w:textAlignment w:val="baseline"/>
              <w:rPr>
                <w:ins w:id="418" w:author="Alex Farrugia" w:date="2026-10-09T16:37:00Z" w16du:dateUtc="2026-10-09T07:07:00Z"/>
                <w:rFonts w:ascii="Segoe UI" w:hAnsi="Segoe UI" w:cs="Segoe UI"/>
                <w:sz w:val="18"/>
                <w:szCs w:val="18"/>
                <w14:ligatures w14:val="none"/>
              </w:rPr>
            </w:pPr>
            <w:ins w:id="419" w:author="Alex Farrugia" w:date="2026-10-09T16:37:00Z" w16du:dateUtc="2026-10-09T07:07:00Z">
              <w:r w:rsidRPr="002A6D5B">
                <w:rPr>
                  <w:rFonts w:ascii="Calibri" w:hAnsi="Calibri" w:cs="Calibri"/>
                  <w:color w:val="000000"/>
                  <w:szCs w:val="20"/>
                  <w14:ligatures w14:val="none"/>
                </w:rPr>
                <w:t>See Section 12.5; consider requiring further formalisation as a condition of this round if this is material to the investment thesis </w:t>
              </w:r>
            </w:ins>
          </w:p>
        </w:tc>
      </w:tr>
      <w:tr w:rsidR="002A6D5B" w:rsidRPr="002A6D5B" w14:paraId="6A60AB0D" w14:textId="77777777" w:rsidTr="002A6D5B">
        <w:trPr>
          <w:trHeight w:val="300"/>
          <w:ins w:id="420" w:author="Alex Farrugia" w:date="2026-10-09T16:37:00Z" w16du:dateUtc="2026-10-09T07:07:00Z"/>
        </w:trPr>
        <w:tc>
          <w:tcPr>
            <w:tcW w:w="1980" w:type="dxa"/>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67EEBC51" w14:textId="77777777" w:rsidR="002A6D5B" w:rsidRPr="002A6D5B" w:rsidRDefault="002A6D5B" w:rsidP="002A6D5B">
            <w:pPr>
              <w:textAlignment w:val="baseline"/>
              <w:rPr>
                <w:ins w:id="421" w:author="Alex Farrugia" w:date="2026-10-09T16:37:00Z" w16du:dateUtc="2026-10-09T07:07:00Z"/>
                <w:rFonts w:ascii="Segoe UI" w:hAnsi="Segoe UI" w:cs="Segoe UI"/>
                <w:sz w:val="18"/>
                <w:szCs w:val="18"/>
                <w14:ligatures w14:val="none"/>
              </w:rPr>
            </w:pPr>
            <w:ins w:id="422" w:author="Alex Farrugia" w:date="2026-10-09T16:37:00Z" w16du:dateUtc="2026-10-09T07:07:00Z">
              <w:r w:rsidRPr="002A6D5B">
                <w:rPr>
                  <w:rFonts w:ascii="Calibri" w:hAnsi="Calibri" w:cs="Calibri"/>
                  <w:color w:val="000000"/>
                  <w:szCs w:val="20"/>
                  <w14:ligatures w14:val="none"/>
                </w:rPr>
                <w:t>Cost of operations </w:t>
              </w:r>
            </w:ins>
          </w:p>
        </w:tc>
        <w:tc>
          <w:tcPr>
            <w:tcW w:w="3675" w:type="dxa"/>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4CBB545B" w14:textId="77777777" w:rsidR="002A6D5B" w:rsidRPr="002A6D5B" w:rsidRDefault="002A6D5B" w:rsidP="002A6D5B">
            <w:pPr>
              <w:textAlignment w:val="baseline"/>
              <w:rPr>
                <w:ins w:id="423" w:author="Alex Farrugia" w:date="2026-10-09T16:37:00Z" w16du:dateUtc="2026-10-09T07:07:00Z"/>
                <w:rFonts w:ascii="Segoe UI" w:hAnsi="Segoe UI" w:cs="Segoe UI"/>
                <w:sz w:val="18"/>
                <w:szCs w:val="18"/>
                <w14:ligatures w14:val="none"/>
              </w:rPr>
            </w:pPr>
            <w:ins w:id="424" w:author="Alex Farrugia" w:date="2026-10-09T16:37:00Z" w16du:dateUtc="2026-10-09T07:07:00Z">
              <w:r w:rsidRPr="002A6D5B">
                <w:rPr>
                  <w:rFonts w:ascii="Calibri" w:hAnsi="Calibri" w:cs="Calibri"/>
                  <w:color w:val="000000"/>
                  <w:szCs w:val="20"/>
                  <w14:ligatures w14:val="none"/>
                </w:rPr>
                <w:t>The growth rate of native seaweed and associated processing doesn’t result in a viable profit margin. </w:t>
              </w:r>
            </w:ins>
          </w:p>
        </w:tc>
        <w:tc>
          <w:tcPr>
            <w:tcW w:w="3675" w:type="dxa"/>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499FF43C" w14:textId="77777777" w:rsidR="002A6D5B" w:rsidRPr="002A6D5B" w:rsidRDefault="002A6D5B" w:rsidP="002A6D5B">
            <w:pPr>
              <w:textAlignment w:val="baseline"/>
              <w:rPr>
                <w:ins w:id="425" w:author="Alex Farrugia" w:date="2026-10-09T16:37:00Z" w16du:dateUtc="2026-10-09T07:07:00Z"/>
                <w:rFonts w:ascii="Segoe UI" w:hAnsi="Segoe UI" w:cs="Segoe UI"/>
                <w:sz w:val="18"/>
                <w:szCs w:val="18"/>
                <w14:ligatures w14:val="none"/>
              </w:rPr>
            </w:pPr>
            <w:ins w:id="426" w:author="Alex Farrugia" w:date="2026-10-09T16:37:00Z" w16du:dateUtc="2026-10-09T07:07:00Z">
              <w:r w:rsidRPr="002A6D5B">
                <w:rPr>
                  <w:rFonts w:ascii="Calibri" w:hAnsi="Calibri" w:cs="Calibri"/>
                  <w:color w:val="000000"/>
                  <w:szCs w:val="20"/>
                  <w14:ligatures w14:val="none"/>
                </w:rPr>
                <w:t>Adaptable processing equipment allowing for changing markets and demand as well as a focus on establishing local supply chains for sustainable revenue generation </w:t>
              </w:r>
            </w:ins>
          </w:p>
        </w:tc>
      </w:tr>
    </w:tbl>
    <w:p w14:paraId="7BE79C32" w14:textId="77777777" w:rsidR="002A6D5B" w:rsidRDefault="002A6D5B" w:rsidP="003F3EC0">
      <w:pPr>
        <w:rPr>
          <w:ins w:id="427" w:author="Alex Farrugia" w:date="2026-10-09T16:39:00Z" w16du:dateUtc="2026-10-09T07:09:00Z"/>
          <w:rFonts w:eastAsiaTheme="majorEastAsia"/>
        </w:rPr>
      </w:pPr>
    </w:p>
    <w:p w14:paraId="05BE9C0B" w14:textId="25CCC0B1" w:rsidR="002A6D5B" w:rsidRDefault="002A6D5B" w:rsidP="002A6D5B">
      <w:pPr>
        <w:pStyle w:val="Caption"/>
        <w:jc w:val="center"/>
        <w:rPr>
          <w:ins w:id="428" w:author="Alex Farrugia" w:date="2026-10-09T16:37:00Z" w16du:dateUtc="2026-10-09T07:07:00Z"/>
          <w:rFonts w:eastAsiaTheme="majorEastAsia"/>
        </w:rPr>
        <w:pPrChange w:id="429" w:author="Alex Farrugia" w:date="2026-10-09T16:40:00Z" w16du:dateUtc="2026-10-09T07:10:00Z">
          <w:pPr/>
        </w:pPrChange>
      </w:pPr>
      <w:bookmarkStart w:id="430" w:name="_Toc242456490"/>
      <w:ins w:id="431" w:author="Alex Farrugia" w:date="2026-10-09T16:40:00Z" w16du:dateUtc="2026-10-09T07:10:00Z">
        <w:r>
          <w:t xml:space="preserve">Table </w:t>
        </w:r>
        <w:r>
          <w:fldChar w:fldCharType="begin"/>
        </w:r>
        <w:r>
          <w:instrText xml:space="preserve"> SEQ Table \* ARABIC </w:instrText>
        </w:r>
      </w:ins>
      <w:r>
        <w:fldChar w:fldCharType="separate"/>
      </w:r>
      <w:ins w:id="432" w:author="Alex Farrugia" w:date="2026-10-09T16:40:00Z" w16du:dateUtc="2026-10-09T07:10:00Z">
        <w:r>
          <w:rPr>
            <w:noProof/>
          </w:rPr>
          <w:t>1</w:t>
        </w:r>
        <w:r>
          <w:fldChar w:fldCharType="end"/>
        </w:r>
        <w:r>
          <w:t>: Key Risks</w:t>
        </w:r>
      </w:ins>
      <w:bookmarkEnd w:id="430"/>
    </w:p>
    <w:p w14:paraId="01E8E159" w14:textId="77777777" w:rsidR="002A6D5B" w:rsidRPr="003F3EC0" w:rsidRDefault="002A6D5B" w:rsidP="003F3EC0">
      <w:pPr>
        <w:rPr>
          <w:rFonts w:eastAsiaTheme="majorEastAsia"/>
        </w:rPr>
      </w:pPr>
    </w:p>
    <w:p w14:paraId="28668450" w14:textId="77777777" w:rsidR="003F3EC0" w:rsidRDefault="003F3EC0" w:rsidP="003F3EC0">
      <w:pPr>
        <w:rPr>
          <w:rStyle w:val="Heading1Char"/>
        </w:rPr>
      </w:pPr>
      <w:r>
        <w:rPr>
          <w:rStyle w:val="Heading1Char"/>
        </w:rPr>
        <w:br w:type="page"/>
      </w:r>
    </w:p>
    <w:p w14:paraId="57253E88" w14:textId="42178F61" w:rsidR="003F3EC0" w:rsidRDefault="0099048E" w:rsidP="004E52F4">
      <w:pPr>
        <w:rPr>
          <w:rStyle w:val="Heading1Char"/>
        </w:rPr>
      </w:pPr>
      <w:bookmarkStart w:id="433" w:name="_Toc242456381"/>
      <w:r>
        <w:rPr>
          <w:rStyle w:val="Heading1Char"/>
        </w:rPr>
        <w:lastRenderedPageBreak/>
        <w:t>Seed</w:t>
      </w:r>
      <w:r w:rsidR="003D6FD5" w:rsidRPr="006B4DA3">
        <w:rPr>
          <w:rStyle w:val="Heading1Char"/>
        </w:rPr>
        <w:t xml:space="preserve"> Round</w:t>
      </w:r>
      <w:r w:rsidR="001B3C27">
        <w:rPr>
          <w:rStyle w:val="Heading1Char"/>
        </w:rPr>
        <w:t xml:space="preserve"> Use of Funds</w:t>
      </w:r>
      <w:bookmarkEnd w:id="433"/>
    </w:p>
    <w:p w14:paraId="75BC5759" w14:textId="542F7D16" w:rsidR="00C558C5" w:rsidDel="002A6D5B" w:rsidRDefault="00C558C5" w:rsidP="001B3C27">
      <w:pPr>
        <w:rPr>
          <w:del w:id="434" w:author="Alex Farrugia" w:date="2026-10-09T16:36:00Z" w16du:dateUtc="2026-10-09T07:06:00Z"/>
          <w:rStyle w:val="Heading1Char"/>
          <w:sz w:val="28"/>
          <w:szCs w:val="32"/>
        </w:rPr>
      </w:pPr>
    </w:p>
    <w:p w14:paraId="4D880DBD" w14:textId="3CDEA7B5" w:rsidR="00E17A40" w:rsidRPr="00E17A40" w:rsidDel="002A6D5B" w:rsidRDefault="00E17A40" w:rsidP="00E17A40">
      <w:pPr>
        <w:rPr>
          <w:del w:id="435" w:author="Alex Farrugia" w:date="2026-10-09T16:36:00Z" w16du:dateUtc="2026-10-09T07:06:00Z"/>
        </w:rPr>
      </w:pPr>
    </w:p>
    <w:p w14:paraId="3B7BC257" w14:textId="2D4246D0" w:rsidR="00E17A40" w:rsidDel="002A6D5B" w:rsidRDefault="00E17A40" w:rsidP="00E17A40">
      <w:pPr>
        <w:rPr>
          <w:del w:id="436" w:author="Alex Farrugia" w:date="2026-10-09T16:36:00Z" w16du:dateUtc="2026-10-09T07:06:00Z"/>
        </w:rPr>
      </w:pPr>
      <w:del w:id="437" w:author="Alex Farrugia" w:date="2026-10-09T16:36:00Z" w16du:dateUtc="2026-10-09T07:06:00Z">
        <w:r w:rsidDel="002A6D5B">
          <w:delText>The company has set out four clear milestones to be achieved with the proceeds of this seed round.</w:delText>
        </w:r>
      </w:del>
    </w:p>
    <w:p w14:paraId="1D7D8958" w14:textId="62A37114" w:rsidR="00E17A40" w:rsidDel="002A6D5B" w:rsidRDefault="00E17A40" w:rsidP="00E17A40">
      <w:pPr>
        <w:rPr>
          <w:del w:id="438" w:author="Alex Farrugia" w:date="2026-10-09T16:36:00Z" w16du:dateUtc="2026-10-09T07:06:00Z"/>
        </w:rPr>
      </w:pPr>
    </w:p>
    <w:p w14:paraId="198EAC19" w14:textId="7F474973" w:rsidR="00E17A40" w:rsidDel="002A6D5B" w:rsidRDefault="00E17A40" w:rsidP="00E17A40">
      <w:pPr>
        <w:rPr>
          <w:del w:id="439" w:author="Alex Farrugia" w:date="2026-10-09T16:36:00Z" w16du:dateUtc="2026-10-09T07:06:00Z"/>
        </w:rPr>
      </w:pPr>
      <w:del w:id="440" w:author="Alex Farrugia" w:date="2026-10-09T16:36:00Z" w16du:dateUtc="2026-10-09T07:06:00Z">
        <w:r w:rsidRPr="00E17A40" w:rsidDel="002A6D5B">
          <w:rPr>
            <w:rStyle w:val="Heading3Char"/>
          </w:rPr>
          <w:delText xml:space="preserve">Revenue Growth to </w:delText>
        </w:r>
        <w:r w:rsidR="00A82E6A" w:rsidDel="002A6D5B">
          <w:rPr>
            <w:rStyle w:val="Heading3Char"/>
          </w:rPr>
          <w:delText xml:space="preserve">US </w:delText>
        </w:r>
        <w:r w:rsidRPr="00E17A40" w:rsidDel="002A6D5B">
          <w:rPr>
            <w:rStyle w:val="Heading3Char"/>
          </w:rPr>
          <w:delText>2</w:delText>
        </w:r>
        <w:r w:rsidR="00A82E6A" w:rsidDel="002A6D5B">
          <w:rPr>
            <w:rStyle w:val="Heading3Char"/>
          </w:rPr>
          <w:delText>m</w:delText>
        </w:r>
        <w:r w:rsidRPr="00E17A40" w:rsidDel="002A6D5B">
          <w:rPr>
            <w:rStyle w:val="Heading3Char"/>
          </w:rPr>
          <w:delText xml:space="preserve"> ARR</w:delText>
        </w:r>
        <w:r w:rsidDel="002A6D5B">
          <w:br/>
        </w:r>
      </w:del>
    </w:p>
    <w:p w14:paraId="15DB6923" w14:textId="79C6FF1B" w:rsidR="00E17A40" w:rsidDel="002A6D5B" w:rsidRDefault="00E17A40" w:rsidP="00E17A40">
      <w:pPr>
        <w:rPr>
          <w:del w:id="441" w:author="Alex Farrugia" w:date="2026-10-09T16:36:00Z" w16du:dateUtc="2026-10-09T07:06:00Z"/>
        </w:rPr>
      </w:pPr>
      <w:del w:id="442" w:author="Alex Farrugia" w:date="2026-10-09T16:36:00Z" w16du:dateUtc="2026-10-09T07:06:00Z">
        <w:r w:rsidDel="002A6D5B">
          <w:delText xml:space="preserve">The immediate commercial goal is to reach </w:delText>
        </w:r>
        <w:r w:rsidR="00A82E6A" w:rsidDel="002A6D5B">
          <w:delText xml:space="preserve">US </w:delText>
        </w:r>
        <w:r w:rsidDel="002A6D5B">
          <w:delText>2</w:delText>
        </w:r>
        <w:r w:rsidR="00A82E6A" w:rsidDel="002A6D5B">
          <w:delText>m</w:delText>
        </w:r>
        <w:r w:rsidDel="002A6D5B">
          <w:delText xml:space="preserve"> ARR within 12 months. This will be achieved by scaling current customers from small-scale pilots to full-farm deployments. The company already has commitments from major accounts and a </w:delText>
        </w:r>
        <w:r w:rsidR="00A82E6A" w:rsidDel="002A6D5B">
          <w:delText xml:space="preserve">US </w:delText>
        </w:r>
        <w:r w:rsidDel="002A6D5B">
          <w:delText>4m pipeline identified. The funds will be used to build out engineering capacity, ensuring their software platform can process high volumes of image data, deliver AI insights reliably, and incorporate customer feedback.</w:delText>
        </w:r>
      </w:del>
    </w:p>
    <w:p w14:paraId="63C4CFBD" w14:textId="6235B454" w:rsidR="00E17A40" w:rsidDel="002A6D5B" w:rsidRDefault="00E17A40" w:rsidP="00E17A40">
      <w:pPr>
        <w:rPr>
          <w:del w:id="443" w:author="Alex Farrugia" w:date="2026-10-09T16:36:00Z" w16du:dateUtc="2026-10-09T07:06:00Z"/>
        </w:rPr>
      </w:pPr>
    </w:p>
    <w:p w14:paraId="1B2E13F1" w14:textId="5C2410D6" w:rsidR="00E17A40" w:rsidDel="002A6D5B" w:rsidRDefault="00E17A40" w:rsidP="00E17A40">
      <w:pPr>
        <w:rPr>
          <w:del w:id="444" w:author="Alex Farrugia" w:date="2026-10-09T16:36:00Z" w16du:dateUtc="2026-10-09T07:06:00Z"/>
        </w:rPr>
      </w:pPr>
      <w:del w:id="445" w:author="Alex Farrugia" w:date="2026-10-09T16:36:00Z" w16du:dateUtc="2026-10-09T07:06:00Z">
        <w:r w:rsidRPr="00E17A40" w:rsidDel="002A6D5B">
          <w:rPr>
            <w:rStyle w:val="Heading3Char"/>
          </w:rPr>
          <w:delText>Ensuring 100% Customer Retention</w:delText>
        </w:r>
        <w:r w:rsidDel="002A6D5B">
          <w:br/>
        </w:r>
      </w:del>
    </w:p>
    <w:p w14:paraId="1D5D1BEA" w14:textId="0E3D6BE1" w:rsidR="00E17A40" w:rsidDel="002A6D5B" w:rsidRDefault="00E17A40" w:rsidP="00E17A40">
      <w:pPr>
        <w:rPr>
          <w:del w:id="446" w:author="Alex Farrugia" w:date="2026-10-09T16:36:00Z" w16du:dateUtc="2026-10-09T07:06:00Z"/>
        </w:rPr>
      </w:pPr>
      <w:del w:id="447" w:author="Alex Farrugia" w:date="2026-10-09T16:36:00Z" w16du:dateUtc="2026-10-09T07:06:00Z">
        <w:r w:rsidDel="002A6D5B">
          <w:delText>Retention is a core focus. The company will strengthen its customer success function with hires in key hubs such as Victoria and California. This will ensure smooth onboarding and verifiable ROI for their largest customers, including Perfection Fresh, Harvest Moon, and T&amp;A Produce. Maintaining these anchor accounts will be critical to validating the product and underpinning revenue growth.</w:delText>
        </w:r>
      </w:del>
    </w:p>
    <w:p w14:paraId="7410CB8F" w14:textId="65606064" w:rsidR="00E17A40" w:rsidDel="002A6D5B" w:rsidRDefault="00E17A40" w:rsidP="00E17A40">
      <w:pPr>
        <w:rPr>
          <w:del w:id="448" w:author="Alex Farrugia" w:date="2026-10-09T16:36:00Z" w16du:dateUtc="2026-10-09T07:06:00Z"/>
        </w:rPr>
      </w:pPr>
    </w:p>
    <w:p w14:paraId="466AAF07" w14:textId="1A9B62B2" w:rsidR="00E17A40" w:rsidDel="002A6D5B" w:rsidRDefault="00E17A40" w:rsidP="00E17A40">
      <w:pPr>
        <w:rPr>
          <w:del w:id="449" w:author="Alex Farrugia" w:date="2026-10-09T16:36:00Z" w16du:dateUtc="2026-10-09T07:06:00Z"/>
        </w:rPr>
      </w:pPr>
      <w:del w:id="450" w:author="Alex Farrugia" w:date="2026-10-09T16:36:00Z" w16du:dateUtc="2026-10-09T07:06:00Z">
        <w:r w:rsidRPr="00E17A40" w:rsidDel="002A6D5B">
          <w:rPr>
            <w:rStyle w:val="Heading3Char"/>
          </w:rPr>
          <w:delText>Product Expansion into New Crops</w:delText>
        </w:r>
        <w:r w:rsidDel="002A6D5B">
          <w:br/>
        </w:r>
      </w:del>
    </w:p>
    <w:p w14:paraId="18049C54" w14:textId="0CA06A3C" w:rsidR="00E17A40" w:rsidDel="002A6D5B" w:rsidRDefault="00E17A40" w:rsidP="00E17A40">
      <w:pPr>
        <w:rPr>
          <w:del w:id="451" w:author="Alex Farrugia" w:date="2026-10-09T16:36:00Z" w16du:dateUtc="2026-10-09T07:06:00Z"/>
        </w:rPr>
      </w:pPr>
      <w:del w:id="452" w:author="Alex Farrugia" w:date="2026-10-09T16:36:00Z" w16du:dateUtc="2026-10-09T07:06:00Z">
        <w:r w:rsidDel="002A6D5B">
          <w:delText>Beyond their current focus crops, the team plans to extend their platform to at least three additional crops, starting with lettuce and blueberry. The underlying AI and computer vision systems already support this, requiring only limited adjustments. Expansion will broaden the addressable market and increase customer stickiness.</w:delText>
        </w:r>
      </w:del>
    </w:p>
    <w:p w14:paraId="4A65592A" w14:textId="01182557" w:rsidR="00E17A40" w:rsidDel="002A6D5B" w:rsidRDefault="00E17A40" w:rsidP="00E17A40">
      <w:pPr>
        <w:rPr>
          <w:del w:id="453" w:author="Alex Farrugia" w:date="2026-10-09T16:36:00Z" w16du:dateUtc="2026-10-09T07:06:00Z"/>
        </w:rPr>
      </w:pPr>
    </w:p>
    <w:p w14:paraId="1FC9392D" w14:textId="4AEAB677" w:rsidR="00E17A40" w:rsidDel="002A6D5B" w:rsidRDefault="00E17A40" w:rsidP="00E17A40">
      <w:pPr>
        <w:rPr>
          <w:del w:id="454" w:author="Alex Farrugia" w:date="2026-10-09T16:36:00Z" w16du:dateUtc="2026-10-09T07:06:00Z"/>
        </w:rPr>
      </w:pPr>
      <w:del w:id="455" w:author="Alex Farrugia" w:date="2026-10-09T16:36:00Z" w16du:dateUtc="2026-10-09T07:06:00Z">
        <w:r w:rsidRPr="00E17A40" w:rsidDel="002A6D5B">
          <w:rPr>
            <w:rStyle w:val="Heading3Char"/>
          </w:rPr>
          <w:delText xml:space="preserve">Pipeline Expansion to </w:delText>
        </w:r>
        <w:r w:rsidR="00A82E6A" w:rsidDel="002A6D5B">
          <w:rPr>
            <w:rStyle w:val="Heading3Char"/>
          </w:rPr>
          <w:delText xml:space="preserve">US </w:delText>
        </w:r>
        <w:r w:rsidRPr="00E17A40" w:rsidDel="002A6D5B">
          <w:rPr>
            <w:rStyle w:val="Heading3Char"/>
          </w:rPr>
          <w:delText>10M+</w:delText>
        </w:r>
        <w:r w:rsidDel="002A6D5B">
          <w:br/>
        </w:r>
      </w:del>
    </w:p>
    <w:p w14:paraId="71573130" w14:textId="5B82A380" w:rsidR="006973A7" w:rsidDel="002A6D5B" w:rsidRDefault="00E17A40" w:rsidP="00E17A40">
      <w:pPr>
        <w:rPr>
          <w:del w:id="456" w:author="Alex Farrugia" w:date="2026-10-09T16:36:00Z" w16du:dateUtc="2026-10-09T07:06:00Z"/>
        </w:rPr>
      </w:pPr>
      <w:del w:id="457" w:author="Alex Farrugia" w:date="2026-10-09T16:36:00Z" w16du:dateUtc="2026-10-09T07:06:00Z">
        <w:r w:rsidDel="002A6D5B">
          <w:delText xml:space="preserve">Finally, the company aims to grow its pipeline from </w:delText>
        </w:r>
        <w:r w:rsidR="00A82E6A" w:rsidDel="002A6D5B">
          <w:delText xml:space="preserve">US </w:delText>
        </w:r>
        <w:r w:rsidDel="002A6D5B">
          <w:delText xml:space="preserve">4m to over </w:delText>
        </w:r>
        <w:r w:rsidR="00A82E6A" w:rsidDel="002A6D5B">
          <w:delText xml:space="preserve">US </w:delText>
        </w:r>
        <w:r w:rsidDel="002A6D5B">
          <w:delText>10m. This will involve deeper penetration in existing markets and early entry into Europe and LATAM, where qualified leads already exist. The company will invest in marketing campaigns, trade shows, case studies, and regional sales hires to secure marquee accounts and position itself strongly for a Series A raise.</w:delText>
        </w:r>
      </w:del>
    </w:p>
    <w:p w14:paraId="7D0A2CCE" w14:textId="3DC73E24" w:rsidR="001B3C27" w:rsidRPr="006973A7" w:rsidDel="002A6D5B" w:rsidRDefault="001B3C27" w:rsidP="00E17A40">
      <w:pPr>
        <w:rPr>
          <w:del w:id="458" w:author="Alex Farrugia" w:date="2026-10-09T16:36:00Z" w16du:dateUtc="2026-10-09T07:06:00Z"/>
          <w:rStyle w:val="Heading1Char"/>
          <w:rFonts w:eastAsia="Times New Roman" w:cs="Times New Roman"/>
          <w:sz w:val="20"/>
          <w:szCs w:val="24"/>
          <w:lang w:val="en-AU"/>
        </w:rPr>
      </w:pPr>
    </w:p>
    <w:p w14:paraId="40AF4EF3" w14:textId="018AE4F0" w:rsidR="006973A7" w:rsidDel="002A6D5B" w:rsidRDefault="006973A7" w:rsidP="001B3C27">
      <w:pPr>
        <w:rPr>
          <w:del w:id="459" w:author="Alex Farrugia" w:date="2026-10-09T16:36:00Z" w16du:dateUtc="2026-10-09T07:06:00Z"/>
          <w:rStyle w:val="Heading3Char"/>
          <w:szCs w:val="20"/>
        </w:rPr>
      </w:pPr>
      <w:del w:id="460" w:author="Alex Farrugia" w:date="2026-10-09T16:36:00Z" w16du:dateUtc="2026-10-09T07:06:00Z">
        <w:r w:rsidDel="002A6D5B">
          <w:rPr>
            <w:rStyle w:val="Heading3Char"/>
            <w:szCs w:val="20"/>
          </w:rPr>
          <w:delText>New Hires</w:delText>
        </w:r>
      </w:del>
    </w:p>
    <w:p w14:paraId="0E6115C0" w14:textId="7F135981" w:rsidR="006973A7" w:rsidRPr="006973A7" w:rsidDel="002A6D5B" w:rsidRDefault="006973A7" w:rsidP="001B3C27">
      <w:pPr>
        <w:rPr>
          <w:del w:id="461" w:author="Alex Farrugia" w:date="2026-10-09T16:36:00Z" w16du:dateUtc="2026-10-09T07:06:00Z"/>
          <w:rFonts w:eastAsiaTheme="majorEastAsia"/>
        </w:rPr>
      </w:pPr>
      <w:del w:id="462" w:author="Alex Farrugia" w:date="2026-10-09T16:36:00Z" w16du:dateUtc="2026-10-09T07:06:00Z">
        <w:r w:rsidDel="002A6D5B">
          <w:rPr>
            <w:rFonts w:eastAsiaTheme="majorEastAsia"/>
          </w:rPr>
          <w:delText>Polybee has provided a high-level overview of new hires expected over 2025-2026 period:</w:delText>
        </w:r>
      </w:del>
    </w:p>
    <w:p w14:paraId="24CE1F3D" w14:textId="01871D2B" w:rsidR="00E17A40" w:rsidRPr="006973A7" w:rsidRDefault="006973A7" w:rsidP="002A6D5B">
      <w:pPr>
        <w:rPr>
          <w:rStyle w:val="Heading1Char"/>
          <w:rFonts w:cs="Times New Roman"/>
          <w:sz w:val="20"/>
          <w:szCs w:val="20"/>
          <w:lang w:val="en-AU"/>
        </w:rPr>
      </w:pPr>
      <w:bookmarkStart w:id="463" w:name="_Toc206613555"/>
      <w:bookmarkStart w:id="464" w:name="_Toc206613738"/>
      <w:del w:id="465" w:author="Alex Farrugia" w:date="2026-10-09T16:36:00Z" w16du:dateUtc="2026-10-09T07:06:00Z">
        <w:r w:rsidRPr="006973A7" w:rsidDel="002A6D5B">
          <w:rPr>
            <w:rStyle w:val="Heading1Char"/>
            <w:rFonts w:cs="Times New Roman"/>
            <w:noProof/>
            <w:sz w:val="20"/>
            <w:szCs w:val="24"/>
            <w:lang w:val="en-AU"/>
          </w:rPr>
          <w:drawing>
            <wp:inline distT="0" distB="0" distL="0" distR="0" wp14:anchorId="77FA99B9" wp14:editId="3776BE48">
              <wp:extent cx="5398618" cy="1977380"/>
              <wp:effectExtent l="0" t="0" r="0" b="0"/>
              <wp:docPr id="19621988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325" cy="1978005"/>
                      </a:xfrm>
                      <a:prstGeom prst="rect">
                        <a:avLst/>
                      </a:prstGeom>
                      <a:noFill/>
                      <a:ln>
                        <a:noFill/>
                      </a:ln>
                    </pic:spPr>
                  </pic:pic>
                </a:graphicData>
              </a:graphic>
            </wp:inline>
          </w:drawing>
        </w:r>
      </w:del>
      <w:bookmarkEnd w:id="463"/>
      <w:bookmarkEnd w:id="464"/>
      <w:r w:rsidR="00E17A40" w:rsidRPr="006973A7">
        <w:rPr>
          <w:rStyle w:val="Heading1Char"/>
          <w:rFonts w:cs="Times New Roman"/>
          <w:sz w:val="20"/>
          <w:szCs w:val="20"/>
          <w:lang w:val="en-AU"/>
        </w:rPr>
        <w:br w:type="page"/>
      </w:r>
    </w:p>
    <w:p w14:paraId="7FE40A2E" w14:textId="0353115F" w:rsidR="003F3EC0" w:rsidRPr="002D1CB3" w:rsidRDefault="006D3E73" w:rsidP="002D1CB3">
      <w:pPr>
        <w:pStyle w:val="Heading2"/>
        <w:rPr>
          <w:rStyle w:val="Heading1Char"/>
          <w:sz w:val="28"/>
          <w:szCs w:val="32"/>
        </w:rPr>
      </w:pPr>
      <w:bookmarkStart w:id="466" w:name="_Toc242456382"/>
      <w:r w:rsidRPr="002D1CB3">
        <w:rPr>
          <w:rStyle w:val="Heading1Char"/>
          <w:sz w:val="28"/>
          <w:szCs w:val="32"/>
        </w:rPr>
        <w:lastRenderedPageBreak/>
        <w:t xml:space="preserve">Seed Round </w:t>
      </w:r>
      <w:r w:rsidR="003F3EC0" w:rsidRPr="002D1CB3">
        <w:rPr>
          <w:rStyle w:val="Heading1Char"/>
          <w:sz w:val="28"/>
          <w:szCs w:val="32"/>
        </w:rPr>
        <w:t>Offer Terms</w:t>
      </w:r>
      <w:bookmarkEnd w:id="466"/>
    </w:p>
    <w:p w14:paraId="2532F7E1" w14:textId="77777777" w:rsidR="003F3EC0" w:rsidRDefault="003F3EC0" w:rsidP="003F3EC0">
      <w:pPr>
        <w:rPr>
          <w:rStyle w:val="Heading1Char"/>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4"/>
        <w:gridCol w:w="6172"/>
      </w:tblGrid>
      <w:tr w:rsidR="003F3EC0" w:rsidRPr="003F3EC0" w:rsidDel="002A6D5B" w14:paraId="72CC7C9C" w14:textId="23CD2099" w:rsidTr="00C558C5">
        <w:trPr>
          <w:trHeight w:val="907"/>
          <w:tblHeader/>
          <w:tblCellSpacing w:w="15" w:type="dxa"/>
          <w:del w:id="467" w:author="Alex Farrugia" w:date="2026-10-09T16:36:00Z" w16du:dateUtc="2026-10-09T07:06:00Z"/>
        </w:trPr>
        <w:tc>
          <w:tcPr>
            <w:tcW w:w="2835" w:type="dxa"/>
            <w:vAlign w:val="center"/>
            <w:hideMark/>
          </w:tcPr>
          <w:p w14:paraId="048FE6A5" w14:textId="711378F1" w:rsidR="003F3EC0" w:rsidRPr="003F3EC0" w:rsidDel="002A6D5B" w:rsidRDefault="003F3EC0" w:rsidP="00643256">
            <w:pPr>
              <w:spacing w:before="120" w:after="120"/>
              <w:jc w:val="center"/>
              <w:rPr>
                <w:del w:id="468" w:author="Alex Farrugia" w:date="2026-10-09T16:36:00Z" w16du:dateUtc="2026-10-09T07:06:00Z"/>
                <w:rFonts w:cs="Arial"/>
                <w:b/>
                <w:bCs/>
                <w:szCs w:val="20"/>
                <w14:ligatures w14:val="none"/>
              </w:rPr>
            </w:pPr>
            <w:del w:id="469" w:author="Alex Farrugia" w:date="2026-10-09T16:36:00Z" w16du:dateUtc="2026-10-09T07:06:00Z">
              <w:r w:rsidRPr="003F3EC0" w:rsidDel="002A6D5B">
                <w:rPr>
                  <w:rFonts w:cs="Arial"/>
                  <w:b/>
                  <w:bCs/>
                  <w:szCs w:val="20"/>
                  <w14:ligatures w14:val="none"/>
                </w:rPr>
                <w:delText>Term</w:delText>
              </w:r>
            </w:del>
          </w:p>
        </w:tc>
        <w:tc>
          <w:tcPr>
            <w:tcW w:w="6191" w:type="dxa"/>
            <w:vAlign w:val="center"/>
            <w:hideMark/>
          </w:tcPr>
          <w:p w14:paraId="1F9002EA" w14:textId="76C5F822" w:rsidR="003F3EC0" w:rsidRPr="003F3EC0" w:rsidDel="002A6D5B" w:rsidRDefault="003F3EC0" w:rsidP="00643256">
            <w:pPr>
              <w:spacing w:before="120" w:after="120"/>
              <w:jc w:val="center"/>
              <w:rPr>
                <w:del w:id="470" w:author="Alex Farrugia" w:date="2026-10-09T16:36:00Z" w16du:dateUtc="2026-10-09T07:06:00Z"/>
                <w:rFonts w:cs="Arial"/>
                <w:b/>
                <w:bCs/>
                <w:szCs w:val="20"/>
                <w14:ligatures w14:val="none"/>
              </w:rPr>
            </w:pPr>
            <w:del w:id="471" w:author="Alex Farrugia" w:date="2026-10-09T16:36:00Z" w16du:dateUtc="2026-10-09T07:06:00Z">
              <w:r w:rsidRPr="003F3EC0" w:rsidDel="002A6D5B">
                <w:rPr>
                  <w:rFonts w:cs="Arial"/>
                  <w:b/>
                  <w:bCs/>
                  <w:szCs w:val="20"/>
                  <w14:ligatures w14:val="none"/>
                </w:rPr>
                <w:delText>Detail</w:delText>
              </w:r>
            </w:del>
          </w:p>
        </w:tc>
      </w:tr>
      <w:tr w:rsidR="003F3EC0" w:rsidRPr="003F3EC0" w:rsidDel="002A6D5B" w14:paraId="14BF9ED4" w14:textId="6C9ECB06" w:rsidTr="00C558C5">
        <w:trPr>
          <w:trHeight w:val="907"/>
          <w:tblCellSpacing w:w="15" w:type="dxa"/>
          <w:del w:id="472" w:author="Alex Farrugia" w:date="2026-10-09T16:36:00Z" w16du:dateUtc="2026-10-09T07:06:00Z"/>
        </w:trPr>
        <w:tc>
          <w:tcPr>
            <w:tcW w:w="2835" w:type="dxa"/>
            <w:vAlign w:val="center"/>
            <w:hideMark/>
          </w:tcPr>
          <w:p w14:paraId="29D54FF4" w14:textId="2E2A2766" w:rsidR="003F3EC0" w:rsidRPr="003F3EC0" w:rsidDel="002A6D5B" w:rsidRDefault="003F3EC0" w:rsidP="00643256">
            <w:pPr>
              <w:spacing w:before="120" w:after="120"/>
              <w:rPr>
                <w:del w:id="473" w:author="Alex Farrugia" w:date="2026-10-09T16:36:00Z" w16du:dateUtc="2026-10-09T07:06:00Z"/>
                <w:rFonts w:cs="Arial"/>
                <w:szCs w:val="20"/>
                <w14:ligatures w14:val="none"/>
              </w:rPr>
            </w:pPr>
            <w:del w:id="474" w:author="Alex Farrugia" w:date="2026-10-09T16:36:00Z" w16du:dateUtc="2026-10-09T07:06:00Z">
              <w:r w:rsidRPr="003F3EC0" w:rsidDel="002A6D5B">
                <w:rPr>
                  <w:rFonts w:cs="Arial"/>
                  <w:b/>
                  <w:bCs/>
                  <w:szCs w:val="20"/>
                  <w14:ligatures w14:val="none"/>
                </w:rPr>
                <w:delText>Target round size</w:delText>
              </w:r>
            </w:del>
          </w:p>
        </w:tc>
        <w:tc>
          <w:tcPr>
            <w:tcW w:w="6191" w:type="dxa"/>
            <w:vAlign w:val="center"/>
            <w:hideMark/>
          </w:tcPr>
          <w:p w14:paraId="7769110A" w14:textId="10AA3423" w:rsidR="003F3EC0" w:rsidRPr="003F3EC0" w:rsidDel="002A6D5B" w:rsidRDefault="003F3EC0" w:rsidP="00643256">
            <w:pPr>
              <w:spacing w:before="120" w:after="120"/>
              <w:rPr>
                <w:del w:id="475" w:author="Alex Farrugia" w:date="2026-10-09T16:36:00Z" w16du:dateUtc="2026-10-09T07:06:00Z"/>
                <w:rFonts w:cs="Arial"/>
                <w:szCs w:val="20"/>
                <w14:ligatures w14:val="none"/>
              </w:rPr>
            </w:pPr>
            <w:del w:id="476" w:author="Alex Farrugia" w:date="2026-10-09T16:36:00Z" w16du:dateUtc="2026-10-09T07:06:00Z">
              <w:r w:rsidRPr="003F3EC0" w:rsidDel="002A6D5B">
                <w:rPr>
                  <w:rFonts w:cs="Arial"/>
                  <w:szCs w:val="20"/>
                  <w14:ligatures w14:val="none"/>
                </w:rPr>
                <w:delText xml:space="preserve">US 2.5 </w:delText>
              </w:r>
              <w:r w:rsidR="00C407C9" w:rsidDel="002A6D5B">
                <w:rPr>
                  <w:rFonts w:cs="Arial"/>
                  <w:szCs w:val="20"/>
                  <w14:ligatures w14:val="none"/>
                </w:rPr>
                <w:delText>m</w:delText>
              </w:r>
            </w:del>
          </w:p>
        </w:tc>
      </w:tr>
      <w:tr w:rsidR="003F3EC0" w:rsidRPr="003F3EC0" w:rsidDel="002A6D5B" w14:paraId="109635DE" w14:textId="3F1DE5D5" w:rsidTr="00C558C5">
        <w:trPr>
          <w:trHeight w:val="907"/>
          <w:tblCellSpacing w:w="15" w:type="dxa"/>
          <w:del w:id="477" w:author="Alex Farrugia" w:date="2026-10-09T16:36:00Z" w16du:dateUtc="2026-10-09T07:06:00Z"/>
        </w:trPr>
        <w:tc>
          <w:tcPr>
            <w:tcW w:w="2835" w:type="dxa"/>
            <w:vAlign w:val="center"/>
            <w:hideMark/>
          </w:tcPr>
          <w:p w14:paraId="163CD79A" w14:textId="774044B6" w:rsidR="003F3EC0" w:rsidRPr="003F3EC0" w:rsidDel="002A6D5B" w:rsidRDefault="003F3EC0" w:rsidP="00643256">
            <w:pPr>
              <w:spacing w:before="120" w:after="120"/>
              <w:rPr>
                <w:del w:id="478" w:author="Alex Farrugia" w:date="2026-10-09T16:36:00Z" w16du:dateUtc="2026-10-09T07:06:00Z"/>
                <w:rFonts w:cs="Arial"/>
                <w:szCs w:val="20"/>
                <w14:ligatures w14:val="none"/>
              </w:rPr>
            </w:pPr>
            <w:del w:id="479" w:author="Alex Farrugia" w:date="2026-10-09T16:36:00Z" w16du:dateUtc="2026-10-09T07:06:00Z">
              <w:r w:rsidRPr="003F3EC0" w:rsidDel="002A6D5B">
                <w:rPr>
                  <w:rFonts w:cs="Arial"/>
                  <w:b/>
                  <w:bCs/>
                  <w:szCs w:val="20"/>
                  <w14:ligatures w14:val="none"/>
                </w:rPr>
                <w:delText>Pre-money valuation</w:delText>
              </w:r>
            </w:del>
          </w:p>
        </w:tc>
        <w:tc>
          <w:tcPr>
            <w:tcW w:w="6191" w:type="dxa"/>
            <w:vAlign w:val="center"/>
            <w:hideMark/>
          </w:tcPr>
          <w:p w14:paraId="3727E558" w14:textId="0C62A343" w:rsidR="003F3EC0" w:rsidRPr="003F3EC0" w:rsidDel="002A6D5B" w:rsidRDefault="003F3EC0" w:rsidP="00643256">
            <w:pPr>
              <w:spacing w:before="120" w:after="120"/>
              <w:rPr>
                <w:del w:id="480" w:author="Alex Farrugia" w:date="2026-10-09T16:36:00Z" w16du:dateUtc="2026-10-09T07:06:00Z"/>
                <w:rFonts w:cs="Arial"/>
                <w:szCs w:val="20"/>
                <w14:ligatures w14:val="none"/>
              </w:rPr>
            </w:pPr>
            <w:del w:id="481" w:author="Alex Farrugia" w:date="2026-10-09T16:36:00Z" w16du:dateUtc="2026-10-09T07:06:00Z">
              <w:r w:rsidRPr="003F3EC0" w:rsidDel="002A6D5B">
                <w:rPr>
                  <w:rFonts w:cs="Arial"/>
                  <w:szCs w:val="20"/>
                  <w14:ligatures w14:val="none"/>
                </w:rPr>
                <w:delText>US</w:delText>
              </w:r>
              <w:r w:rsidR="00A82E6A" w:rsidDel="002A6D5B">
                <w:rPr>
                  <w:rFonts w:cs="Arial"/>
                  <w:szCs w:val="20"/>
                  <w14:ligatures w14:val="none"/>
                </w:rPr>
                <w:delText xml:space="preserve"> </w:delText>
              </w:r>
              <w:r w:rsidRPr="003F3EC0" w:rsidDel="002A6D5B">
                <w:rPr>
                  <w:rFonts w:cs="Arial"/>
                  <w:szCs w:val="20"/>
                  <w14:ligatures w14:val="none"/>
                </w:rPr>
                <w:delText>15 m</w:delText>
              </w:r>
            </w:del>
          </w:p>
        </w:tc>
      </w:tr>
      <w:tr w:rsidR="003F3EC0" w:rsidRPr="003F3EC0" w:rsidDel="002A6D5B" w14:paraId="59FE6C56" w14:textId="21513B19" w:rsidTr="00C558C5">
        <w:trPr>
          <w:trHeight w:val="907"/>
          <w:tblCellSpacing w:w="15" w:type="dxa"/>
          <w:del w:id="482" w:author="Alex Farrugia" w:date="2026-10-09T16:36:00Z" w16du:dateUtc="2026-10-09T07:06:00Z"/>
        </w:trPr>
        <w:tc>
          <w:tcPr>
            <w:tcW w:w="2835" w:type="dxa"/>
            <w:vAlign w:val="center"/>
            <w:hideMark/>
          </w:tcPr>
          <w:p w14:paraId="6D9D3167" w14:textId="180457D7" w:rsidR="003F3EC0" w:rsidRPr="003F3EC0" w:rsidDel="002A6D5B" w:rsidRDefault="003F3EC0" w:rsidP="00643256">
            <w:pPr>
              <w:spacing w:before="120" w:after="120"/>
              <w:rPr>
                <w:del w:id="483" w:author="Alex Farrugia" w:date="2026-10-09T16:36:00Z" w16du:dateUtc="2026-10-09T07:06:00Z"/>
                <w:rFonts w:cs="Arial"/>
                <w:szCs w:val="20"/>
                <w14:ligatures w14:val="none"/>
              </w:rPr>
            </w:pPr>
            <w:del w:id="484" w:author="Alex Farrugia" w:date="2026-10-09T16:36:00Z" w16du:dateUtc="2026-10-09T07:06:00Z">
              <w:r w:rsidRPr="003F3EC0" w:rsidDel="002A6D5B">
                <w:rPr>
                  <w:rFonts w:cs="Arial"/>
                  <w:b/>
                  <w:bCs/>
                  <w:szCs w:val="20"/>
                  <w14:ligatures w14:val="none"/>
                </w:rPr>
                <w:delText>Security type</w:delText>
              </w:r>
            </w:del>
          </w:p>
        </w:tc>
        <w:tc>
          <w:tcPr>
            <w:tcW w:w="6191" w:type="dxa"/>
            <w:vAlign w:val="center"/>
            <w:hideMark/>
          </w:tcPr>
          <w:p w14:paraId="427D3F9E" w14:textId="2243E267" w:rsidR="003F3EC0" w:rsidRPr="003F3EC0" w:rsidDel="002A6D5B" w:rsidRDefault="003F3EC0" w:rsidP="00643256">
            <w:pPr>
              <w:spacing w:before="120" w:after="120"/>
              <w:rPr>
                <w:del w:id="485" w:author="Alex Farrugia" w:date="2026-10-09T16:36:00Z" w16du:dateUtc="2026-10-09T07:06:00Z"/>
                <w:rFonts w:cs="Arial"/>
                <w:szCs w:val="20"/>
                <w14:ligatures w14:val="none"/>
              </w:rPr>
            </w:pPr>
            <w:del w:id="486" w:author="Alex Farrugia" w:date="2026-10-09T16:36:00Z" w16du:dateUtc="2026-10-09T07:06:00Z">
              <w:r w:rsidRPr="003F3EC0" w:rsidDel="002A6D5B">
                <w:rPr>
                  <w:rFonts w:cs="Arial"/>
                  <w:szCs w:val="20"/>
                  <w14:ligatures w14:val="none"/>
                </w:rPr>
                <w:delText>Seed Preference Shares (SPS)</w:delText>
              </w:r>
            </w:del>
          </w:p>
        </w:tc>
      </w:tr>
      <w:tr w:rsidR="003F3EC0" w:rsidRPr="003F3EC0" w:rsidDel="002A6D5B" w14:paraId="23C4BC79" w14:textId="1D593B42" w:rsidTr="00C558C5">
        <w:trPr>
          <w:trHeight w:val="907"/>
          <w:tblCellSpacing w:w="15" w:type="dxa"/>
          <w:del w:id="487" w:author="Alex Farrugia" w:date="2026-10-09T16:36:00Z" w16du:dateUtc="2026-10-09T07:06:00Z"/>
        </w:trPr>
        <w:tc>
          <w:tcPr>
            <w:tcW w:w="2835" w:type="dxa"/>
            <w:vAlign w:val="center"/>
            <w:hideMark/>
          </w:tcPr>
          <w:p w14:paraId="108EF437" w14:textId="09D3804D" w:rsidR="003F3EC0" w:rsidRPr="003F3EC0" w:rsidDel="002A6D5B" w:rsidRDefault="003F3EC0" w:rsidP="00643256">
            <w:pPr>
              <w:spacing w:before="120" w:after="120"/>
              <w:rPr>
                <w:del w:id="488" w:author="Alex Farrugia" w:date="2026-10-09T16:36:00Z" w16du:dateUtc="2026-10-09T07:06:00Z"/>
                <w:rFonts w:cs="Arial"/>
                <w:szCs w:val="20"/>
                <w14:ligatures w14:val="none"/>
              </w:rPr>
            </w:pPr>
            <w:del w:id="489" w:author="Alex Farrugia" w:date="2026-10-09T16:36:00Z" w16du:dateUtc="2026-10-09T07:06:00Z">
              <w:r w:rsidRPr="003F3EC0" w:rsidDel="002A6D5B">
                <w:rPr>
                  <w:rFonts w:cs="Arial"/>
                  <w:b/>
                  <w:bCs/>
                  <w:szCs w:val="20"/>
                  <w14:ligatures w14:val="none"/>
                </w:rPr>
                <w:delText>Founder vesting</w:delText>
              </w:r>
            </w:del>
          </w:p>
        </w:tc>
        <w:tc>
          <w:tcPr>
            <w:tcW w:w="6191" w:type="dxa"/>
            <w:vAlign w:val="center"/>
            <w:hideMark/>
          </w:tcPr>
          <w:p w14:paraId="573B94B5" w14:textId="6B32F7CC" w:rsidR="003F3EC0" w:rsidRPr="003F3EC0" w:rsidDel="002A6D5B" w:rsidRDefault="003F3EC0" w:rsidP="00643256">
            <w:pPr>
              <w:spacing w:before="120" w:after="120"/>
              <w:rPr>
                <w:del w:id="490" w:author="Alex Farrugia" w:date="2026-10-09T16:36:00Z" w16du:dateUtc="2026-10-09T07:06:00Z"/>
                <w:rFonts w:cs="Arial"/>
                <w:szCs w:val="20"/>
                <w14:ligatures w14:val="none"/>
              </w:rPr>
            </w:pPr>
            <w:del w:id="491" w:author="Alex Farrugia" w:date="2026-10-09T16:36:00Z" w16du:dateUtc="2026-10-09T07:06:00Z">
              <w:r w:rsidRPr="003F3EC0" w:rsidDel="002A6D5B">
                <w:rPr>
                  <w:rFonts w:cs="Arial"/>
                  <w:szCs w:val="20"/>
                  <w14:ligatures w14:val="none"/>
                </w:rPr>
                <w:delText>6 years with 1-year cliff; vesting start date 28 Sept 2022</w:delText>
              </w:r>
            </w:del>
          </w:p>
        </w:tc>
      </w:tr>
      <w:tr w:rsidR="003F3EC0" w:rsidRPr="003F3EC0" w:rsidDel="002A6D5B" w14:paraId="6FF2FC86" w14:textId="73A13214" w:rsidTr="00C558C5">
        <w:trPr>
          <w:trHeight w:val="907"/>
          <w:tblCellSpacing w:w="15" w:type="dxa"/>
          <w:del w:id="492" w:author="Alex Farrugia" w:date="2026-10-09T16:36:00Z" w16du:dateUtc="2026-10-09T07:06:00Z"/>
        </w:trPr>
        <w:tc>
          <w:tcPr>
            <w:tcW w:w="2835" w:type="dxa"/>
            <w:vAlign w:val="center"/>
            <w:hideMark/>
          </w:tcPr>
          <w:p w14:paraId="4D7F23D4" w14:textId="3D7260C7" w:rsidR="003F3EC0" w:rsidRPr="003F3EC0" w:rsidDel="002A6D5B" w:rsidRDefault="003F3EC0" w:rsidP="00643256">
            <w:pPr>
              <w:spacing w:before="120" w:after="120"/>
              <w:rPr>
                <w:del w:id="493" w:author="Alex Farrugia" w:date="2026-10-09T16:36:00Z" w16du:dateUtc="2026-10-09T07:06:00Z"/>
                <w:rFonts w:cs="Arial"/>
                <w:szCs w:val="20"/>
                <w14:ligatures w14:val="none"/>
              </w:rPr>
            </w:pPr>
            <w:del w:id="494" w:author="Alex Farrugia" w:date="2026-10-09T16:36:00Z" w16du:dateUtc="2026-10-09T07:06:00Z">
              <w:r w:rsidRPr="003F3EC0" w:rsidDel="002A6D5B">
                <w:rPr>
                  <w:rFonts w:cs="Arial"/>
                  <w:b/>
                  <w:bCs/>
                  <w:szCs w:val="20"/>
                  <w14:ligatures w14:val="none"/>
                </w:rPr>
                <w:delText>Transfers</w:delText>
              </w:r>
            </w:del>
          </w:p>
        </w:tc>
        <w:tc>
          <w:tcPr>
            <w:tcW w:w="6191" w:type="dxa"/>
            <w:vAlign w:val="center"/>
            <w:hideMark/>
          </w:tcPr>
          <w:p w14:paraId="218E6CDC" w14:textId="629E72A6" w:rsidR="003F3EC0" w:rsidRPr="003F3EC0" w:rsidDel="002A6D5B" w:rsidRDefault="003F3EC0" w:rsidP="00643256">
            <w:pPr>
              <w:spacing w:before="120" w:after="120"/>
              <w:rPr>
                <w:del w:id="495" w:author="Alex Farrugia" w:date="2026-10-09T16:36:00Z" w16du:dateUtc="2026-10-09T07:06:00Z"/>
                <w:rFonts w:cs="Arial"/>
                <w:szCs w:val="20"/>
                <w14:ligatures w14:val="none"/>
              </w:rPr>
            </w:pPr>
            <w:del w:id="496" w:author="Alex Farrugia" w:date="2026-10-09T16:36:00Z" w16du:dateUtc="2026-10-09T07:06:00Z">
              <w:r w:rsidRPr="003F3EC0" w:rsidDel="002A6D5B">
                <w:rPr>
                  <w:rFonts w:cs="Arial"/>
                  <w:szCs w:val="20"/>
                  <w14:ligatures w14:val="none"/>
                </w:rPr>
                <w:delText>All transfers subject to right of first refusal; Founders need Lead Investor approval before transfer</w:delText>
              </w:r>
            </w:del>
          </w:p>
        </w:tc>
      </w:tr>
      <w:tr w:rsidR="003F3EC0" w:rsidRPr="003F3EC0" w:rsidDel="002A6D5B" w14:paraId="6DD5C9C5" w14:textId="508833DB" w:rsidTr="00C558C5">
        <w:trPr>
          <w:trHeight w:val="907"/>
          <w:tblCellSpacing w:w="15" w:type="dxa"/>
          <w:del w:id="497" w:author="Alex Farrugia" w:date="2026-10-09T16:36:00Z" w16du:dateUtc="2026-10-09T07:06:00Z"/>
        </w:trPr>
        <w:tc>
          <w:tcPr>
            <w:tcW w:w="2835" w:type="dxa"/>
            <w:vAlign w:val="center"/>
            <w:hideMark/>
          </w:tcPr>
          <w:p w14:paraId="57CEA141" w14:textId="66CD2E96" w:rsidR="003F3EC0" w:rsidRPr="003F3EC0" w:rsidDel="002A6D5B" w:rsidRDefault="003F3EC0" w:rsidP="00643256">
            <w:pPr>
              <w:spacing w:before="120" w:after="120"/>
              <w:rPr>
                <w:del w:id="498" w:author="Alex Farrugia" w:date="2026-10-09T16:36:00Z" w16du:dateUtc="2026-10-09T07:06:00Z"/>
                <w:rFonts w:cs="Arial"/>
                <w:szCs w:val="20"/>
                <w14:ligatures w14:val="none"/>
              </w:rPr>
            </w:pPr>
            <w:del w:id="499" w:author="Alex Farrugia" w:date="2026-10-09T16:36:00Z" w16du:dateUtc="2026-10-09T07:06:00Z">
              <w:r w:rsidRPr="003F3EC0" w:rsidDel="002A6D5B">
                <w:rPr>
                  <w:rFonts w:cs="Arial"/>
                  <w:b/>
                  <w:bCs/>
                  <w:szCs w:val="20"/>
                  <w14:ligatures w14:val="none"/>
                </w:rPr>
                <w:delText>Trustee liability</w:delText>
              </w:r>
            </w:del>
          </w:p>
        </w:tc>
        <w:tc>
          <w:tcPr>
            <w:tcW w:w="6191" w:type="dxa"/>
            <w:vAlign w:val="center"/>
            <w:hideMark/>
          </w:tcPr>
          <w:p w14:paraId="2D0D2F21" w14:textId="3C6A2E8A" w:rsidR="003F3EC0" w:rsidRPr="003F3EC0" w:rsidDel="002A6D5B" w:rsidRDefault="003F3EC0" w:rsidP="00643256">
            <w:pPr>
              <w:spacing w:before="120" w:after="120"/>
              <w:rPr>
                <w:del w:id="500" w:author="Alex Farrugia" w:date="2026-10-09T16:36:00Z" w16du:dateUtc="2026-10-09T07:06:00Z"/>
                <w:rFonts w:cs="Arial"/>
                <w:szCs w:val="20"/>
                <w14:ligatures w14:val="none"/>
              </w:rPr>
            </w:pPr>
            <w:del w:id="501" w:author="Alex Farrugia" w:date="2026-10-09T16:36:00Z" w16du:dateUtc="2026-10-09T07:06:00Z">
              <w:r w:rsidRPr="003F3EC0" w:rsidDel="002A6D5B">
                <w:rPr>
                  <w:rFonts w:cs="Arial"/>
                  <w:szCs w:val="20"/>
                  <w14:ligatures w14:val="none"/>
                </w:rPr>
                <w:delText>Per Paspalis standard phrasing</w:delText>
              </w:r>
            </w:del>
          </w:p>
        </w:tc>
      </w:tr>
      <w:tr w:rsidR="003F3EC0" w:rsidRPr="003F3EC0" w:rsidDel="002A6D5B" w14:paraId="0B6B0CA3" w14:textId="11FD7AF4" w:rsidTr="00C558C5">
        <w:trPr>
          <w:trHeight w:val="907"/>
          <w:tblCellSpacing w:w="15" w:type="dxa"/>
          <w:del w:id="502" w:author="Alex Farrugia" w:date="2026-10-09T16:36:00Z" w16du:dateUtc="2026-10-09T07:06:00Z"/>
        </w:trPr>
        <w:tc>
          <w:tcPr>
            <w:tcW w:w="2835" w:type="dxa"/>
            <w:vAlign w:val="center"/>
            <w:hideMark/>
          </w:tcPr>
          <w:p w14:paraId="3DAA8107" w14:textId="19333324" w:rsidR="003F3EC0" w:rsidRPr="003F3EC0" w:rsidDel="002A6D5B" w:rsidRDefault="003F3EC0" w:rsidP="00643256">
            <w:pPr>
              <w:spacing w:before="120" w:after="120"/>
              <w:rPr>
                <w:del w:id="503" w:author="Alex Farrugia" w:date="2026-10-09T16:36:00Z" w16du:dateUtc="2026-10-09T07:06:00Z"/>
                <w:rFonts w:cs="Arial"/>
                <w:szCs w:val="20"/>
                <w14:ligatures w14:val="none"/>
              </w:rPr>
            </w:pPr>
            <w:del w:id="504" w:author="Alex Farrugia" w:date="2026-10-09T16:36:00Z" w16du:dateUtc="2026-10-09T07:06:00Z">
              <w:r w:rsidRPr="003F3EC0" w:rsidDel="002A6D5B">
                <w:rPr>
                  <w:rFonts w:cs="Arial"/>
                  <w:b/>
                  <w:bCs/>
                  <w:szCs w:val="20"/>
                  <w14:ligatures w14:val="none"/>
                </w:rPr>
                <w:delText>ESOP</w:delText>
              </w:r>
            </w:del>
          </w:p>
        </w:tc>
        <w:tc>
          <w:tcPr>
            <w:tcW w:w="6191" w:type="dxa"/>
            <w:vAlign w:val="center"/>
            <w:hideMark/>
          </w:tcPr>
          <w:p w14:paraId="5124CA20" w14:textId="6197A763" w:rsidR="003F3EC0" w:rsidRPr="003F3EC0" w:rsidDel="002A6D5B" w:rsidRDefault="003F3EC0" w:rsidP="00643256">
            <w:pPr>
              <w:spacing w:before="120" w:after="120"/>
              <w:rPr>
                <w:del w:id="505" w:author="Alex Farrugia" w:date="2026-10-09T16:36:00Z" w16du:dateUtc="2026-10-09T07:06:00Z"/>
                <w:rFonts w:cs="Arial"/>
                <w:szCs w:val="20"/>
                <w14:ligatures w14:val="none"/>
              </w:rPr>
            </w:pPr>
            <w:del w:id="506" w:author="Alex Farrugia" w:date="2026-10-09T16:36:00Z" w16du:dateUtc="2026-10-09T07:06:00Z">
              <w:r w:rsidRPr="003F3EC0" w:rsidDel="002A6D5B">
                <w:rPr>
                  <w:rFonts w:cs="Arial"/>
                  <w:szCs w:val="20"/>
                  <w14:ligatures w14:val="none"/>
                </w:rPr>
                <w:delText>Unchanged – 250,000 shares (1</w:delText>
              </w:r>
              <w:r w:rsidR="00AF299F" w:rsidDel="002A6D5B">
                <w:rPr>
                  <w:rFonts w:cs="Arial"/>
                  <w:szCs w:val="20"/>
                  <w14:ligatures w14:val="none"/>
                </w:rPr>
                <w:delText>4</w:delText>
              </w:r>
              <w:r w:rsidRPr="003F3EC0" w:rsidDel="002A6D5B">
                <w:rPr>
                  <w:rFonts w:cs="Arial"/>
                  <w:szCs w:val="20"/>
                  <w14:ligatures w14:val="none"/>
                </w:rPr>
                <w:delText>.</w:delText>
              </w:r>
              <w:r w:rsidR="00AF299F" w:rsidDel="002A6D5B">
                <w:rPr>
                  <w:rFonts w:cs="Arial"/>
                  <w:szCs w:val="20"/>
                  <w14:ligatures w14:val="none"/>
                </w:rPr>
                <w:delText>59</w:delText>
              </w:r>
              <w:r w:rsidRPr="003F3EC0" w:rsidDel="002A6D5B">
                <w:rPr>
                  <w:rFonts w:cs="Arial"/>
                  <w:szCs w:val="20"/>
                  <w14:ligatures w14:val="none"/>
                </w:rPr>
                <w:delText>% fully diluted, post-closing)</w:delText>
              </w:r>
            </w:del>
          </w:p>
        </w:tc>
      </w:tr>
      <w:tr w:rsidR="003F3EC0" w:rsidRPr="003F3EC0" w:rsidDel="002A6D5B" w14:paraId="4BBFF6EA" w14:textId="5E2448B3" w:rsidTr="00C558C5">
        <w:trPr>
          <w:trHeight w:val="907"/>
          <w:tblCellSpacing w:w="15" w:type="dxa"/>
          <w:del w:id="507" w:author="Alex Farrugia" w:date="2026-10-09T16:36:00Z" w16du:dateUtc="2026-10-09T07:06:00Z"/>
        </w:trPr>
        <w:tc>
          <w:tcPr>
            <w:tcW w:w="2835" w:type="dxa"/>
            <w:vAlign w:val="center"/>
            <w:hideMark/>
          </w:tcPr>
          <w:p w14:paraId="24D088FB" w14:textId="137C61B7" w:rsidR="003F3EC0" w:rsidRPr="003F3EC0" w:rsidDel="002A6D5B" w:rsidRDefault="003F3EC0" w:rsidP="00643256">
            <w:pPr>
              <w:spacing w:before="120" w:after="120"/>
              <w:rPr>
                <w:del w:id="508" w:author="Alex Farrugia" w:date="2026-10-09T16:36:00Z" w16du:dateUtc="2026-10-09T07:06:00Z"/>
                <w:rFonts w:cs="Arial"/>
                <w:szCs w:val="20"/>
                <w14:ligatures w14:val="none"/>
              </w:rPr>
            </w:pPr>
            <w:del w:id="509" w:author="Alex Farrugia" w:date="2026-10-09T16:36:00Z" w16du:dateUtc="2026-10-09T07:06:00Z">
              <w:r w:rsidRPr="003F3EC0" w:rsidDel="002A6D5B">
                <w:rPr>
                  <w:rFonts w:cs="Arial"/>
                  <w:b/>
                  <w:bCs/>
                  <w:szCs w:val="20"/>
                  <w14:ligatures w14:val="none"/>
                </w:rPr>
                <w:delText>Ranking of SPS</w:delText>
              </w:r>
            </w:del>
          </w:p>
        </w:tc>
        <w:tc>
          <w:tcPr>
            <w:tcW w:w="6191" w:type="dxa"/>
            <w:vAlign w:val="center"/>
            <w:hideMark/>
          </w:tcPr>
          <w:p w14:paraId="6F23CEC3" w14:textId="6CFA6C94" w:rsidR="003F3EC0" w:rsidRPr="003F3EC0" w:rsidDel="002A6D5B" w:rsidRDefault="003F3EC0" w:rsidP="00643256">
            <w:pPr>
              <w:spacing w:before="120" w:after="120"/>
              <w:rPr>
                <w:del w:id="510" w:author="Alex Farrugia" w:date="2026-10-09T16:36:00Z" w16du:dateUtc="2026-10-09T07:06:00Z"/>
                <w:rFonts w:cs="Arial"/>
                <w:szCs w:val="20"/>
                <w14:ligatures w14:val="none"/>
              </w:rPr>
            </w:pPr>
            <w:del w:id="511" w:author="Alex Farrugia" w:date="2026-10-09T16:36:00Z" w16du:dateUtc="2026-10-09T07:06:00Z">
              <w:r w:rsidRPr="003F3EC0" w:rsidDel="002A6D5B">
                <w:rPr>
                  <w:rFonts w:cs="Arial"/>
                  <w:szCs w:val="20"/>
                  <w14:ligatures w14:val="none"/>
                </w:rPr>
                <w:delText>Rank ahead of Ordinary Shares in all respects</w:delText>
              </w:r>
            </w:del>
          </w:p>
        </w:tc>
      </w:tr>
      <w:tr w:rsidR="003F3EC0" w:rsidRPr="003F3EC0" w:rsidDel="002A6D5B" w14:paraId="0F08A76B" w14:textId="36B8FC82" w:rsidTr="00C558C5">
        <w:trPr>
          <w:trHeight w:val="907"/>
          <w:tblCellSpacing w:w="15" w:type="dxa"/>
          <w:del w:id="512" w:author="Alex Farrugia" w:date="2026-10-09T16:36:00Z" w16du:dateUtc="2026-10-09T07:06:00Z"/>
        </w:trPr>
        <w:tc>
          <w:tcPr>
            <w:tcW w:w="2835" w:type="dxa"/>
            <w:vAlign w:val="center"/>
            <w:hideMark/>
          </w:tcPr>
          <w:p w14:paraId="1E705463" w14:textId="48931102" w:rsidR="003F3EC0" w:rsidRPr="003F3EC0" w:rsidDel="002A6D5B" w:rsidRDefault="003F3EC0" w:rsidP="00643256">
            <w:pPr>
              <w:spacing w:before="120" w:after="120"/>
              <w:rPr>
                <w:del w:id="513" w:author="Alex Farrugia" w:date="2026-10-09T16:36:00Z" w16du:dateUtc="2026-10-09T07:06:00Z"/>
                <w:rFonts w:cs="Arial"/>
                <w:szCs w:val="20"/>
                <w14:ligatures w14:val="none"/>
              </w:rPr>
            </w:pPr>
            <w:del w:id="514" w:author="Alex Farrugia" w:date="2026-10-09T16:36:00Z" w16du:dateUtc="2026-10-09T07:06:00Z">
              <w:r w:rsidRPr="003F3EC0" w:rsidDel="002A6D5B">
                <w:rPr>
                  <w:rFonts w:cs="Arial"/>
                  <w:b/>
                  <w:bCs/>
                  <w:szCs w:val="20"/>
                  <w14:ligatures w14:val="none"/>
                </w:rPr>
                <w:delText>Liquidation preference</w:delText>
              </w:r>
            </w:del>
          </w:p>
        </w:tc>
        <w:tc>
          <w:tcPr>
            <w:tcW w:w="6191" w:type="dxa"/>
            <w:vAlign w:val="center"/>
            <w:hideMark/>
          </w:tcPr>
          <w:p w14:paraId="56622A96" w14:textId="2208628A" w:rsidR="003F3EC0" w:rsidRPr="003F3EC0" w:rsidDel="002A6D5B" w:rsidRDefault="003F3EC0" w:rsidP="00643256">
            <w:pPr>
              <w:spacing w:before="120" w:after="120"/>
              <w:rPr>
                <w:del w:id="515" w:author="Alex Farrugia" w:date="2026-10-09T16:36:00Z" w16du:dateUtc="2026-10-09T07:06:00Z"/>
                <w:rFonts w:cs="Arial"/>
                <w:szCs w:val="20"/>
                <w14:ligatures w14:val="none"/>
              </w:rPr>
            </w:pPr>
            <w:del w:id="516" w:author="Alex Farrugia" w:date="2026-10-09T16:36:00Z" w16du:dateUtc="2026-10-09T07:06:00Z">
              <w:r w:rsidRPr="003F3EC0" w:rsidDel="002A6D5B">
                <w:rPr>
                  <w:rFonts w:cs="Arial"/>
                  <w:szCs w:val="20"/>
                  <w14:ligatures w14:val="none"/>
                </w:rPr>
                <w:delText>Non-participating; higher of (a) subscription price + unpaid declared dividends, or (b) pro-rata of net proceeds</w:delText>
              </w:r>
            </w:del>
          </w:p>
        </w:tc>
      </w:tr>
      <w:tr w:rsidR="003F3EC0" w:rsidRPr="003F3EC0" w:rsidDel="002A6D5B" w14:paraId="2AD1017E" w14:textId="24F013E8" w:rsidTr="00C558C5">
        <w:trPr>
          <w:trHeight w:val="907"/>
          <w:tblCellSpacing w:w="15" w:type="dxa"/>
          <w:del w:id="517" w:author="Alex Farrugia" w:date="2026-10-09T16:36:00Z" w16du:dateUtc="2026-10-09T07:06:00Z"/>
        </w:trPr>
        <w:tc>
          <w:tcPr>
            <w:tcW w:w="2835" w:type="dxa"/>
            <w:vAlign w:val="center"/>
            <w:hideMark/>
          </w:tcPr>
          <w:p w14:paraId="5A0B6F10" w14:textId="4F853D0C" w:rsidR="003F3EC0" w:rsidRPr="003F3EC0" w:rsidDel="002A6D5B" w:rsidRDefault="003F3EC0" w:rsidP="00643256">
            <w:pPr>
              <w:spacing w:before="120" w:after="120"/>
              <w:rPr>
                <w:del w:id="518" w:author="Alex Farrugia" w:date="2026-10-09T16:36:00Z" w16du:dateUtc="2026-10-09T07:06:00Z"/>
                <w:rFonts w:cs="Arial"/>
                <w:szCs w:val="20"/>
                <w14:ligatures w14:val="none"/>
              </w:rPr>
            </w:pPr>
            <w:del w:id="519" w:author="Alex Farrugia" w:date="2026-10-09T16:36:00Z" w16du:dateUtc="2026-10-09T07:06:00Z">
              <w:r w:rsidRPr="003F3EC0" w:rsidDel="002A6D5B">
                <w:rPr>
                  <w:rFonts w:cs="Arial"/>
                  <w:b/>
                  <w:bCs/>
                  <w:szCs w:val="20"/>
                  <w14:ligatures w14:val="none"/>
                </w:rPr>
                <w:delText>Board seat</w:delText>
              </w:r>
            </w:del>
          </w:p>
        </w:tc>
        <w:tc>
          <w:tcPr>
            <w:tcW w:w="6191" w:type="dxa"/>
            <w:vAlign w:val="center"/>
            <w:hideMark/>
          </w:tcPr>
          <w:p w14:paraId="03B0A5B0" w14:textId="4221C785" w:rsidR="003F3EC0" w:rsidRPr="003F3EC0" w:rsidDel="002A6D5B" w:rsidRDefault="003F3EC0" w:rsidP="00643256">
            <w:pPr>
              <w:spacing w:before="120" w:after="120"/>
              <w:rPr>
                <w:del w:id="520" w:author="Alex Farrugia" w:date="2026-10-09T16:36:00Z" w16du:dateUtc="2026-10-09T07:06:00Z"/>
                <w:rFonts w:cs="Arial"/>
                <w:szCs w:val="20"/>
                <w14:ligatures w14:val="none"/>
              </w:rPr>
            </w:pPr>
            <w:del w:id="521" w:author="Alex Farrugia" w:date="2026-10-09T16:36:00Z" w16du:dateUtc="2026-10-09T07:06:00Z">
              <w:r w:rsidRPr="003F3EC0" w:rsidDel="002A6D5B">
                <w:rPr>
                  <w:rFonts w:cs="Arial"/>
                  <w:szCs w:val="20"/>
                  <w14:ligatures w14:val="none"/>
                </w:rPr>
                <w:delText xml:space="preserve">Lead Investor (Paspalis) may appoint </w:delText>
              </w:r>
              <w:r w:rsidR="00C407C9" w:rsidDel="002A6D5B">
                <w:rPr>
                  <w:rFonts w:cs="Arial"/>
                  <w:szCs w:val="20"/>
                  <w14:ligatures w14:val="none"/>
                </w:rPr>
                <w:delText>one</w:delText>
              </w:r>
              <w:r w:rsidRPr="003F3EC0" w:rsidDel="002A6D5B">
                <w:rPr>
                  <w:rFonts w:cs="Arial"/>
                  <w:szCs w:val="20"/>
                  <w14:ligatures w14:val="none"/>
                </w:rPr>
                <w:delText xml:space="preserve"> Director</w:delText>
              </w:r>
              <w:r w:rsidR="00C407C9" w:rsidDel="002A6D5B">
                <w:rPr>
                  <w:rFonts w:cs="Arial"/>
                  <w:szCs w:val="20"/>
                  <w14:ligatures w14:val="none"/>
                </w:rPr>
                <w:delText>/Observer</w:delText>
              </w:r>
            </w:del>
          </w:p>
        </w:tc>
      </w:tr>
      <w:tr w:rsidR="003F3EC0" w:rsidRPr="003F3EC0" w:rsidDel="002A6D5B" w14:paraId="1272E9C4" w14:textId="5EE36DD7" w:rsidTr="00C558C5">
        <w:trPr>
          <w:trHeight w:val="907"/>
          <w:tblCellSpacing w:w="15" w:type="dxa"/>
          <w:del w:id="522" w:author="Alex Farrugia" w:date="2026-10-09T16:36:00Z" w16du:dateUtc="2026-10-09T07:06:00Z"/>
        </w:trPr>
        <w:tc>
          <w:tcPr>
            <w:tcW w:w="2835" w:type="dxa"/>
            <w:vAlign w:val="center"/>
            <w:hideMark/>
          </w:tcPr>
          <w:p w14:paraId="2F330D3A" w14:textId="7610422F" w:rsidR="003F3EC0" w:rsidRPr="003F3EC0" w:rsidDel="002A6D5B" w:rsidRDefault="003F3EC0" w:rsidP="00643256">
            <w:pPr>
              <w:spacing w:before="120" w:after="120"/>
              <w:rPr>
                <w:del w:id="523" w:author="Alex Farrugia" w:date="2026-10-09T16:36:00Z" w16du:dateUtc="2026-10-09T07:06:00Z"/>
                <w:rFonts w:cs="Arial"/>
                <w:szCs w:val="20"/>
                <w14:ligatures w14:val="none"/>
              </w:rPr>
            </w:pPr>
            <w:del w:id="524" w:author="Alex Farrugia" w:date="2026-10-09T16:36:00Z" w16du:dateUtc="2026-10-09T07:06:00Z">
              <w:r w:rsidRPr="003F3EC0" w:rsidDel="002A6D5B">
                <w:rPr>
                  <w:rFonts w:cs="Arial"/>
                  <w:b/>
                  <w:bCs/>
                  <w:szCs w:val="20"/>
                  <w14:ligatures w14:val="none"/>
                </w:rPr>
                <w:delText>Tag-along and drag-along</w:delText>
              </w:r>
            </w:del>
          </w:p>
        </w:tc>
        <w:tc>
          <w:tcPr>
            <w:tcW w:w="6191" w:type="dxa"/>
            <w:vAlign w:val="center"/>
            <w:hideMark/>
          </w:tcPr>
          <w:p w14:paraId="548F245D" w14:textId="5B517431" w:rsidR="003F3EC0" w:rsidRPr="003F3EC0" w:rsidDel="002A6D5B" w:rsidRDefault="003F3EC0" w:rsidP="00643256">
            <w:pPr>
              <w:spacing w:before="120" w:after="120"/>
              <w:rPr>
                <w:del w:id="525" w:author="Alex Farrugia" w:date="2026-10-09T16:36:00Z" w16du:dateUtc="2026-10-09T07:06:00Z"/>
                <w:rFonts w:cs="Arial"/>
                <w:szCs w:val="20"/>
                <w14:ligatures w14:val="none"/>
              </w:rPr>
            </w:pPr>
            <w:del w:id="526" w:author="Alex Farrugia" w:date="2026-10-09T16:36:00Z" w16du:dateUtc="2026-10-09T07:06:00Z">
              <w:r w:rsidRPr="003F3EC0" w:rsidDel="002A6D5B">
                <w:rPr>
                  <w:rFonts w:cs="Arial"/>
                  <w:szCs w:val="20"/>
                  <w14:ligatures w14:val="none"/>
                </w:rPr>
                <w:delText>Customary; tag-along for SPS holders if Founder sells; drag-along if ≥75% shareholders approve sale of company</w:delText>
              </w:r>
            </w:del>
          </w:p>
        </w:tc>
      </w:tr>
      <w:tr w:rsidR="003F3EC0" w:rsidRPr="003F3EC0" w:rsidDel="002A6D5B" w14:paraId="30BB5093" w14:textId="5B35189D" w:rsidTr="00C558C5">
        <w:trPr>
          <w:trHeight w:val="907"/>
          <w:tblCellSpacing w:w="15" w:type="dxa"/>
          <w:del w:id="527" w:author="Alex Farrugia" w:date="2026-10-09T16:36:00Z" w16du:dateUtc="2026-10-09T07:06:00Z"/>
        </w:trPr>
        <w:tc>
          <w:tcPr>
            <w:tcW w:w="2835" w:type="dxa"/>
            <w:vAlign w:val="center"/>
            <w:hideMark/>
          </w:tcPr>
          <w:p w14:paraId="5D7EBFD8" w14:textId="68C07952" w:rsidR="003F3EC0" w:rsidRPr="003F3EC0" w:rsidDel="002A6D5B" w:rsidRDefault="003F3EC0" w:rsidP="00643256">
            <w:pPr>
              <w:spacing w:before="120" w:after="120"/>
              <w:rPr>
                <w:del w:id="528" w:author="Alex Farrugia" w:date="2026-10-09T16:36:00Z" w16du:dateUtc="2026-10-09T07:06:00Z"/>
                <w:rFonts w:cs="Arial"/>
                <w:szCs w:val="20"/>
                <w14:ligatures w14:val="none"/>
              </w:rPr>
            </w:pPr>
            <w:del w:id="529" w:author="Alex Farrugia" w:date="2026-10-09T16:36:00Z" w16du:dateUtc="2026-10-09T07:06:00Z">
              <w:r w:rsidRPr="003F3EC0" w:rsidDel="002A6D5B">
                <w:rPr>
                  <w:rFonts w:cs="Arial"/>
                  <w:b/>
                  <w:bCs/>
                  <w:szCs w:val="20"/>
                  <w14:ligatures w14:val="none"/>
                </w:rPr>
                <w:delText>Information rights</w:delText>
              </w:r>
            </w:del>
          </w:p>
        </w:tc>
        <w:tc>
          <w:tcPr>
            <w:tcW w:w="6191" w:type="dxa"/>
            <w:vAlign w:val="center"/>
            <w:hideMark/>
          </w:tcPr>
          <w:p w14:paraId="6292B1C9" w14:textId="52D1F1C6" w:rsidR="003F3EC0" w:rsidRPr="003F3EC0" w:rsidDel="002A6D5B" w:rsidRDefault="003F3EC0" w:rsidP="00643256">
            <w:pPr>
              <w:spacing w:before="120" w:after="120"/>
              <w:rPr>
                <w:del w:id="530" w:author="Alex Farrugia" w:date="2026-10-09T16:36:00Z" w16du:dateUtc="2026-10-09T07:06:00Z"/>
                <w:rFonts w:cs="Arial"/>
                <w:szCs w:val="20"/>
                <w14:ligatures w14:val="none"/>
              </w:rPr>
            </w:pPr>
            <w:del w:id="531" w:author="Alex Farrugia" w:date="2026-10-09T16:36:00Z" w16du:dateUtc="2026-10-09T07:06:00Z">
              <w:r w:rsidRPr="003F3EC0" w:rsidDel="002A6D5B">
                <w:rPr>
                  <w:rFonts w:cs="Arial"/>
                  <w:szCs w:val="20"/>
                  <w14:ligatures w14:val="none"/>
                </w:rPr>
                <w:delText>Quarterly management accounts (21 days), half-year unaudited (60 days), annual unaudited (90 days), annual audited (150 days), annual budget/business plan (30 days after year-end)</w:delText>
              </w:r>
            </w:del>
          </w:p>
        </w:tc>
      </w:tr>
      <w:tr w:rsidR="003F3EC0" w:rsidRPr="003F3EC0" w:rsidDel="002A6D5B" w14:paraId="545E45E4" w14:textId="1D556417" w:rsidTr="00C558C5">
        <w:trPr>
          <w:trHeight w:val="907"/>
          <w:tblCellSpacing w:w="15" w:type="dxa"/>
          <w:del w:id="532" w:author="Alex Farrugia" w:date="2026-10-09T16:36:00Z" w16du:dateUtc="2026-10-09T07:06:00Z"/>
        </w:trPr>
        <w:tc>
          <w:tcPr>
            <w:tcW w:w="2835" w:type="dxa"/>
            <w:vAlign w:val="center"/>
            <w:hideMark/>
          </w:tcPr>
          <w:p w14:paraId="1D0EE81A" w14:textId="14CAFE06" w:rsidR="003F3EC0" w:rsidRPr="003F3EC0" w:rsidDel="002A6D5B" w:rsidRDefault="003F3EC0" w:rsidP="00643256">
            <w:pPr>
              <w:spacing w:before="120" w:after="120"/>
              <w:rPr>
                <w:del w:id="533" w:author="Alex Farrugia" w:date="2026-10-09T16:36:00Z" w16du:dateUtc="2026-10-09T07:06:00Z"/>
                <w:rFonts w:cs="Arial"/>
                <w:szCs w:val="20"/>
                <w14:ligatures w14:val="none"/>
              </w:rPr>
            </w:pPr>
            <w:del w:id="534" w:author="Alex Farrugia" w:date="2026-10-09T16:36:00Z" w16du:dateUtc="2026-10-09T07:06:00Z">
              <w:r w:rsidRPr="003F3EC0" w:rsidDel="002A6D5B">
                <w:rPr>
                  <w:rFonts w:cs="Arial"/>
                  <w:b/>
                  <w:bCs/>
                  <w:szCs w:val="20"/>
                  <w14:ligatures w14:val="none"/>
                </w:rPr>
                <w:delText>Anti-dilution provisions</w:delText>
              </w:r>
            </w:del>
          </w:p>
        </w:tc>
        <w:tc>
          <w:tcPr>
            <w:tcW w:w="6191" w:type="dxa"/>
            <w:vAlign w:val="center"/>
            <w:hideMark/>
          </w:tcPr>
          <w:p w14:paraId="5FEAF8F9" w14:textId="29578350" w:rsidR="003F3EC0" w:rsidRPr="003F3EC0" w:rsidDel="002A6D5B" w:rsidRDefault="003F3EC0" w:rsidP="00643256">
            <w:pPr>
              <w:spacing w:before="120" w:after="120"/>
              <w:rPr>
                <w:del w:id="535" w:author="Alex Farrugia" w:date="2026-10-09T16:36:00Z" w16du:dateUtc="2026-10-09T07:06:00Z"/>
                <w:rFonts w:cs="Arial"/>
                <w:szCs w:val="20"/>
                <w14:ligatures w14:val="none"/>
              </w:rPr>
            </w:pPr>
            <w:del w:id="536" w:author="Alex Farrugia" w:date="2026-10-09T16:36:00Z" w16du:dateUtc="2026-10-09T07:06:00Z">
              <w:r w:rsidRPr="003F3EC0" w:rsidDel="002A6D5B">
                <w:rPr>
                  <w:rFonts w:cs="Arial"/>
                  <w:szCs w:val="20"/>
                  <w14:ligatures w14:val="none"/>
                </w:rPr>
                <w:delText>Broad-based weighted average adjustment</w:delText>
              </w:r>
            </w:del>
          </w:p>
        </w:tc>
      </w:tr>
      <w:tr w:rsidR="003F3EC0" w:rsidRPr="003F3EC0" w:rsidDel="002A6D5B" w14:paraId="72C2F0D1" w14:textId="3D11B900" w:rsidTr="00C558C5">
        <w:trPr>
          <w:trHeight w:val="907"/>
          <w:tblCellSpacing w:w="15" w:type="dxa"/>
          <w:del w:id="537" w:author="Alex Farrugia" w:date="2026-10-09T16:36:00Z" w16du:dateUtc="2026-10-09T07:06:00Z"/>
        </w:trPr>
        <w:tc>
          <w:tcPr>
            <w:tcW w:w="2835" w:type="dxa"/>
            <w:vAlign w:val="center"/>
            <w:hideMark/>
          </w:tcPr>
          <w:p w14:paraId="3FAC2913" w14:textId="045C3292" w:rsidR="003F3EC0" w:rsidRPr="003F3EC0" w:rsidDel="002A6D5B" w:rsidRDefault="003F3EC0" w:rsidP="00643256">
            <w:pPr>
              <w:spacing w:before="120" w:after="120"/>
              <w:rPr>
                <w:del w:id="538" w:author="Alex Farrugia" w:date="2026-10-09T16:36:00Z" w16du:dateUtc="2026-10-09T07:06:00Z"/>
                <w:rFonts w:cs="Arial"/>
                <w:szCs w:val="20"/>
                <w14:ligatures w14:val="none"/>
              </w:rPr>
            </w:pPr>
            <w:del w:id="539" w:author="Alex Farrugia" w:date="2026-10-09T16:36:00Z" w16du:dateUtc="2026-10-09T07:06:00Z">
              <w:r w:rsidRPr="003F3EC0" w:rsidDel="002A6D5B">
                <w:rPr>
                  <w:rFonts w:cs="Arial"/>
                  <w:b/>
                  <w:bCs/>
                  <w:szCs w:val="20"/>
                  <w14:ligatures w14:val="none"/>
                </w:rPr>
                <w:delText>Reserved matters</w:delText>
              </w:r>
            </w:del>
          </w:p>
        </w:tc>
        <w:tc>
          <w:tcPr>
            <w:tcW w:w="6191" w:type="dxa"/>
            <w:vAlign w:val="center"/>
            <w:hideMark/>
          </w:tcPr>
          <w:p w14:paraId="4AB0914C" w14:textId="3598AC2B" w:rsidR="003F3EC0" w:rsidRPr="003F3EC0" w:rsidDel="002A6D5B" w:rsidRDefault="003F3EC0" w:rsidP="00643256">
            <w:pPr>
              <w:spacing w:before="120" w:after="120"/>
              <w:rPr>
                <w:del w:id="540" w:author="Alex Farrugia" w:date="2026-10-09T16:36:00Z" w16du:dateUtc="2026-10-09T07:06:00Z"/>
                <w:rFonts w:cs="Arial"/>
                <w:szCs w:val="20"/>
                <w14:ligatures w14:val="none"/>
              </w:rPr>
            </w:pPr>
            <w:del w:id="541" w:author="Alex Farrugia" w:date="2026-10-09T16:36:00Z" w16du:dateUtc="2026-10-09T07:06:00Z">
              <w:r w:rsidRPr="003F3EC0" w:rsidDel="002A6D5B">
                <w:rPr>
                  <w:rFonts w:cs="Arial"/>
                  <w:b/>
                  <w:bCs/>
                  <w:szCs w:val="20"/>
                  <w14:ligatures w14:val="none"/>
                </w:rPr>
                <w:delText>Applicable to Paspalis in addition to customary Lead Investor rights:</w:delText>
              </w:r>
              <w:r w:rsidRPr="003F3EC0" w:rsidDel="002A6D5B">
                <w:rPr>
                  <w:rFonts w:cs="Arial"/>
                  <w:szCs w:val="20"/>
                  <w14:ligatures w14:val="none"/>
                </w:rPr>
                <w:delText xml:space="preserve"> 1. Any amendment to the Constitution of the Company. 2. Changes to the share capital, including the issue of any new shares or other securities, or granting any options, warrants or convertible securities, except under the approved ESOS. 3. Alteration of rights attaching to any class of shares. 4. Redemption, repurchase, or repayment of share capital. 5. Declaration or payment of dividends or other distributions. 6. Acquisition or disposal of assets exceeding an agreed monetary threshold. 7. Borrowing or lending above agreed limits, including guarantees and indemnities. 8. Entering into related party transactions not on arm’s length terms. 9. Change of business, including starting or discontinuing any material business line. 10. Incorporation or acquisition of subsidiaries, or winding-up subsidiaries. 11. Changes to the Board composition or appointment/removal of key executives. 12. Material changes to employee share schemes or incentive arrangements. 13. Commencement or settlement of legal proceedings above an agreed threshold. 14. Voluntary liquidation, winding-up, or dissolution of the Company.</w:delText>
              </w:r>
            </w:del>
          </w:p>
        </w:tc>
      </w:tr>
    </w:tbl>
    <w:p w14:paraId="4D7CF8C7" w14:textId="77777777" w:rsidR="000B327C" w:rsidRPr="006B4DA3" w:rsidRDefault="000B327C" w:rsidP="004E52F4">
      <w:pPr>
        <w:rPr>
          <w:rStyle w:val="Heading1Char"/>
        </w:rPr>
      </w:pPr>
    </w:p>
    <w:p w14:paraId="35885C28" w14:textId="77777777" w:rsidR="00C558C5" w:rsidRDefault="00C558C5">
      <w:pPr>
        <w:spacing w:after="160" w:line="278" w:lineRule="auto"/>
        <w:rPr>
          <w:rStyle w:val="Heading1Char"/>
          <w:color w:val="0F4761" w:themeColor="accent1" w:themeShade="BF"/>
          <w:sz w:val="28"/>
          <w:szCs w:val="32"/>
        </w:rPr>
      </w:pPr>
      <w:bookmarkStart w:id="542" w:name="_Toc205038645"/>
      <w:r>
        <w:rPr>
          <w:rStyle w:val="Heading1Char"/>
          <w:sz w:val="28"/>
          <w:szCs w:val="32"/>
        </w:rPr>
        <w:br w:type="page"/>
      </w:r>
    </w:p>
    <w:p w14:paraId="6F5FBD53" w14:textId="2511B650" w:rsidR="000F6FC4" w:rsidDel="002A6D5B" w:rsidRDefault="0001601C" w:rsidP="001B3C27">
      <w:pPr>
        <w:pStyle w:val="Heading1"/>
        <w:rPr>
          <w:del w:id="543" w:author="Alex Farrugia" w:date="2026-10-09T16:36:00Z" w16du:dateUtc="2026-10-09T07:06:00Z"/>
        </w:rPr>
      </w:pPr>
      <w:bookmarkStart w:id="544" w:name="_Toc242456383"/>
      <w:r w:rsidRPr="000F6FC4">
        <w:lastRenderedPageBreak/>
        <w:t xml:space="preserve">Pro Forma </w:t>
      </w:r>
      <w:r w:rsidR="00541A64" w:rsidRPr="000F6FC4">
        <w:t>Capitalisation Table</w:t>
      </w:r>
      <w:bookmarkStart w:id="545" w:name="_Toc205038646"/>
      <w:bookmarkEnd w:id="542"/>
      <w:bookmarkEnd w:id="544"/>
    </w:p>
    <w:p w14:paraId="0FDE8503" w14:textId="77777777" w:rsidR="000F6FC4" w:rsidRDefault="000F6FC4" w:rsidP="002A6D5B">
      <w:pPr>
        <w:pStyle w:val="Heading1"/>
        <w:pPrChange w:id="546" w:author="Alex Farrugia" w:date="2026-10-09T16:36:00Z" w16du:dateUtc="2026-10-09T07:06:00Z">
          <w:pPr>
            <w:spacing w:after="160" w:line="278" w:lineRule="auto"/>
          </w:pPr>
        </w:pPrChange>
      </w:pPr>
    </w:p>
    <w:p w14:paraId="7D353BE6" w14:textId="30B4B290" w:rsidR="000F6FC4" w:rsidDel="002A6D5B" w:rsidRDefault="000F6FC4">
      <w:pPr>
        <w:spacing w:after="160" w:line="278" w:lineRule="auto"/>
        <w:rPr>
          <w:del w:id="547" w:author="Alex Farrugia" w:date="2026-10-09T16:36:00Z" w16du:dateUtc="2026-10-09T07:06:00Z"/>
        </w:rPr>
      </w:pPr>
      <w:del w:id="548" w:author="Alex Farrugia" w:date="2026-10-09T16:36:00Z" w16du:dateUtc="2026-10-09T07:06:00Z">
        <w:r w:rsidDel="002A6D5B">
          <w:delText>Paspalis is expected to hold 5.7</w:delText>
        </w:r>
        <w:r w:rsidR="00AF299F" w:rsidDel="002A6D5B">
          <w:delText>3</w:delText>
        </w:r>
        <w:r w:rsidDel="002A6D5B">
          <w:delText>% post-investment, assuming the following items:</w:delText>
        </w:r>
      </w:del>
    </w:p>
    <w:p w14:paraId="7A8FA87C" w14:textId="04F07054" w:rsidR="000F6FC4" w:rsidDel="002A6D5B" w:rsidRDefault="000F6FC4" w:rsidP="000F6FC4">
      <w:pPr>
        <w:pStyle w:val="ListParagraph"/>
        <w:numPr>
          <w:ilvl w:val="0"/>
          <w:numId w:val="63"/>
        </w:numPr>
        <w:spacing w:after="160" w:line="278" w:lineRule="auto"/>
        <w:rPr>
          <w:del w:id="549" w:author="Alex Farrugia" w:date="2026-10-09T16:36:00Z" w16du:dateUtc="2026-10-09T07:06:00Z"/>
        </w:rPr>
      </w:pPr>
      <w:del w:id="550" w:author="Alex Farrugia" w:date="2026-10-09T16:36:00Z" w16du:dateUtc="2026-10-09T07:06:00Z">
        <w:r w:rsidDel="002A6D5B">
          <w:delText>Pre-money valuation of US 15m</w:delText>
        </w:r>
      </w:del>
    </w:p>
    <w:p w14:paraId="6CEC687C" w14:textId="01C47E37" w:rsidR="000F6FC4" w:rsidDel="002A6D5B" w:rsidRDefault="000F6FC4" w:rsidP="000F6FC4">
      <w:pPr>
        <w:pStyle w:val="ListParagraph"/>
        <w:numPr>
          <w:ilvl w:val="0"/>
          <w:numId w:val="63"/>
        </w:numPr>
        <w:spacing w:after="160" w:line="278" w:lineRule="auto"/>
        <w:rPr>
          <w:del w:id="551" w:author="Alex Farrugia" w:date="2026-10-09T16:36:00Z" w16du:dateUtc="2026-10-09T07:06:00Z"/>
        </w:rPr>
      </w:pPr>
      <w:del w:id="552" w:author="Alex Farrugia" w:date="2026-10-09T16:36:00Z" w16du:dateUtc="2026-10-09T07:06:00Z">
        <w:r w:rsidDel="002A6D5B">
          <w:delText>No increase to the existing ESOP (advised by Polybee management)</w:delText>
        </w:r>
      </w:del>
    </w:p>
    <w:p w14:paraId="73F1DB0D" w14:textId="029F02C3" w:rsidR="000F6FC4" w:rsidDel="002A6D5B" w:rsidRDefault="000F6FC4" w:rsidP="000F6FC4">
      <w:pPr>
        <w:pStyle w:val="ListParagraph"/>
        <w:numPr>
          <w:ilvl w:val="0"/>
          <w:numId w:val="63"/>
        </w:numPr>
        <w:spacing w:after="160" w:line="278" w:lineRule="auto"/>
        <w:rPr>
          <w:del w:id="553" w:author="Alex Farrugia" w:date="2026-10-09T16:36:00Z" w16du:dateUtc="2026-10-09T07:06:00Z"/>
        </w:rPr>
      </w:pPr>
      <w:del w:id="554" w:author="Alex Farrugia" w:date="2026-10-09T16:36:00Z" w16du:dateUtc="2026-10-09T07:06:00Z">
        <w:r w:rsidDel="002A6D5B">
          <w:delText>Paspalis investment of US 1m, matched by SEEDS for US 1m</w:delText>
        </w:r>
      </w:del>
    </w:p>
    <w:p w14:paraId="6006944B" w14:textId="22EACBE5" w:rsidR="000F6FC4" w:rsidDel="002A6D5B" w:rsidRDefault="000F6FC4" w:rsidP="000F6FC4">
      <w:pPr>
        <w:pStyle w:val="ListParagraph"/>
        <w:numPr>
          <w:ilvl w:val="0"/>
          <w:numId w:val="63"/>
        </w:numPr>
        <w:spacing w:after="160" w:line="278" w:lineRule="auto"/>
        <w:rPr>
          <w:del w:id="555" w:author="Alex Farrugia" w:date="2026-10-09T16:36:00Z" w16du:dateUtc="2026-10-09T07:06:00Z"/>
        </w:rPr>
      </w:pPr>
      <w:del w:id="556" w:author="Alex Farrugia" w:date="2026-10-09T16:36:00Z" w16du:dateUtc="2026-10-09T07:06:00Z">
        <w:r w:rsidDel="002A6D5B">
          <w:delText>Elev8 participation for US 250k (advised by Elev8)</w:delText>
        </w:r>
      </w:del>
    </w:p>
    <w:p w14:paraId="795EA83A" w14:textId="322CEDB1" w:rsidR="000F6FC4" w:rsidDel="002A6D5B" w:rsidRDefault="000F6FC4" w:rsidP="000F6FC4">
      <w:pPr>
        <w:pStyle w:val="ListParagraph"/>
        <w:numPr>
          <w:ilvl w:val="0"/>
          <w:numId w:val="63"/>
        </w:numPr>
        <w:spacing w:after="160" w:line="278" w:lineRule="auto"/>
        <w:rPr>
          <w:del w:id="557" w:author="Alex Farrugia" w:date="2026-10-09T16:36:00Z" w16du:dateUtc="2026-10-09T07:06:00Z"/>
        </w:rPr>
      </w:pPr>
      <w:del w:id="558" w:author="Alex Farrugia" w:date="2026-10-09T16:36:00Z" w16du:dateUtc="2026-10-09T07:06:00Z">
        <w:r w:rsidDel="002A6D5B">
          <w:delText>Jorge Heraud (advisor) participation for US 50k (advised by Polybee management)</w:delText>
        </w:r>
      </w:del>
    </w:p>
    <w:p w14:paraId="41AD8935" w14:textId="3346D29B" w:rsidR="000F6FC4" w:rsidDel="002A6D5B" w:rsidRDefault="000F6FC4" w:rsidP="000F6FC4">
      <w:pPr>
        <w:pStyle w:val="ListParagraph"/>
        <w:numPr>
          <w:ilvl w:val="0"/>
          <w:numId w:val="63"/>
        </w:numPr>
        <w:spacing w:after="160" w:line="278" w:lineRule="auto"/>
        <w:rPr>
          <w:del w:id="559" w:author="Alex Farrugia" w:date="2026-10-09T16:36:00Z" w16du:dateUtc="2026-10-09T07:06:00Z"/>
        </w:rPr>
      </w:pPr>
      <w:del w:id="560" w:author="Alex Farrugia" w:date="2026-10-09T16:36:00Z" w16du:dateUtc="2026-10-09T07:06:00Z">
        <w:r w:rsidDel="002A6D5B">
          <w:delText>Angel participation for US 115k (advised by Polybee management, pre-money of 15m)</w:delText>
        </w:r>
      </w:del>
    </w:p>
    <w:p w14:paraId="4AC9FAF6" w14:textId="09F62A10" w:rsidR="000F6FC4" w:rsidDel="002A6D5B" w:rsidRDefault="000F6FC4" w:rsidP="000F6FC4">
      <w:pPr>
        <w:pStyle w:val="ListParagraph"/>
        <w:numPr>
          <w:ilvl w:val="0"/>
          <w:numId w:val="63"/>
        </w:numPr>
        <w:spacing w:after="160" w:line="278" w:lineRule="auto"/>
        <w:rPr>
          <w:del w:id="561" w:author="Alex Farrugia" w:date="2026-10-09T16:36:00Z" w16du:dateUtc="2026-10-09T07:06:00Z"/>
        </w:rPr>
      </w:pPr>
      <w:del w:id="562" w:author="Alex Farrugia" w:date="2026-10-09T16:36:00Z" w16du:dateUtc="2026-10-09T07:06:00Z">
        <w:r w:rsidDel="002A6D5B">
          <w:delText>Conversion of existing SAFEs held by SEEDS, Elev8 and Graduate Investment (NUS)</w:delText>
        </w:r>
      </w:del>
    </w:p>
    <w:tbl>
      <w:tblPr>
        <w:tblStyle w:val="TableGrid"/>
        <w:tblW w:w="0" w:type="auto"/>
        <w:tblLook w:val="04A0" w:firstRow="1" w:lastRow="0" w:firstColumn="1" w:lastColumn="0" w:noHBand="0" w:noVBand="1"/>
      </w:tblPr>
      <w:tblGrid>
        <w:gridCol w:w="3171"/>
        <w:gridCol w:w="802"/>
        <w:gridCol w:w="1212"/>
        <w:gridCol w:w="1277"/>
        <w:gridCol w:w="1277"/>
        <w:gridCol w:w="1277"/>
      </w:tblGrid>
      <w:tr w:rsidR="0006061F" w:rsidRPr="0006061F" w:rsidDel="002A6D5B" w14:paraId="27263906" w14:textId="78531871" w:rsidTr="0006061F">
        <w:trPr>
          <w:trHeight w:val="285"/>
          <w:del w:id="563" w:author="Alex Farrugia" w:date="2026-10-09T16:36:00Z" w16du:dateUtc="2026-10-09T07:06:00Z"/>
        </w:trPr>
        <w:tc>
          <w:tcPr>
            <w:tcW w:w="3258" w:type="dxa"/>
            <w:tcBorders>
              <w:bottom w:val="nil"/>
              <w:right w:val="nil"/>
            </w:tcBorders>
            <w:noWrap/>
            <w:hideMark/>
          </w:tcPr>
          <w:p w14:paraId="55657322" w14:textId="11E39F72" w:rsidR="0006061F" w:rsidRPr="0006061F" w:rsidDel="002A6D5B" w:rsidRDefault="0006061F" w:rsidP="0006061F">
            <w:pPr>
              <w:pStyle w:val="BodyText"/>
              <w:spacing w:beforeLines="40" w:before="96" w:afterLines="40" w:after="96"/>
              <w:rPr>
                <w:del w:id="564" w:author="Alex Farrugia" w:date="2026-10-09T16:36:00Z" w16du:dateUtc="2026-10-09T07:06:00Z"/>
                <w:rFonts w:ascii="Arial" w:hAnsi="Arial" w:cs="Arial"/>
                <w:b/>
              </w:rPr>
            </w:pPr>
            <w:del w:id="565" w:author="Alex Farrugia" w:date="2026-10-09T16:36:00Z" w16du:dateUtc="2026-10-09T07:06:00Z">
              <w:r w:rsidRPr="0006061F" w:rsidDel="002A6D5B">
                <w:rPr>
                  <w:rFonts w:ascii="Arial" w:hAnsi="Arial" w:cs="Arial"/>
                  <w:b/>
                </w:rPr>
                <w:delText> </w:delText>
              </w:r>
            </w:del>
          </w:p>
        </w:tc>
        <w:tc>
          <w:tcPr>
            <w:tcW w:w="819" w:type="dxa"/>
            <w:tcBorders>
              <w:left w:val="nil"/>
              <w:bottom w:val="nil"/>
            </w:tcBorders>
            <w:noWrap/>
            <w:hideMark/>
          </w:tcPr>
          <w:p w14:paraId="2FFEB020" w14:textId="1CE7B7AE" w:rsidR="0006061F" w:rsidRPr="0006061F" w:rsidDel="002A6D5B" w:rsidRDefault="0006061F" w:rsidP="0006061F">
            <w:pPr>
              <w:pStyle w:val="BodyText"/>
              <w:spacing w:beforeLines="40" w:before="96" w:afterLines="40" w:after="96"/>
              <w:rPr>
                <w:del w:id="566" w:author="Alex Farrugia" w:date="2026-10-09T16:36:00Z" w16du:dateUtc="2026-10-09T07:06:00Z"/>
                <w:rFonts w:ascii="Arial" w:hAnsi="Arial" w:cs="Arial"/>
                <w:b/>
              </w:rPr>
            </w:pPr>
            <w:del w:id="567" w:author="Alex Farrugia" w:date="2026-10-09T16:36:00Z" w16du:dateUtc="2026-10-09T07:06:00Z">
              <w:r w:rsidRPr="0006061F" w:rsidDel="002A6D5B">
                <w:rPr>
                  <w:rFonts w:ascii="Arial" w:hAnsi="Arial" w:cs="Arial"/>
                  <w:b/>
                </w:rPr>
                <w:delText> </w:delText>
              </w:r>
            </w:del>
          </w:p>
        </w:tc>
        <w:tc>
          <w:tcPr>
            <w:tcW w:w="2549" w:type="dxa"/>
            <w:gridSpan w:val="2"/>
            <w:vMerge w:val="restart"/>
            <w:noWrap/>
            <w:vAlign w:val="center"/>
            <w:hideMark/>
          </w:tcPr>
          <w:p w14:paraId="58B78E1F" w14:textId="0800DF39" w:rsidR="0006061F" w:rsidRPr="0006061F" w:rsidDel="002A6D5B" w:rsidRDefault="0006061F" w:rsidP="0006061F">
            <w:pPr>
              <w:pStyle w:val="BodyText"/>
              <w:spacing w:beforeLines="40" w:before="96" w:afterLines="40" w:after="96"/>
              <w:jc w:val="center"/>
              <w:rPr>
                <w:del w:id="568" w:author="Alex Farrugia" w:date="2026-10-09T16:36:00Z" w16du:dateUtc="2026-10-09T07:06:00Z"/>
                <w:rFonts w:ascii="Arial" w:hAnsi="Arial" w:cs="Arial"/>
                <w:b/>
              </w:rPr>
            </w:pPr>
            <w:del w:id="569" w:author="Alex Farrugia" w:date="2026-10-09T16:36:00Z" w16du:dateUtc="2026-10-09T07:06:00Z">
              <w:r w:rsidRPr="0006061F" w:rsidDel="002A6D5B">
                <w:rPr>
                  <w:rFonts w:ascii="Arial" w:hAnsi="Arial" w:cs="Arial"/>
                  <w:b/>
                </w:rPr>
                <w:delText>Pre-Investment</w:delText>
              </w:r>
            </w:del>
          </w:p>
        </w:tc>
        <w:tc>
          <w:tcPr>
            <w:tcW w:w="2616" w:type="dxa"/>
            <w:gridSpan w:val="2"/>
            <w:vMerge w:val="restart"/>
            <w:noWrap/>
            <w:vAlign w:val="center"/>
            <w:hideMark/>
          </w:tcPr>
          <w:p w14:paraId="14D41494" w14:textId="687F57AB" w:rsidR="0006061F" w:rsidRPr="0006061F" w:rsidDel="002A6D5B" w:rsidRDefault="0006061F" w:rsidP="0006061F">
            <w:pPr>
              <w:pStyle w:val="BodyText"/>
              <w:spacing w:beforeLines="40" w:before="96" w:afterLines="40" w:after="96"/>
              <w:jc w:val="center"/>
              <w:rPr>
                <w:del w:id="570" w:author="Alex Farrugia" w:date="2026-10-09T16:36:00Z" w16du:dateUtc="2026-10-09T07:06:00Z"/>
                <w:rFonts w:ascii="Arial" w:hAnsi="Arial" w:cs="Arial"/>
                <w:b/>
              </w:rPr>
            </w:pPr>
            <w:del w:id="571" w:author="Alex Farrugia" w:date="2026-10-09T16:36:00Z" w16du:dateUtc="2026-10-09T07:06:00Z">
              <w:r w:rsidRPr="0006061F" w:rsidDel="002A6D5B">
                <w:rPr>
                  <w:rFonts w:ascii="Arial" w:hAnsi="Arial" w:cs="Arial"/>
                  <w:b/>
                </w:rPr>
                <w:delText>Post-Investment</w:delText>
              </w:r>
            </w:del>
          </w:p>
        </w:tc>
      </w:tr>
      <w:tr w:rsidR="0006061F" w:rsidRPr="0006061F" w:rsidDel="002A6D5B" w14:paraId="58C6DDDF" w14:textId="72D3DE3E" w:rsidTr="0006061F">
        <w:trPr>
          <w:trHeight w:val="285"/>
          <w:del w:id="572" w:author="Alex Farrugia" w:date="2026-10-09T16:36:00Z" w16du:dateUtc="2026-10-09T07:06:00Z"/>
        </w:trPr>
        <w:tc>
          <w:tcPr>
            <w:tcW w:w="3258" w:type="dxa"/>
            <w:tcBorders>
              <w:top w:val="nil"/>
              <w:right w:val="nil"/>
            </w:tcBorders>
            <w:noWrap/>
            <w:hideMark/>
          </w:tcPr>
          <w:p w14:paraId="00666B0F" w14:textId="1EDC6C28" w:rsidR="0006061F" w:rsidRPr="0006061F" w:rsidDel="002A6D5B" w:rsidRDefault="0006061F" w:rsidP="0006061F">
            <w:pPr>
              <w:pStyle w:val="BodyText"/>
              <w:spacing w:beforeLines="40" w:before="96" w:afterLines="40" w:after="96"/>
              <w:rPr>
                <w:del w:id="573" w:author="Alex Farrugia" w:date="2026-10-09T16:36:00Z" w16du:dateUtc="2026-10-09T07:06:00Z"/>
                <w:rFonts w:ascii="Arial" w:hAnsi="Arial" w:cs="Arial"/>
                <w:b/>
              </w:rPr>
            </w:pPr>
            <w:del w:id="574" w:author="Alex Farrugia" w:date="2026-10-09T16:36:00Z" w16du:dateUtc="2026-10-09T07:06:00Z">
              <w:r w:rsidRPr="0006061F" w:rsidDel="002A6D5B">
                <w:rPr>
                  <w:rFonts w:ascii="Arial" w:hAnsi="Arial" w:cs="Arial"/>
                  <w:b/>
                </w:rPr>
                <w:delText> </w:delText>
              </w:r>
            </w:del>
          </w:p>
        </w:tc>
        <w:tc>
          <w:tcPr>
            <w:tcW w:w="819" w:type="dxa"/>
            <w:tcBorders>
              <w:top w:val="nil"/>
              <w:left w:val="nil"/>
            </w:tcBorders>
            <w:noWrap/>
            <w:hideMark/>
          </w:tcPr>
          <w:p w14:paraId="7425C3B0" w14:textId="42752FDF" w:rsidR="0006061F" w:rsidRPr="0006061F" w:rsidDel="002A6D5B" w:rsidRDefault="0006061F" w:rsidP="0006061F">
            <w:pPr>
              <w:pStyle w:val="BodyText"/>
              <w:spacing w:beforeLines="40" w:before="96" w:afterLines="40" w:after="96"/>
              <w:rPr>
                <w:del w:id="575" w:author="Alex Farrugia" w:date="2026-10-09T16:36:00Z" w16du:dateUtc="2026-10-09T07:06:00Z"/>
                <w:rFonts w:ascii="Arial" w:hAnsi="Arial" w:cs="Arial"/>
                <w:b/>
              </w:rPr>
            </w:pPr>
            <w:del w:id="576" w:author="Alex Farrugia" w:date="2026-10-09T16:36:00Z" w16du:dateUtc="2026-10-09T07:06:00Z">
              <w:r w:rsidRPr="0006061F" w:rsidDel="002A6D5B">
                <w:rPr>
                  <w:rFonts w:ascii="Arial" w:hAnsi="Arial" w:cs="Arial"/>
                  <w:b/>
                </w:rPr>
                <w:delText> </w:delText>
              </w:r>
            </w:del>
          </w:p>
        </w:tc>
        <w:tc>
          <w:tcPr>
            <w:tcW w:w="2549" w:type="dxa"/>
            <w:gridSpan w:val="2"/>
            <w:vMerge/>
            <w:hideMark/>
          </w:tcPr>
          <w:p w14:paraId="67D11B57" w14:textId="24BA609F" w:rsidR="0006061F" w:rsidRPr="0006061F" w:rsidDel="002A6D5B" w:rsidRDefault="0006061F" w:rsidP="0006061F">
            <w:pPr>
              <w:pStyle w:val="BodyText"/>
              <w:spacing w:beforeLines="40" w:before="96" w:afterLines="40" w:after="96"/>
              <w:rPr>
                <w:del w:id="577" w:author="Alex Farrugia" w:date="2026-10-09T16:36:00Z" w16du:dateUtc="2026-10-09T07:06:00Z"/>
                <w:rFonts w:ascii="Arial" w:hAnsi="Arial" w:cs="Arial"/>
                <w:b/>
              </w:rPr>
            </w:pPr>
          </w:p>
        </w:tc>
        <w:tc>
          <w:tcPr>
            <w:tcW w:w="2616" w:type="dxa"/>
            <w:gridSpan w:val="2"/>
            <w:vMerge/>
            <w:hideMark/>
          </w:tcPr>
          <w:p w14:paraId="5C12D01D" w14:textId="1D1968BD" w:rsidR="0006061F" w:rsidRPr="0006061F" w:rsidDel="002A6D5B" w:rsidRDefault="0006061F" w:rsidP="0006061F">
            <w:pPr>
              <w:pStyle w:val="BodyText"/>
              <w:spacing w:beforeLines="40" w:before="96" w:afterLines="40" w:after="96"/>
              <w:rPr>
                <w:del w:id="578" w:author="Alex Farrugia" w:date="2026-10-09T16:36:00Z" w16du:dateUtc="2026-10-09T07:06:00Z"/>
                <w:rFonts w:ascii="Arial" w:hAnsi="Arial" w:cs="Arial"/>
                <w:b/>
              </w:rPr>
            </w:pPr>
          </w:p>
        </w:tc>
      </w:tr>
      <w:tr w:rsidR="0006061F" w:rsidRPr="0006061F" w:rsidDel="002A6D5B" w14:paraId="23B2A610" w14:textId="2F1730FB" w:rsidTr="0006061F">
        <w:trPr>
          <w:trHeight w:val="900"/>
          <w:del w:id="579" w:author="Alex Farrugia" w:date="2026-10-09T16:36:00Z" w16du:dateUtc="2026-10-09T07:06:00Z"/>
        </w:trPr>
        <w:tc>
          <w:tcPr>
            <w:tcW w:w="3258" w:type="dxa"/>
            <w:hideMark/>
          </w:tcPr>
          <w:p w14:paraId="603A9F15" w14:textId="75912BEB" w:rsidR="0006061F" w:rsidRPr="0006061F" w:rsidDel="002A6D5B" w:rsidRDefault="0006061F" w:rsidP="0006061F">
            <w:pPr>
              <w:pStyle w:val="BodyText"/>
              <w:spacing w:beforeLines="40" w:before="96" w:afterLines="40" w:after="96"/>
              <w:rPr>
                <w:del w:id="580" w:author="Alex Farrugia" w:date="2026-10-09T16:36:00Z" w16du:dateUtc="2026-10-09T07:06:00Z"/>
                <w:rFonts w:ascii="Arial" w:hAnsi="Arial" w:cs="Arial"/>
                <w:b/>
                <w:bCs/>
              </w:rPr>
            </w:pPr>
            <w:del w:id="581" w:author="Alex Farrugia" w:date="2026-10-09T16:36:00Z" w16du:dateUtc="2026-10-09T07:06:00Z">
              <w:r w:rsidRPr="0006061F" w:rsidDel="002A6D5B">
                <w:rPr>
                  <w:rFonts w:ascii="Arial" w:hAnsi="Arial" w:cs="Arial"/>
                  <w:b/>
                  <w:bCs/>
                </w:rPr>
                <w:delText>Entity</w:delText>
              </w:r>
            </w:del>
          </w:p>
        </w:tc>
        <w:tc>
          <w:tcPr>
            <w:tcW w:w="819" w:type="dxa"/>
            <w:hideMark/>
          </w:tcPr>
          <w:p w14:paraId="43F5D81F" w14:textId="346AF87F" w:rsidR="0006061F" w:rsidRPr="0006061F" w:rsidDel="002A6D5B" w:rsidRDefault="0006061F" w:rsidP="0006061F">
            <w:pPr>
              <w:pStyle w:val="BodyText"/>
              <w:spacing w:beforeLines="40" w:before="96" w:afterLines="40" w:after="96"/>
              <w:rPr>
                <w:del w:id="582" w:author="Alex Farrugia" w:date="2026-10-09T16:36:00Z" w16du:dateUtc="2026-10-09T07:06:00Z"/>
                <w:rFonts w:ascii="Arial" w:hAnsi="Arial" w:cs="Arial"/>
                <w:b/>
                <w:bCs/>
              </w:rPr>
            </w:pPr>
            <w:del w:id="583" w:author="Alex Farrugia" w:date="2026-10-09T16:36:00Z" w16du:dateUtc="2026-10-09T07:06:00Z">
              <w:r w:rsidRPr="0006061F" w:rsidDel="002A6D5B">
                <w:rPr>
                  <w:rFonts w:ascii="Arial" w:hAnsi="Arial" w:cs="Arial"/>
                  <w:b/>
                  <w:bCs/>
                </w:rPr>
                <w:delText>Share Type</w:delText>
              </w:r>
            </w:del>
          </w:p>
        </w:tc>
        <w:tc>
          <w:tcPr>
            <w:tcW w:w="1241" w:type="dxa"/>
            <w:hideMark/>
          </w:tcPr>
          <w:p w14:paraId="497101E4" w14:textId="5B3BD23D" w:rsidR="0006061F" w:rsidRPr="0006061F" w:rsidDel="002A6D5B" w:rsidRDefault="0006061F" w:rsidP="000B2DE0">
            <w:pPr>
              <w:pStyle w:val="BodyText"/>
              <w:spacing w:beforeLines="40" w:before="96" w:afterLines="40" w:after="96"/>
              <w:jc w:val="right"/>
              <w:rPr>
                <w:del w:id="584" w:author="Alex Farrugia" w:date="2026-10-09T16:36:00Z" w16du:dateUtc="2026-10-09T07:06:00Z"/>
                <w:rFonts w:ascii="Arial" w:hAnsi="Arial" w:cs="Arial"/>
                <w:b/>
                <w:bCs/>
              </w:rPr>
            </w:pPr>
            <w:del w:id="585" w:author="Alex Farrugia" w:date="2026-10-09T16:36:00Z" w16du:dateUtc="2026-10-09T07:06:00Z">
              <w:r w:rsidRPr="0006061F" w:rsidDel="002A6D5B">
                <w:rPr>
                  <w:rFonts w:ascii="Arial" w:hAnsi="Arial" w:cs="Arial"/>
                  <w:b/>
                  <w:bCs/>
                </w:rPr>
                <w:delText>Shares</w:delText>
              </w:r>
            </w:del>
          </w:p>
        </w:tc>
        <w:tc>
          <w:tcPr>
            <w:tcW w:w="1308" w:type="dxa"/>
            <w:hideMark/>
          </w:tcPr>
          <w:p w14:paraId="0F625F7F" w14:textId="3371AF20" w:rsidR="0006061F" w:rsidRPr="0006061F" w:rsidDel="002A6D5B" w:rsidRDefault="0006061F" w:rsidP="000B2DE0">
            <w:pPr>
              <w:pStyle w:val="BodyText"/>
              <w:spacing w:beforeLines="40" w:before="96" w:afterLines="40" w:after="96"/>
              <w:jc w:val="right"/>
              <w:rPr>
                <w:del w:id="586" w:author="Alex Farrugia" w:date="2026-10-09T16:36:00Z" w16du:dateUtc="2026-10-09T07:06:00Z"/>
                <w:rFonts w:ascii="Arial" w:hAnsi="Arial" w:cs="Arial"/>
                <w:b/>
                <w:bCs/>
              </w:rPr>
            </w:pPr>
            <w:del w:id="587" w:author="Alex Farrugia" w:date="2026-10-09T16:36:00Z" w16du:dateUtc="2026-10-09T07:06:00Z">
              <w:r w:rsidRPr="0006061F" w:rsidDel="002A6D5B">
                <w:rPr>
                  <w:rFonts w:ascii="Arial" w:hAnsi="Arial" w:cs="Arial"/>
                  <w:b/>
                  <w:bCs/>
                </w:rPr>
                <w:delText>Fully-Diluted Ownership (%)</w:delText>
              </w:r>
            </w:del>
          </w:p>
        </w:tc>
        <w:tc>
          <w:tcPr>
            <w:tcW w:w="1308" w:type="dxa"/>
            <w:hideMark/>
          </w:tcPr>
          <w:p w14:paraId="4BF6528B" w14:textId="7072B64F" w:rsidR="0006061F" w:rsidRPr="0006061F" w:rsidDel="002A6D5B" w:rsidRDefault="0006061F" w:rsidP="000B2DE0">
            <w:pPr>
              <w:pStyle w:val="BodyText"/>
              <w:spacing w:beforeLines="40" w:before="96" w:afterLines="40" w:after="96"/>
              <w:jc w:val="right"/>
              <w:rPr>
                <w:del w:id="588" w:author="Alex Farrugia" w:date="2026-10-09T16:36:00Z" w16du:dateUtc="2026-10-09T07:06:00Z"/>
                <w:rFonts w:ascii="Arial" w:hAnsi="Arial" w:cs="Arial"/>
                <w:b/>
                <w:bCs/>
              </w:rPr>
            </w:pPr>
            <w:del w:id="589" w:author="Alex Farrugia" w:date="2026-10-09T16:36:00Z" w16du:dateUtc="2026-10-09T07:06:00Z">
              <w:r w:rsidRPr="0006061F" w:rsidDel="002A6D5B">
                <w:rPr>
                  <w:rFonts w:ascii="Arial" w:hAnsi="Arial" w:cs="Arial"/>
                  <w:b/>
                  <w:bCs/>
                </w:rPr>
                <w:delText>Shares</w:delText>
              </w:r>
            </w:del>
          </w:p>
        </w:tc>
        <w:tc>
          <w:tcPr>
            <w:tcW w:w="1308" w:type="dxa"/>
            <w:hideMark/>
          </w:tcPr>
          <w:p w14:paraId="43C97C4E" w14:textId="44BA0323" w:rsidR="0006061F" w:rsidRPr="0006061F" w:rsidDel="002A6D5B" w:rsidRDefault="0006061F" w:rsidP="000B2DE0">
            <w:pPr>
              <w:pStyle w:val="BodyText"/>
              <w:spacing w:beforeLines="40" w:before="96" w:afterLines="40" w:after="96"/>
              <w:jc w:val="right"/>
              <w:rPr>
                <w:del w:id="590" w:author="Alex Farrugia" w:date="2026-10-09T16:36:00Z" w16du:dateUtc="2026-10-09T07:06:00Z"/>
                <w:rFonts w:ascii="Arial" w:hAnsi="Arial" w:cs="Arial"/>
                <w:b/>
                <w:bCs/>
              </w:rPr>
            </w:pPr>
            <w:del w:id="591" w:author="Alex Farrugia" w:date="2026-10-09T16:36:00Z" w16du:dateUtc="2026-10-09T07:06:00Z">
              <w:r w:rsidRPr="0006061F" w:rsidDel="002A6D5B">
                <w:rPr>
                  <w:rFonts w:ascii="Arial" w:hAnsi="Arial" w:cs="Arial"/>
                  <w:b/>
                  <w:bCs/>
                </w:rPr>
                <w:delText>Fully-Diluted Ownership (%)</w:delText>
              </w:r>
            </w:del>
          </w:p>
        </w:tc>
      </w:tr>
      <w:tr w:rsidR="0006061F" w:rsidRPr="0006061F" w:rsidDel="002A6D5B" w14:paraId="586995CB" w14:textId="223B10A1" w:rsidTr="0006061F">
        <w:trPr>
          <w:trHeight w:val="285"/>
          <w:del w:id="592" w:author="Alex Farrugia" w:date="2026-10-09T16:36:00Z" w16du:dateUtc="2026-10-09T07:06:00Z"/>
        </w:trPr>
        <w:tc>
          <w:tcPr>
            <w:tcW w:w="3258" w:type="dxa"/>
            <w:noWrap/>
            <w:hideMark/>
          </w:tcPr>
          <w:p w14:paraId="1799729B" w14:textId="5D50954A" w:rsidR="0006061F" w:rsidRPr="0006061F" w:rsidDel="002A6D5B" w:rsidRDefault="0006061F" w:rsidP="0006061F">
            <w:pPr>
              <w:pStyle w:val="BodyText"/>
              <w:spacing w:beforeLines="40" w:before="96" w:afterLines="40" w:after="96"/>
              <w:rPr>
                <w:del w:id="593" w:author="Alex Farrugia" w:date="2026-10-09T16:36:00Z" w16du:dateUtc="2026-10-09T07:06:00Z"/>
                <w:rFonts w:ascii="Arial" w:hAnsi="Arial" w:cs="Arial"/>
                <w:b/>
              </w:rPr>
            </w:pPr>
            <w:del w:id="594" w:author="Alex Farrugia" w:date="2026-10-09T16:36:00Z" w16du:dateUtc="2026-10-09T07:06:00Z">
              <w:r w:rsidRPr="0006061F" w:rsidDel="002A6D5B">
                <w:rPr>
                  <w:rFonts w:ascii="Arial" w:hAnsi="Arial" w:cs="Arial"/>
                  <w:b/>
                </w:rPr>
                <w:delText>Siddharth Jadhav</w:delText>
              </w:r>
            </w:del>
          </w:p>
        </w:tc>
        <w:tc>
          <w:tcPr>
            <w:tcW w:w="819" w:type="dxa"/>
            <w:noWrap/>
            <w:hideMark/>
          </w:tcPr>
          <w:p w14:paraId="74CE6006" w14:textId="6D143FA3" w:rsidR="0006061F" w:rsidRPr="0006061F" w:rsidDel="002A6D5B" w:rsidRDefault="0006061F" w:rsidP="0006061F">
            <w:pPr>
              <w:pStyle w:val="BodyText"/>
              <w:spacing w:beforeLines="40" w:before="96" w:afterLines="40" w:after="96"/>
              <w:jc w:val="center"/>
              <w:rPr>
                <w:del w:id="595" w:author="Alex Farrugia" w:date="2026-10-09T16:36:00Z" w16du:dateUtc="2026-10-09T07:06:00Z"/>
                <w:rFonts w:ascii="Arial" w:hAnsi="Arial" w:cs="Arial"/>
                <w:bCs/>
              </w:rPr>
            </w:pPr>
            <w:del w:id="596" w:author="Alex Farrugia" w:date="2026-10-09T16:36:00Z" w16du:dateUtc="2026-10-09T07:06:00Z">
              <w:r w:rsidRPr="0006061F" w:rsidDel="002A6D5B">
                <w:rPr>
                  <w:rFonts w:ascii="Arial" w:hAnsi="Arial" w:cs="Arial"/>
                  <w:bCs/>
                </w:rPr>
                <w:delText>ORD</w:delText>
              </w:r>
            </w:del>
          </w:p>
        </w:tc>
        <w:tc>
          <w:tcPr>
            <w:tcW w:w="1241" w:type="dxa"/>
            <w:noWrap/>
            <w:hideMark/>
          </w:tcPr>
          <w:p w14:paraId="2C46BD78" w14:textId="1B100FDE" w:rsidR="0006061F" w:rsidRPr="0006061F" w:rsidDel="002A6D5B" w:rsidRDefault="0006061F" w:rsidP="0006061F">
            <w:pPr>
              <w:pStyle w:val="BodyText"/>
              <w:spacing w:beforeLines="40" w:before="96" w:afterLines="40" w:after="96"/>
              <w:jc w:val="right"/>
              <w:rPr>
                <w:del w:id="597" w:author="Alex Farrugia" w:date="2026-10-09T16:36:00Z" w16du:dateUtc="2026-10-09T07:06:00Z"/>
                <w:rFonts w:ascii="Arial" w:hAnsi="Arial" w:cs="Arial"/>
                <w:bCs/>
              </w:rPr>
            </w:pPr>
            <w:del w:id="598" w:author="Alex Farrugia" w:date="2026-10-09T16:36:00Z" w16du:dateUtc="2026-10-09T07:06:00Z">
              <w:r w:rsidRPr="0006061F" w:rsidDel="002A6D5B">
                <w:rPr>
                  <w:rFonts w:ascii="Arial" w:hAnsi="Arial" w:cs="Arial"/>
                  <w:bCs/>
                </w:rPr>
                <w:delText>1,000,000</w:delText>
              </w:r>
            </w:del>
          </w:p>
        </w:tc>
        <w:tc>
          <w:tcPr>
            <w:tcW w:w="1308" w:type="dxa"/>
            <w:noWrap/>
            <w:hideMark/>
          </w:tcPr>
          <w:p w14:paraId="30DF5EAA" w14:textId="19E19530" w:rsidR="0006061F" w:rsidRPr="0006061F" w:rsidDel="002A6D5B" w:rsidRDefault="0006061F" w:rsidP="0006061F">
            <w:pPr>
              <w:pStyle w:val="BodyText"/>
              <w:spacing w:beforeLines="40" w:before="96" w:afterLines="40" w:after="96"/>
              <w:jc w:val="right"/>
              <w:rPr>
                <w:del w:id="599" w:author="Alex Farrugia" w:date="2026-10-09T16:36:00Z" w16du:dateUtc="2026-10-09T07:06:00Z"/>
                <w:rFonts w:ascii="Arial" w:hAnsi="Arial" w:cs="Arial"/>
                <w:bCs/>
              </w:rPr>
            </w:pPr>
            <w:del w:id="600" w:author="Alex Farrugia" w:date="2026-10-09T16:36:00Z" w16du:dateUtc="2026-10-09T07:06:00Z">
              <w:r w:rsidRPr="0006061F" w:rsidDel="002A6D5B">
                <w:rPr>
                  <w:rFonts w:ascii="Arial" w:hAnsi="Arial" w:cs="Arial"/>
                  <w:bCs/>
                </w:rPr>
                <w:delText>80.00%</w:delText>
              </w:r>
            </w:del>
          </w:p>
        </w:tc>
        <w:tc>
          <w:tcPr>
            <w:tcW w:w="1308" w:type="dxa"/>
            <w:noWrap/>
            <w:hideMark/>
          </w:tcPr>
          <w:p w14:paraId="043F70D6" w14:textId="6DD68E60" w:rsidR="0006061F" w:rsidRPr="0006061F" w:rsidDel="002A6D5B" w:rsidRDefault="0006061F" w:rsidP="0006061F">
            <w:pPr>
              <w:pStyle w:val="BodyText"/>
              <w:spacing w:beforeLines="40" w:before="96" w:afterLines="40" w:after="96"/>
              <w:jc w:val="right"/>
              <w:rPr>
                <w:del w:id="601" w:author="Alex Farrugia" w:date="2026-10-09T16:36:00Z" w16du:dateUtc="2026-10-09T07:06:00Z"/>
                <w:rFonts w:ascii="Arial" w:hAnsi="Arial" w:cs="Arial"/>
                <w:bCs/>
              </w:rPr>
            </w:pPr>
            <w:del w:id="602" w:author="Alex Farrugia" w:date="2026-10-09T16:36:00Z" w16du:dateUtc="2026-10-09T07:06:00Z">
              <w:r w:rsidRPr="0006061F" w:rsidDel="002A6D5B">
                <w:rPr>
                  <w:rFonts w:ascii="Arial" w:hAnsi="Arial" w:cs="Arial"/>
                  <w:bCs/>
                </w:rPr>
                <w:delText>1,000,000</w:delText>
              </w:r>
            </w:del>
          </w:p>
        </w:tc>
        <w:tc>
          <w:tcPr>
            <w:tcW w:w="1308" w:type="dxa"/>
            <w:noWrap/>
            <w:hideMark/>
          </w:tcPr>
          <w:p w14:paraId="10D86363" w14:textId="189EE16F" w:rsidR="0006061F" w:rsidRPr="0006061F" w:rsidDel="002A6D5B" w:rsidRDefault="0006061F" w:rsidP="0006061F">
            <w:pPr>
              <w:pStyle w:val="BodyText"/>
              <w:spacing w:beforeLines="40" w:before="96" w:afterLines="40" w:after="96"/>
              <w:jc w:val="right"/>
              <w:rPr>
                <w:del w:id="603" w:author="Alex Farrugia" w:date="2026-10-09T16:36:00Z" w16du:dateUtc="2026-10-09T07:06:00Z"/>
                <w:rFonts w:ascii="Arial" w:hAnsi="Arial" w:cs="Arial"/>
                <w:bCs/>
              </w:rPr>
            </w:pPr>
            <w:del w:id="604" w:author="Alex Farrugia" w:date="2026-10-09T16:36:00Z" w16du:dateUtc="2026-10-09T07:06:00Z">
              <w:r w:rsidRPr="0006061F" w:rsidDel="002A6D5B">
                <w:rPr>
                  <w:rFonts w:ascii="Arial" w:hAnsi="Arial" w:cs="Arial"/>
                  <w:bCs/>
                </w:rPr>
                <w:delText>58.37%</w:delText>
              </w:r>
            </w:del>
          </w:p>
        </w:tc>
      </w:tr>
      <w:tr w:rsidR="0006061F" w:rsidRPr="0006061F" w:rsidDel="002A6D5B" w14:paraId="0E7A746E" w14:textId="00440054" w:rsidTr="0006061F">
        <w:trPr>
          <w:trHeight w:val="285"/>
          <w:del w:id="605" w:author="Alex Farrugia" w:date="2026-10-09T16:36:00Z" w16du:dateUtc="2026-10-09T07:06:00Z"/>
        </w:trPr>
        <w:tc>
          <w:tcPr>
            <w:tcW w:w="3258" w:type="dxa"/>
            <w:noWrap/>
            <w:hideMark/>
          </w:tcPr>
          <w:p w14:paraId="65A47BDD" w14:textId="5D10AA00" w:rsidR="0006061F" w:rsidRPr="0006061F" w:rsidDel="002A6D5B" w:rsidRDefault="0006061F" w:rsidP="0006061F">
            <w:pPr>
              <w:pStyle w:val="BodyText"/>
              <w:spacing w:beforeLines="40" w:before="96" w:afterLines="40" w:after="96"/>
              <w:rPr>
                <w:del w:id="606" w:author="Alex Farrugia" w:date="2026-10-09T16:36:00Z" w16du:dateUtc="2026-10-09T07:06:00Z"/>
                <w:rFonts w:ascii="Arial" w:hAnsi="Arial" w:cs="Arial"/>
                <w:b/>
              </w:rPr>
            </w:pPr>
            <w:del w:id="607" w:author="Alex Farrugia" w:date="2026-10-09T16:36:00Z" w16du:dateUtc="2026-10-09T07:06:00Z">
              <w:r w:rsidRPr="0006061F" w:rsidDel="002A6D5B">
                <w:rPr>
                  <w:rFonts w:ascii="Arial" w:hAnsi="Arial" w:cs="Arial"/>
                  <w:b/>
                </w:rPr>
                <w:delText>SEEDS Capital Pte. Ltd.</w:delText>
              </w:r>
            </w:del>
          </w:p>
        </w:tc>
        <w:tc>
          <w:tcPr>
            <w:tcW w:w="819" w:type="dxa"/>
            <w:noWrap/>
            <w:hideMark/>
          </w:tcPr>
          <w:p w14:paraId="7230B56F" w14:textId="0F06BD5D" w:rsidR="0006061F" w:rsidRPr="0006061F" w:rsidDel="002A6D5B" w:rsidRDefault="0006061F" w:rsidP="0006061F">
            <w:pPr>
              <w:pStyle w:val="BodyText"/>
              <w:spacing w:beforeLines="40" w:before="96" w:afterLines="40" w:after="96"/>
              <w:jc w:val="center"/>
              <w:rPr>
                <w:del w:id="608" w:author="Alex Farrugia" w:date="2026-10-09T16:36:00Z" w16du:dateUtc="2026-10-09T07:06:00Z"/>
                <w:rFonts w:ascii="Arial" w:hAnsi="Arial" w:cs="Arial"/>
                <w:bCs/>
              </w:rPr>
            </w:pPr>
            <w:del w:id="609" w:author="Alex Farrugia" w:date="2026-10-09T16:36:00Z" w16du:dateUtc="2026-10-09T07:06:00Z">
              <w:r w:rsidRPr="0006061F" w:rsidDel="002A6D5B">
                <w:rPr>
                  <w:rFonts w:ascii="Arial" w:hAnsi="Arial" w:cs="Arial"/>
                  <w:bCs/>
                </w:rPr>
                <w:delText>SPS</w:delText>
              </w:r>
            </w:del>
          </w:p>
        </w:tc>
        <w:tc>
          <w:tcPr>
            <w:tcW w:w="1241" w:type="dxa"/>
            <w:noWrap/>
            <w:hideMark/>
          </w:tcPr>
          <w:p w14:paraId="51AD4F98" w14:textId="3205A9C9" w:rsidR="0006061F" w:rsidRPr="0006061F" w:rsidDel="002A6D5B" w:rsidRDefault="0006061F" w:rsidP="0006061F">
            <w:pPr>
              <w:pStyle w:val="BodyText"/>
              <w:spacing w:beforeLines="40" w:before="96" w:afterLines="40" w:after="96"/>
              <w:jc w:val="right"/>
              <w:rPr>
                <w:del w:id="610" w:author="Alex Farrugia" w:date="2026-10-09T16:36:00Z" w16du:dateUtc="2026-10-09T07:06:00Z"/>
                <w:rFonts w:ascii="Arial" w:hAnsi="Arial" w:cs="Arial"/>
                <w:bCs/>
              </w:rPr>
            </w:pPr>
            <w:del w:id="611" w:author="Alex Farrugia" w:date="2026-10-09T16:36:00Z" w16du:dateUtc="2026-10-09T07:06:00Z">
              <w:r w:rsidRPr="0006061F" w:rsidDel="002A6D5B">
                <w:rPr>
                  <w:rFonts w:ascii="Arial" w:hAnsi="Arial" w:cs="Arial"/>
                  <w:bCs/>
                </w:rPr>
                <w:delText>-</w:delText>
              </w:r>
            </w:del>
          </w:p>
        </w:tc>
        <w:tc>
          <w:tcPr>
            <w:tcW w:w="1308" w:type="dxa"/>
            <w:noWrap/>
            <w:hideMark/>
          </w:tcPr>
          <w:p w14:paraId="00D36632" w14:textId="66CD8736" w:rsidR="0006061F" w:rsidRPr="0006061F" w:rsidDel="002A6D5B" w:rsidRDefault="0006061F" w:rsidP="0006061F">
            <w:pPr>
              <w:pStyle w:val="BodyText"/>
              <w:spacing w:beforeLines="40" w:before="96" w:afterLines="40" w:after="96"/>
              <w:jc w:val="right"/>
              <w:rPr>
                <w:del w:id="612" w:author="Alex Farrugia" w:date="2026-10-09T16:36:00Z" w16du:dateUtc="2026-10-09T07:06:00Z"/>
                <w:rFonts w:ascii="Arial" w:hAnsi="Arial" w:cs="Arial"/>
                <w:bCs/>
              </w:rPr>
            </w:pPr>
            <w:del w:id="613" w:author="Alex Farrugia" w:date="2026-10-09T16:36:00Z" w16du:dateUtc="2026-10-09T07:06:00Z">
              <w:r w:rsidRPr="0006061F" w:rsidDel="002A6D5B">
                <w:rPr>
                  <w:rFonts w:ascii="Arial" w:hAnsi="Arial" w:cs="Arial"/>
                  <w:bCs/>
                </w:rPr>
                <w:delText>0.00%</w:delText>
              </w:r>
            </w:del>
          </w:p>
        </w:tc>
        <w:tc>
          <w:tcPr>
            <w:tcW w:w="1308" w:type="dxa"/>
            <w:noWrap/>
            <w:hideMark/>
          </w:tcPr>
          <w:p w14:paraId="490435D3" w14:textId="3D9D82BE" w:rsidR="0006061F" w:rsidRPr="0006061F" w:rsidDel="002A6D5B" w:rsidRDefault="0006061F" w:rsidP="0006061F">
            <w:pPr>
              <w:pStyle w:val="BodyText"/>
              <w:spacing w:beforeLines="40" w:before="96" w:afterLines="40" w:after="96"/>
              <w:jc w:val="right"/>
              <w:rPr>
                <w:del w:id="614" w:author="Alex Farrugia" w:date="2026-10-09T16:36:00Z" w16du:dateUtc="2026-10-09T07:06:00Z"/>
                <w:rFonts w:ascii="Arial" w:hAnsi="Arial" w:cs="Arial"/>
                <w:bCs/>
              </w:rPr>
            </w:pPr>
            <w:del w:id="615" w:author="Alex Farrugia" w:date="2026-10-09T16:36:00Z" w16du:dateUtc="2026-10-09T07:06:00Z">
              <w:r w:rsidRPr="0006061F" w:rsidDel="002A6D5B">
                <w:rPr>
                  <w:rFonts w:ascii="Arial" w:hAnsi="Arial" w:cs="Arial"/>
                  <w:bCs/>
                </w:rPr>
                <w:delText>213,528</w:delText>
              </w:r>
            </w:del>
          </w:p>
        </w:tc>
        <w:tc>
          <w:tcPr>
            <w:tcW w:w="1308" w:type="dxa"/>
            <w:noWrap/>
            <w:hideMark/>
          </w:tcPr>
          <w:p w14:paraId="4191B931" w14:textId="40726972" w:rsidR="0006061F" w:rsidRPr="0006061F" w:rsidDel="002A6D5B" w:rsidRDefault="0006061F" w:rsidP="0006061F">
            <w:pPr>
              <w:pStyle w:val="BodyText"/>
              <w:spacing w:beforeLines="40" w:before="96" w:afterLines="40" w:after="96"/>
              <w:jc w:val="right"/>
              <w:rPr>
                <w:del w:id="616" w:author="Alex Farrugia" w:date="2026-10-09T16:36:00Z" w16du:dateUtc="2026-10-09T07:06:00Z"/>
                <w:rFonts w:ascii="Arial" w:hAnsi="Arial" w:cs="Arial"/>
                <w:bCs/>
              </w:rPr>
            </w:pPr>
            <w:del w:id="617" w:author="Alex Farrugia" w:date="2026-10-09T16:36:00Z" w16du:dateUtc="2026-10-09T07:06:00Z">
              <w:r w:rsidRPr="0006061F" w:rsidDel="002A6D5B">
                <w:rPr>
                  <w:rFonts w:ascii="Arial" w:hAnsi="Arial" w:cs="Arial"/>
                  <w:bCs/>
                </w:rPr>
                <w:delText>12.46%</w:delText>
              </w:r>
            </w:del>
          </w:p>
        </w:tc>
      </w:tr>
      <w:tr w:rsidR="0006061F" w:rsidRPr="0006061F" w:rsidDel="002A6D5B" w14:paraId="58F13E73" w14:textId="57F38139" w:rsidTr="0006061F">
        <w:trPr>
          <w:trHeight w:val="285"/>
          <w:del w:id="618" w:author="Alex Farrugia" w:date="2026-10-09T16:36:00Z" w16du:dateUtc="2026-10-09T07:06:00Z"/>
        </w:trPr>
        <w:tc>
          <w:tcPr>
            <w:tcW w:w="3258" w:type="dxa"/>
            <w:noWrap/>
            <w:hideMark/>
          </w:tcPr>
          <w:p w14:paraId="0AD15B75" w14:textId="1A9169FF" w:rsidR="0006061F" w:rsidRPr="0006061F" w:rsidDel="002A6D5B" w:rsidRDefault="0006061F" w:rsidP="0006061F">
            <w:pPr>
              <w:pStyle w:val="BodyText"/>
              <w:spacing w:beforeLines="40" w:before="96" w:afterLines="40" w:after="96"/>
              <w:rPr>
                <w:del w:id="619" w:author="Alex Farrugia" w:date="2026-10-09T16:36:00Z" w16du:dateUtc="2026-10-09T07:06:00Z"/>
                <w:rFonts w:ascii="Arial" w:hAnsi="Arial" w:cs="Arial"/>
                <w:b/>
              </w:rPr>
            </w:pPr>
            <w:del w:id="620" w:author="Alex Farrugia" w:date="2026-10-09T16:36:00Z" w16du:dateUtc="2026-10-09T07:06:00Z">
              <w:r w:rsidRPr="0006061F" w:rsidDel="002A6D5B">
                <w:rPr>
                  <w:rFonts w:ascii="Arial" w:hAnsi="Arial" w:cs="Arial"/>
                  <w:b/>
                </w:rPr>
                <w:delText>Elevate Capital VCC</w:delText>
              </w:r>
            </w:del>
          </w:p>
        </w:tc>
        <w:tc>
          <w:tcPr>
            <w:tcW w:w="819" w:type="dxa"/>
            <w:noWrap/>
            <w:hideMark/>
          </w:tcPr>
          <w:p w14:paraId="1CAE5386" w14:textId="1BB71DC9" w:rsidR="0006061F" w:rsidRPr="0006061F" w:rsidDel="002A6D5B" w:rsidRDefault="0006061F" w:rsidP="0006061F">
            <w:pPr>
              <w:pStyle w:val="BodyText"/>
              <w:spacing w:beforeLines="40" w:before="96" w:afterLines="40" w:after="96"/>
              <w:jc w:val="center"/>
              <w:rPr>
                <w:del w:id="621" w:author="Alex Farrugia" w:date="2026-10-09T16:36:00Z" w16du:dateUtc="2026-10-09T07:06:00Z"/>
                <w:rFonts w:ascii="Arial" w:hAnsi="Arial" w:cs="Arial"/>
                <w:bCs/>
              </w:rPr>
            </w:pPr>
            <w:del w:id="622" w:author="Alex Farrugia" w:date="2026-10-09T16:36:00Z" w16du:dateUtc="2026-10-09T07:06:00Z">
              <w:r w:rsidRPr="0006061F" w:rsidDel="002A6D5B">
                <w:rPr>
                  <w:rFonts w:ascii="Arial" w:hAnsi="Arial" w:cs="Arial"/>
                  <w:bCs/>
                </w:rPr>
                <w:delText>SPS</w:delText>
              </w:r>
            </w:del>
          </w:p>
        </w:tc>
        <w:tc>
          <w:tcPr>
            <w:tcW w:w="1241" w:type="dxa"/>
            <w:noWrap/>
            <w:hideMark/>
          </w:tcPr>
          <w:p w14:paraId="66C7021C" w14:textId="6A5F5070" w:rsidR="0006061F" w:rsidRPr="0006061F" w:rsidDel="002A6D5B" w:rsidRDefault="0006061F" w:rsidP="0006061F">
            <w:pPr>
              <w:pStyle w:val="BodyText"/>
              <w:spacing w:beforeLines="40" w:before="96" w:afterLines="40" w:after="96"/>
              <w:jc w:val="right"/>
              <w:rPr>
                <w:del w:id="623" w:author="Alex Farrugia" w:date="2026-10-09T16:36:00Z" w16du:dateUtc="2026-10-09T07:06:00Z"/>
                <w:rFonts w:ascii="Arial" w:hAnsi="Arial" w:cs="Arial"/>
                <w:bCs/>
              </w:rPr>
            </w:pPr>
            <w:del w:id="624" w:author="Alex Farrugia" w:date="2026-10-09T16:36:00Z" w16du:dateUtc="2026-10-09T07:06:00Z">
              <w:r w:rsidRPr="0006061F" w:rsidDel="002A6D5B">
                <w:rPr>
                  <w:rFonts w:ascii="Arial" w:hAnsi="Arial" w:cs="Arial"/>
                  <w:bCs/>
                </w:rPr>
                <w:delText>-</w:delText>
              </w:r>
            </w:del>
          </w:p>
        </w:tc>
        <w:tc>
          <w:tcPr>
            <w:tcW w:w="1308" w:type="dxa"/>
            <w:noWrap/>
            <w:hideMark/>
          </w:tcPr>
          <w:p w14:paraId="7BA8E27B" w14:textId="6FB6C11D" w:rsidR="0006061F" w:rsidRPr="0006061F" w:rsidDel="002A6D5B" w:rsidRDefault="0006061F" w:rsidP="0006061F">
            <w:pPr>
              <w:pStyle w:val="BodyText"/>
              <w:spacing w:beforeLines="40" w:before="96" w:afterLines="40" w:after="96"/>
              <w:jc w:val="right"/>
              <w:rPr>
                <w:del w:id="625" w:author="Alex Farrugia" w:date="2026-10-09T16:36:00Z" w16du:dateUtc="2026-10-09T07:06:00Z"/>
                <w:rFonts w:ascii="Arial" w:hAnsi="Arial" w:cs="Arial"/>
                <w:bCs/>
              </w:rPr>
            </w:pPr>
            <w:del w:id="626" w:author="Alex Farrugia" w:date="2026-10-09T16:36:00Z" w16du:dateUtc="2026-10-09T07:06:00Z">
              <w:r w:rsidRPr="0006061F" w:rsidDel="002A6D5B">
                <w:rPr>
                  <w:rFonts w:ascii="Arial" w:hAnsi="Arial" w:cs="Arial"/>
                  <w:bCs/>
                </w:rPr>
                <w:delText>0.00%</w:delText>
              </w:r>
            </w:del>
          </w:p>
        </w:tc>
        <w:tc>
          <w:tcPr>
            <w:tcW w:w="1308" w:type="dxa"/>
            <w:noWrap/>
            <w:hideMark/>
          </w:tcPr>
          <w:p w14:paraId="1905819F" w14:textId="25C8821A" w:rsidR="0006061F" w:rsidRPr="0006061F" w:rsidDel="002A6D5B" w:rsidRDefault="0006061F" w:rsidP="0006061F">
            <w:pPr>
              <w:pStyle w:val="BodyText"/>
              <w:spacing w:beforeLines="40" w:before="96" w:afterLines="40" w:after="96"/>
              <w:jc w:val="right"/>
              <w:rPr>
                <w:del w:id="627" w:author="Alex Farrugia" w:date="2026-10-09T16:36:00Z" w16du:dateUtc="2026-10-09T07:06:00Z"/>
                <w:rFonts w:ascii="Arial" w:hAnsi="Arial" w:cs="Arial"/>
                <w:bCs/>
              </w:rPr>
            </w:pPr>
            <w:del w:id="628" w:author="Alex Farrugia" w:date="2026-10-09T16:36:00Z" w16du:dateUtc="2026-10-09T07:06:00Z">
              <w:r w:rsidRPr="0006061F" w:rsidDel="002A6D5B">
                <w:rPr>
                  <w:rFonts w:ascii="Arial" w:hAnsi="Arial" w:cs="Arial"/>
                  <w:bCs/>
                </w:rPr>
                <w:delText>116,581</w:delText>
              </w:r>
            </w:del>
          </w:p>
        </w:tc>
        <w:tc>
          <w:tcPr>
            <w:tcW w:w="1308" w:type="dxa"/>
            <w:noWrap/>
            <w:hideMark/>
          </w:tcPr>
          <w:p w14:paraId="034A6AD6" w14:textId="18ED055D" w:rsidR="0006061F" w:rsidRPr="0006061F" w:rsidDel="002A6D5B" w:rsidRDefault="0006061F" w:rsidP="0006061F">
            <w:pPr>
              <w:pStyle w:val="BodyText"/>
              <w:spacing w:beforeLines="40" w:before="96" w:afterLines="40" w:after="96"/>
              <w:jc w:val="right"/>
              <w:rPr>
                <w:del w:id="629" w:author="Alex Farrugia" w:date="2026-10-09T16:36:00Z" w16du:dateUtc="2026-10-09T07:06:00Z"/>
                <w:rFonts w:ascii="Arial" w:hAnsi="Arial" w:cs="Arial"/>
                <w:bCs/>
              </w:rPr>
            </w:pPr>
            <w:del w:id="630" w:author="Alex Farrugia" w:date="2026-10-09T16:36:00Z" w16du:dateUtc="2026-10-09T07:06:00Z">
              <w:r w:rsidRPr="0006061F" w:rsidDel="002A6D5B">
                <w:rPr>
                  <w:rFonts w:ascii="Arial" w:hAnsi="Arial" w:cs="Arial"/>
                  <w:bCs/>
                </w:rPr>
                <w:delText>6.81%</w:delText>
              </w:r>
            </w:del>
          </w:p>
        </w:tc>
      </w:tr>
      <w:tr w:rsidR="0006061F" w:rsidRPr="0006061F" w:rsidDel="002A6D5B" w14:paraId="332D8146" w14:textId="220DDBEC" w:rsidTr="0006061F">
        <w:trPr>
          <w:trHeight w:val="285"/>
          <w:del w:id="631" w:author="Alex Farrugia" w:date="2026-10-09T16:36:00Z" w16du:dateUtc="2026-10-09T07:06:00Z"/>
        </w:trPr>
        <w:tc>
          <w:tcPr>
            <w:tcW w:w="3258" w:type="dxa"/>
            <w:noWrap/>
            <w:hideMark/>
          </w:tcPr>
          <w:p w14:paraId="39F5B026" w14:textId="3362DB91" w:rsidR="0006061F" w:rsidRPr="0006061F" w:rsidDel="002A6D5B" w:rsidRDefault="0006061F" w:rsidP="0006061F">
            <w:pPr>
              <w:pStyle w:val="BodyText"/>
              <w:spacing w:beforeLines="40" w:before="96" w:afterLines="40" w:after="96"/>
              <w:rPr>
                <w:del w:id="632" w:author="Alex Farrugia" w:date="2026-10-09T16:36:00Z" w16du:dateUtc="2026-10-09T07:06:00Z"/>
                <w:rFonts w:ascii="Arial" w:hAnsi="Arial" w:cs="Arial"/>
                <w:b/>
              </w:rPr>
            </w:pPr>
            <w:del w:id="633" w:author="Alex Farrugia" w:date="2026-10-09T16:36:00Z" w16du:dateUtc="2026-10-09T07:06:00Z">
              <w:r w:rsidRPr="0006061F" w:rsidDel="002A6D5B">
                <w:rPr>
                  <w:rFonts w:ascii="Arial" w:hAnsi="Arial" w:cs="Arial"/>
                  <w:b/>
                </w:rPr>
                <w:delText>Paspalis Capital Pty Ltd</w:delText>
              </w:r>
            </w:del>
          </w:p>
        </w:tc>
        <w:tc>
          <w:tcPr>
            <w:tcW w:w="819" w:type="dxa"/>
            <w:noWrap/>
            <w:hideMark/>
          </w:tcPr>
          <w:p w14:paraId="217381A4" w14:textId="4E6EB93C" w:rsidR="0006061F" w:rsidRPr="0006061F" w:rsidDel="002A6D5B" w:rsidRDefault="0006061F" w:rsidP="0006061F">
            <w:pPr>
              <w:pStyle w:val="BodyText"/>
              <w:spacing w:beforeLines="40" w:before="96" w:afterLines="40" w:after="96"/>
              <w:jc w:val="center"/>
              <w:rPr>
                <w:del w:id="634" w:author="Alex Farrugia" w:date="2026-10-09T16:36:00Z" w16du:dateUtc="2026-10-09T07:06:00Z"/>
                <w:rFonts w:ascii="Arial" w:hAnsi="Arial" w:cs="Arial"/>
                <w:bCs/>
              </w:rPr>
            </w:pPr>
            <w:del w:id="635" w:author="Alex Farrugia" w:date="2026-10-09T16:36:00Z" w16du:dateUtc="2026-10-09T07:06:00Z">
              <w:r w:rsidRPr="0006061F" w:rsidDel="002A6D5B">
                <w:rPr>
                  <w:rFonts w:ascii="Arial" w:hAnsi="Arial" w:cs="Arial"/>
                  <w:bCs/>
                </w:rPr>
                <w:delText>SPS</w:delText>
              </w:r>
            </w:del>
          </w:p>
        </w:tc>
        <w:tc>
          <w:tcPr>
            <w:tcW w:w="1241" w:type="dxa"/>
            <w:noWrap/>
            <w:hideMark/>
          </w:tcPr>
          <w:p w14:paraId="67413044" w14:textId="08E4AD83" w:rsidR="0006061F" w:rsidRPr="0006061F" w:rsidDel="002A6D5B" w:rsidRDefault="0006061F" w:rsidP="0006061F">
            <w:pPr>
              <w:pStyle w:val="BodyText"/>
              <w:spacing w:beforeLines="40" w:before="96" w:afterLines="40" w:after="96"/>
              <w:jc w:val="right"/>
              <w:rPr>
                <w:del w:id="636" w:author="Alex Farrugia" w:date="2026-10-09T16:36:00Z" w16du:dateUtc="2026-10-09T07:06:00Z"/>
                <w:rFonts w:ascii="Arial" w:hAnsi="Arial" w:cs="Arial"/>
                <w:bCs/>
              </w:rPr>
            </w:pPr>
            <w:del w:id="637" w:author="Alex Farrugia" w:date="2026-10-09T16:36:00Z" w16du:dateUtc="2026-10-09T07:06:00Z">
              <w:r w:rsidRPr="0006061F" w:rsidDel="002A6D5B">
                <w:rPr>
                  <w:rFonts w:ascii="Arial" w:hAnsi="Arial" w:cs="Arial"/>
                  <w:bCs/>
                </w:rPr>
                <w:delText>-</w:delText>
              </w:r>
            </w:del>
          </w:p>
        </w:tc>
        <w:tc>
          <w:tcPr>
            <w:tcW w:w="1308" w:type="dxa"/>
            <w:noWrap/>
            <w:hideMark/>
          </w:tcPr>
          <w:p w14:paraId="4AE589AD" w14:textId="2751B596" w:rsidR="0006061F" w:rsidRPr="0006061F" w:rsidDel="002A6D5B" w:rsidRDefault="0006061F" w:rsidP="0006061F">
            <w:pPr>
              <w:pStyle w:val="BodyText"/>
              <w:spacing w:beforeLines="40" w:before="96" w:afterLines="40" w:after="96"/>
              <w:jc w:val="right"/>
              <w:rPr>
                <w:del w:id="638" w:author="Alex Farrugia" w:date="2026-10-09T16:36:00Z" w16du:dateUtc="2026-10-09T07:06:00Z"/>
                <w:rFonts w:ascii="Arial" w:hAnsi="Arial" w:cs="Arial"/>
                <w:bCs/>
              </w:rPr>
            </w:pPr>
            <w:del w:id="639" w:author="Alex Farrugia" w:date="2026-10-09T16:36:00Z" w16du:dateUtc="2026-10-09T07:06:00Z">
              <w:r w:rsidRPr="0006061F" w:rsidDel="002A6D5B">
                <w:rPr>
                  <w:rFonts w:ascii="Arial" w:hAnsi="Arial" w:cs="Arial"/>
                  <w:bCs/>
                </w:rPr>
                <w:delText>0.00%</w:delText>
              </w:r>
            </w:del>
          </w:p>
        </w:tc>
        <w:tc>
          <w:tcPr>
            <w:tcW w:w="1308" w:type="dxa"/>
            <w:noWrap/>
            <w:hideMark/>
          </w:tcPr>
          <w:p w14:paraId="62DF9E0B" w14:textId="7154B960" w:rsidR="0006061F" w:rsidRPr="0006061F" w:rsidDel="002A6D5B" w:rsidRDefault="0006061F" w:rsidP="0006061F">
            <w:pPr>
              <w:pStyle w:val="BodyText"/>
              <w:spacing w:beforeLines="40" w:before="96" w:afterLines="40" w:after="96"/>
              <w:jc w:val="right"/>
              <w:rPr>
                <w:del w:id="640" w:author="Alex Farrugia" w:date="2026-10-09T16:36:00Z" w16du:dateUtc="2026-10-09T07:06:00Z"/>
                <w:rFonts w:ascii="Arial" w:hAnsi="Arial" w:cs="Arial"/>
                <w:bCs/>
              </w:rPr>
            </w:pPr>
            <w:del w:id="641" w:author="Alex Farrugia" w:date="2026-10-09T16:36:00Z" w16du:dateUtc="2026-10-09T07:06:00Z">
              <w:r w:rsidRPr="0006061F" w:rsidDel="002A6D5B">
                <w:rPr>
                  <w:rFonts w:ascii="Arial" w:hAnsi="Arial" w:cs="Arial"/>
                  <w:bCs/>
                </w:rPr>
                <w:delText>98,174</w:delText>
              </w:r>
            </w:del>
          </w:p>
        </w:tc>
        <w:tc>
          <w:tcPr>
            <w:tcW w:w="1308" w:type="dxa"/>
            <w:noWrap/>
            <w:hideMark/>
          </w:tcPr>
          <w:p w14:paraId="37BEF0ED" w14:textId="14AF3EEE" w:rsidR="0006061F" w:rsidRPr="0006061F" w:rsidDel="002A6D5B" w:rsidRDefault="0006061F" w:rsidP="0006061F">
            <w:pPr>
              <w:pStyle w:val="BodyText"/>
              <w:spacing w:beforeLines="40" w:before="96" w:afterLines="40" w:after="96"/>
              <w:jc w:val="right"/>
              <w:rPr>
                <w:del w:id="642" w:author="Alex Farrugia" w:date="2026-10-09T16:36:00Z" w16du:dateUtc="2026-10-09T07:06:00Z"/>
                <w:rFonts w:ascii="Arial" w:hAnsi="Arial" w:cs="Arial"/>
                <w:bCs/>
              </w:rPr>
            </w:pPr>
            <w:del w:id="643" w:author="Alex Farrugia" w:date="2026-10-09T16:36:00Z" w16du:dateUtc="2026-10-09T07:06:00Z">
              <w:r w:rsidRPr="0006061F" w:rsidDel="002A6D5B">
                <w:rPr>
                  <w:rFonts w:ascii="Arial" w:hAnsi="Arial" w:cs="Arial"/>
                  <w:bCs/>
                </w:rPr>
                <w:delText>5.73%</w:delText>
              </w:r>
            </w:del>
          </w:p>
        </w:tc>
      </w:tr>
      <w:tr w:rsidR="0006061F" w:rsidRPr="0006061F" w:rsidDel="002A6D5B" w14:paraId="67B3742E" w14:textId="19678305" w:rsidTr="0006061F">
        <w:trPr>
          <w:trHeight w:val="285"/>
          <w:del w:id="644" w:author="Alex Farrugia" w:date="2026-10-09T16:36:00Z" w16du:dateUtc="2026-10-09T07:06:00Z"/>
        </w:trPr>
        <w:tc>
          <w:tcPr>
            <w:tcW w:w="3258" w:type="dxa"/>
            <w:noWrap/>
            <w:hideMark/>
          </w:tcPr>
          <w:p w14:paraId="73C537B6" w14:textId="7CA67202" w:rsidR="0006061F" w:rsidRPr="0006061F" w:rsidDel="002A6D5B" w:rsidRDefault="0006061F" w:rsidP="0006061F">
            <w:pPr>
              <w:pStyle w:val="BodyText"/>
              <w:spacing w:beforeLines="40" w:before="96" w:afterLines="40" w:after="96"/>
              <w:rPr>
                <w:del w:id="645" w:author="Alex Farrugia" w:date="2026-10-09T16:36:00Z" w16du:dateUtc="2026-10-09T07:06:00Z"/>
                <w:rFonts w:ascii="Arial" w:hAnsi="Arial" w:cs="Arial"/>
                <w:b/>
              </w:rPr>
            </w:pPr>
            <w:del w:id="646" w:author="Alex Farrugia" w:date="2026-10-09T16:36:00Z" w16du:dateUtc="2026-10-09T07:06:00Z">
              <w:r w:rsidRPr="0006061F" w:rsidDel="002A6D5B">
                <w:rPr>
                  <w:rFonts w:ascii="Arial" w:hAnsi="Arial" w:cs="Arial"/>
                  <w:b/>
                </w:rPr>
                <w:delText xml:space="preserve">Angels </w:delText>
              </w:r>
            </w:del>
          </w:p>
        </w:tc>
        <w:tc>
          <w:tcPr>
            <w:tcW w:w="819" w:type="dxa"/>
            <w:noWrap/>
            <w:hideMark/>
          </w:tcPr>
          <w:p w14:paraId="6FF746C9" w14:textId="3526F13B" w:rsidR="0006061F" w:rsidRPr="0006061F" w:rsidDel="002A6D5B" w:rsidRDefault="0006061F" w:rsidP="0006061F">
            <w:pPr>
              <w:pStyle w:val="BodyText"/>
              <w:spacing w:beforeLines="40" w:before="96" w:afterLines="40" w:after="96"/>
              <w:jc w:val="center"/>
              <w:rPr>
                <w:del w:id="647" w:author="Alex Farrugia" w:date="2026-10-09T16:36:00Z" w16du:dateUtc="2026-10-09T07:06:00Z"/>
                <w:rFonts w:ascii="Arial" w:hAnsi="Arial" w:cs="Arial"/>
                <w:bCs/>
              </w:rPr>
            </w:pPr>
            <w:del w:id="648" w:author="Alex Farrugia" w:date="2026-10-09T16:36:00Z" w16du:dateUtc="2026-10-09T07:06:00Z">
              <w:r w:rsidRPr="0006061F" w:rsidDel="002A6D5B">
                <w:rPr>
                  <w:rFonts w:ascii="Arial" w:hAnsi="Arial" w:cs="Arial"/>
                  <w:bCs/>
                </w:rPr>
                <w:delText>SPS</w:delText>
              </w:r>
            </w:del>
          </w:p>
        </w:tc>
        <w:tc>
          <w:tcPr>
            <w:tcW w:w="1241" w:type="dxa"/>
            <w:noWrap/>
            <w:hideMark/>
          </w:tcPr>
          <w:p w14:paraId="7C638F04" w14:textId="70AB640B" w:rsidR="0006061F" w:rsidRPr="0006061F" w:rsidDel="002A6D5B" w:rsidRDefault="0006061F" w:rsidP="0006061F">
            <w:pPr>
              <w:pStyle w:val="BodyText"/>
              <w:spacing w:beforeLines="40" w:before="96" w:afterLines="40" w:after="96"/>
              <w:jc w:val="right"/>
              <w:rPr>
                <w:del w:id="649" w:author="Alex Farrugia" w:date="2026-10-09T16:36:00Z" w16du:dateUtc="2026-10-09T07:06:00Z"/>
                <w:rFonts w:ascii="Arial" w:hAnsi="Arial" w:cs="Arial"/>
                <w:bCs/>
              </w:rPr>
            </w:pPr>
            <w:del w:id="650" w:author="Alex Farrugia" w:date="2026-10-09T16:36:00Z" w16du:dateUtc="2026-10-09T07:06:00Z">
              <w:r w:rsidRPr="0006061F" w:rsidDel="002A6D5B">
                <w:rPr>
                  <w:rFonts w:ascii="Arial" w:hAnsi="Arial" w:cs="Arial"/>
                  <w:bCs/>
                </w:rPr>
                <w:delText>-</w:delText>
              </w:r>
            </w:del>
          </w:p>
        </w:tc>
        <w:tc>
          <w:tcPr>
            <w:tcW w:w="1308" w:type="dxa"/>
            <w:noWrap/>
            <w:hideMark/>
          </w:tcPr>
          <w:p w14:paraId="1272925A" w14:textId="37566984" w:rsidR="0006061F" w:rsidRPr="0006061F" w:rsidDel="002A6D5B" w:rsidRDefault="0006061F" w:rsidP="0006061F">
            <w:pPr>
              <w:pStyle w:val="BodyText"/>
              <w:spacing w:beforeLines="40" w:before="96" w:afterLines="40" w:after="96"/>
              <w:jc w:val="right"/>
              <w:rPr>
                <w:del w:id="651" w:author="Alex Farrugia" w:date="2026-10-09T16:36:00Z" w16du:dateUtc="2026-10-09T07:06:00Z"/>
                <w:rFonts w:ascii="Arial" w:hAnsi="Arial" w:cs="Arial"/>
                <w:bCs/>
              </w:rPr>
            </w:pPr>
            <w:del w:id="652" w:author="Alex Farrugia" w:date="2026-10-09T16:36:00Z" w16du:dateUtc="2026-10-09T07:06:00Z">
              <w:r w:rsidRPr="0006061F" w:rsidDel="002A6D5B">
                <w:rPr>
                  <w:rFonts w:ascii="Arial" w:hAnsi="Arial" w:cs="Arial"/>
                  <w:bCs/>
                </w:rPr>
                <w:delText>0.00%</w:delText>
              </w:r>
            </w:del>
          </w:p>
        </w:tc>
        <w:tc>
          <w:tcPr>
            <w:tcW w:w="1308" w:type="dxa"/>
            <w:noWrap/>
            <w:hideMark/>
          </w:tcPr>
          <w:p w14:paraId="506550F3" w14:textId="5F60D86C" w:rsidR="0006061F" w:rsidRPr="0006061F" w:rsidDel="002A6D5B" w:rsidRDefault="0006061F" w:rsidP="0006061F">
            <w:pPr>
              <w:pStyle w:val="BodyText"/>
              <w:spacing w:beforeLines="40" w:before="96" w:afterLines="40" w:after="96"/>
              <w:jc w:val="right"/>
              <w:rPr>
                <w:del w:id="653" w:author="Alex Farrugia" w:date="2026-10-09T16:36:00Z" w16du:dateUtc="2026-10-09T07:06:00Z"/>
                <w:rFonts w:ascii="Arial" w:hAnsi="Arial" w:cs="Arial"/>
                <w:bCs/>
              </w:rPr>
            </w:pPr>
            <w:del w:id="654" w:author="Alex Farrugia" w:date="2026-10-09T16:36:00Z" w16du:dateUtc="2026-10-09T07:06:00Z">
              <w:r w:rsidRPr="0006061F" w:rsidDel="002A6D5B">
                <w:rPr>
                  <w:rFonts w:ascii="Arial" w:hAnsi="Arial" w:cs="Arial"/>
                  <w:bCs/>
                </w:rPr>
                <w:delText>19,635</w:delText>
              </w:r>
            </w:del>
          </w:p>
        </w:tc>
        <w:tc>
          <w:tcPr>
            <w:tcW w:w="1308" w:type="dxa"/>
            <w:noWrap/>
            <w:hideMark/>
          </w:tcPr>
          <w:p w14:paraId="59DF5457" w14:textId="5095AF00" w:rsidR="0006061F" w:rsidRPr="0006061F" w:rsidDel="002A6D5B" w:rsidRDefault="0006061F" w:rsidP="0006061F">
            <w:pPr>
              <w:pStyle w:val="BodyText"/>
              <w:spacing w:beforeLines="40" w:before="96" w:afterLines="40" w:after="96"/>
              <w:jc w:val="right"/>
              <w:rPr>
                <w:del w:id="655" w:author="Alex Farrugia" w:date="2026-10-09T16:36:00Z" w16du:dateUtc="2026-10-09T07:06:00Z"/>
                <w:rFonts w:ascii="Arial" w:hAnsi="Arial" w:cs="Arial"/>
                <w:bCs/>
              </w:rPr>
            </w:pPr>
            <w:del w:id="656" w:author="Alex Farrugia" w:date="2026-10-09T16:36:00Z" w16du:dateUtc="2026-10-09T07:06:00Z">
              <w:r w:rsidRPr="0006061F" w:rsidDel="002A6D5B">
                <w:rPr>
                  <w:rFonts w:ascii="Arial" w:hAnsi="Arial" w:cs="Arial"/>
                  <w:bCs/>
                </w:rPr>
                <w:delText>1.15%</w:delText>
              </w:r>
            </w:del>
          </w:p>
        </w:tc>
      </w:tr>
      <w:tr w:rsidR="0006061F" w:rsidRPr="0006061F" w:rsidDel="002A6D5B" w14:paraId="0BFCACC3" w14:textId="4E2891F2" w:rsidTr="0006061F">
        <w:trPr>
          <w:trHeight w:val="285"/>
          <w:del w:id="657" w:author="Alex Farrugia" w:date="2026-10-09T16:36:00Z" w16du:dateUtc="2026-10-09T07:06:00Z"/>
        </w:trPr>
        <w:tc>
          <w:tcPr>
            <w:tcW w:w="3258" w:type="dxa"/>
            <w:noWrap/>
            <w:hideMark/>
          </w:tcPr>
          <w:p w14:paraId="6A7CFC19" w14:textId="0C372C52" w:rsidR="0006061F" w:rsidRPr="0006061F" w:rsidDel="002A6D5B" w:rsidRDefault="0006061F" w:rsidP="0006061F">
            <w:pPr>
              <w:pStyle w:val="BodyText"/>
              <w:spacing w:beforeLines="40" w:before="96" w:afterLines="40" w:after="96"/>
              <w:rPr>
                <w:del w:id="658" w:author="Alex Farrugia" w:date="2026-10-09T16:36:00Z" w16du:dateUtc="2026-10-09T07:06:00Z"/>
                <w:rFonts w:ascii="Arial" w:hAnsi="Arial" w:cs="Arial"/>
                <w:b/>
              </w:rPr>
            </w:pPr>
            <w:del w:id="659" w:author="Alex Farrugia" w:date="2026-10-09T16:36:00Z" w16du:dateUtc="2026-10-09T07:06:00Z">
              <w:r w:rsidRPr="0006061F" w:rsidDel="002A6D5B">
                <w:rPr>
                  <w:rFonts w:ascii="Arial" w:hAnsi="Arial" w:cs="Arial"/>
                  <w:b/>
                </w:rPr>
                <w:delText>Graduate Investment Pte. Ltd.</w:delText>
              </w:r>
            </w:del>
          </w:p>
        </w:tc>
        <w:tc>
          <w:tcPr>
            <w:tcW w:w="819" w:type="dxa"/>
            <w:noWrap/>
            <w:hideMark/>
          </w:tcPr>
          <w:p w14:paraId="57E040CB" w14:textId="52E7B072" w:rsidR="0006061F" w:rsidRPr="0006061F" w:rsidDel="002A6D5B" w:rsidRDefault="0006061F" w:rsidP="0006061F">
            <w:pPr>
              <w:pStyle w:val="BodyText"/>
              <w:spacing w:beforeLines="40" w:before="96" w:afterLines="40" w:after="96"/>
              <w:jc w:val="center"/>
              <w:rPr>
                <w:del w:id="660" w:author="Alex Farrugia" w:date="2026-10-09T16:36:00Z" w16du:dateUtc="2026-10-09T07:06:00Z"/>
                <w:rFonts w:ascii="Arial" w:hAnsi="Arial" w:cs="Arial"/>
                <w:bCs/>
              </w:rPr>
            </w:pPr>
            <w:del w:id="661" w:author="Alex Farrugia" w:date="2026-10-09T16:36:00Z" w16du:dateUtc="2026-10-09T07:06:00Z">
              <w:r w:rsidRPr="0006061F" w:rsidDel="002A6D5B">
                <w:rPr>
                  <w:rFonts w:ascii="Arial" w:hAnsi="Arial" w:cs="Arial"/>
                  <w:bCs/>
                </w:rPr>
                <w:delText>SPS</w:delText>
              </w:r>
            </w:del>
          </w:p>
        </w:tc>
        <w:tc>
          <w:tcPr>
            <w:tcW w:w="1241" w:type="dxa"/>
            <w:noWrap/>
            <w:hideMark/>
          </w:tcPr>
          <w:p w14:paraId="5122934C" w14:textId="5F0C86F6" w:rsidR="0006061F" w:rsidRPr="0006061F" w:rsidDel="002A6D5B" w:rsidRDefault="0006061F" w:rsidP="0006061F">
            <w:pPr>
              <w:pStyle w:val="BodyText"/>
              <w:spacing w:beforeLines="40" w:before="96" w:afterLines="40" w:after="96"/>
              <w:jc w:val="right"/>
              <w:rPr>
                <w:del w:id="662" w:author="Alex Farrugia" w:date="2026-10-09T16:36:00Z" w16du:dateUtc="2026-10-09T07:06:00Z"/>
                <w:rFonts w:ascii="Arial" w:hAnsi="Arial" w:cs="Arial"/>
                <w:bCs/>
              </w:rPr>
            </w:pPr>
            <w:del w:id="663" w:author="Alex Farrugia" w:date="2026-10-09T16:36:00Z" w16du:dateUtc="2026-10-09T07:06:00Z">
              <w:r w:rsidRPr="0006061F" w:rsidDel="002A6D5B">
                <w:rPr>
                  <w:rFonts w:ascii="Arial" w:hAnsi="Arial" w:cs="Arial"/>
                  <w:bCs/>
                </w:rPr>
                <w:delText>-</w:delText>
              </w:r>
            </w:del>
          </w:p>
        </w:tc>
        <w:tc>
          <w:tcPr>
            <w:tcW w:w="1308" w:type="dxa"/>
            <w:noWrap/>
            <w:hideMark/>
          </w:tcPr>
          <w:p w14:paraId="3679A580" w14:textId="371453CC" w:rsidR="0006061F" w:rsidRPr="0006061F" w:rsidDel="002A6D5B" w:rsidRDefault="0006061F" w:rsidP="0006061F">
            <w:pPr>
              <w:pStyle w:val="BodyText"/>
              <w:spacing w:beforeLines="40" w:before="96" w:afterLines="40" w:after="96"/>
              <w:jc w:val="right"/>
              <w:rPr>
                <w:del w:id="664" w:author="Alex Farrugia" w:date="2026-10-09T16:36:00Z" w16du:dateUtc="2026-10-09T07:06:00Z"/>
                <w:rFonts w:ascii="Arial" w:hAnsi="Arial" w:cs="Arial"/>
                <w:bCs/>
              </w:rPr>
            </w:pPr>
            <w:del w:id="665" w:author="Alex Farrugia" w:date="2026-10-09T16:36:00Z" w16du:dateUtc="2026-10-09T07:06:00Z">
              <w:r w:rsidRPr="0006061F" w:rsidDel="002A6D5B">
                <w:rPr>
                  <w:rFonts w:ascii="Arial" w:hAnsi="Arial" w:cs="Arial"/>
                  <w:bCs/>
                </w:rPr>
                <w:delText>0.00%</w:delText>
              </w:r>
            </w:del>
          </w:p>
        </w:tc>
        <w:tc>
          <w:tcPr>
            <w:tcW w:w="1308" w:type="dxa"/>
            <w:noWrap/>
            <w:hideMark/>
          </w:tcPr>
          <w:p w14:paraId="73CEDFA3" w14:textId="1868CDB6" w:rsidR="0006061F" w:rsidRPr="0006061F" w:rsidDel="002A6D5B" w:rsidRDefault="0006061F" w:rsidP="0006061F">
            <w:pPr>
              <w:pStyle w:val="BodyText"/>
              <w:spacing w:beforeLines="40" w:before="96" w:afterLines="40" w:after="96"/>
              <w:jc w:val="right"/>
              <w:rPr>
                <w:del w:id="666" w:author="Alex Farrugia" w:date="2026-10-09T16:36:00Z" w16du:dateUtc="2026-10-09T07:06:00Z"/>
                <w:rFonts w:ascii="Arial" w:hAnsi="Arial" w:cs="Arial"/>
                <w:bCs/>
              </w:rPr>
            </w:pPr>
            <w:del w:id="667" w:author="Alex Farrugia" w:date="2026-10-09T16:36:00Z" w16du:dateUtc="2026-10-09T07:06:00Z">
              <w:r w:rsidRPr="0006061F" w:rsidDel="002A6D5B">
                <w:rPr>
                  <w:rFonts w:ascii="Arial" w:hAnsi="Arial" w:cs="Arial"/>
                  <w:bCs/>
                </w:rPr>
                <w:delText>9,081</w:delText>
              </w:r>
            </w:del>
          </w:p>
        </w:tc>
        <w:tc>
          <w:tcPr>
            <w:tcW w:w="1308" w:type="dxa"/>
            <w:noWrap/>
            <w:hideMark/>
          </w:tcPr>
          <w:p w14:paraId="62665CA2" w14:textId="66BF262E" w:rsidR="0006061F" w:rsidRPr="0006061F" w:rsidDel="002A6D5B" w:rsidRDefault="0006061F" w:rsidP="0006061F">
            <w:pPr>
              <w:pStyle w:val="BodyText"/>
              <w:spacing w:beforeLines="40" w:before="96" w:afterLines="40" w:after="96"/>
              <w:jc w:val="right"/>
              <w:rPr>
                <w:del w:id="668" w:author="Alex Farrugia" w:date="2026-10-09T16:36:00Z" w16du:dateUtc="2026-10-09T07:06:00Z"/>
                <w:rFonts w:ascii="Arial" w:hAnsi="Arial" w:cs="Arial"/>
                <w:bCs/>
              </w:rPr>
            </w:pPr>
            <w:del w:id="669" w:author="Alex Farrugia" w:date="2026-10-09T16:36:00Z" w16du:dateUtc="2026-10-09T07:06:00Z">
              <w:r w:rsidRPr="0006061F" w:rsidDel="002A6D5B">
                <w:rPr>
                  <w:rFonts w:ascii="Arial" w:hAnsi="Arial" w:cs="Arial"/>
                  <w:bCs/>
                </w:rPr>
                <w:delText>0.53%</w:delText>
              </w:r>
            </w:del>
          </w:p>
        </w:tc>
      </w:tr>
      <w:tr w:rsidR="0006061F" w:rsidRPr="0006061F" w:rsidDel="002A6D5B" w14:paraId="7EB499A8" w14:textId="3131E61C" w:rsidTr="0006061F">
        <w:trPr>
          <w:trHeight w:val="285"/>
          <w:del w:id="670" w:author="Alex Farrugia" w:date="2026-10-09T16:36:00Z" w16du:dateUtc="2026-10-09T07:06:00Z"/>
        </w:trPr>
        <w:tc>
          <w:tcPr>
            <w:tcW w:w="3258" w:type="dxa"/>
            <w:noWrap/>
            <w:hideMark/>
          </w:tcPr>
          <w:p w14:paraId="777C7C9E" w14:textId="456FC8B5" w:rsidR="0006061F" w:rsidRPr="0006061F" w:rsidDel="002A6D5B" w:rsidRDefault="0006061F" w:rsidP="0006061F">
            <w:pPr>
              <w:pStyle w:val="BodyText"/>
              <w:spacing w:beforeLines="40" w:before="96" w:afterLines="40" w:after="96"/>
              <w:rPr>
                <w:del w:id="671" w:author="Alex Farrugia" w:date="2026-10-09T16:36:00Z" w16du:dateUtc="2026-10-09T07:06:00Z"/>
                <w:rFonts w:ascii="Arial" w:hAnsi="Arial" w:cs="Arial"/>
                <w:b/>
              </w:rPr>
            </w:pPr>
            <w:del w:id="672" w:author="Alex Farrugia" w:date="2026-10-09T16:36:00Z" w16du:dateUtc="2026-10-09T07:06:00Z">
              <w:r w:rsidRPr="0006061F" w:rsidDel="002A6D5B">
                <w:rPr>
                  <w:rFonts w:ascii="Arial" w:hAnsi="Arial" w:cs="Arial"/>
                  <w:b/>
                </w:rPr>
                <w:delText>Jorge Heraud</w:delText>
              </w:r>
            </w:del>
          </w:p>
        </w:tc>
        <w:tc>
          <w:tcPr>
            <w:tcW w:w="819" w:type="dxa"/>
            <w:noWrap/>
            <w:hideMark/>
          </w:tcPr>
          <w:p w14:paraId="7DC5BA0C" w14:textId="2D585B61" w:rsidR="0006061F" w:rsidRPr="0006061F" w:rsidDel="002A6D5B" w:rsidRDefault="0006061F" w:rsidP="0006061F">
            <w:pPr>
              <w:pStyle w:val="BodyText"/>
              <w:spacing w:beforeLines="40" w:before="96" w:afterLines="40" w:after="96"/>
              <w:jc w:val="center"/>
              <w:rPr>
                <w:del w:id="673" w:author="Alex Farrugia" w:date="2026-10-09T16:36:00Z" w16du:dateUtc="2026-10-09T07:06:00Z"/>
                <w:rFonts w:ascii="Arial" w:hAnsi="Arial" w:cs="Arial"/>
                <w:bCs/>
              </w:rPr>
            </w:pPr>
            <w:del w:id="674" w:author="Alex Farrugia" w:date="2026-10-09T16:36:00Z" w16du:dateUtc="2026-10-09T07:06:00Z">
              <w:r w:rsidRPr="0006061F" w:rsidDel="002A6D5B">
                <w:rPr>
                  <w:rFonts w:ascii="Arial" w:hAnsi="Arial" w:cs="Arial"/>
                  <w:bCs/>
                </w:rPr>
                <w:delText>SPS</w:delText>
              </w:r>
            </w:del>
          </w:p>
        </w:tc>
        <w:tc>
          <w:tcPr>
            <w:tcW w:w="1241" w:type="dxa"/>
            <w:noWrap/>
            <w:hideMark/>
          </w:tcPr>
          <w:p w14:paraId="257F59EB" w14:textId="3F153D02" w:rsidR="0006061F" w:rsidRPr="0006061F" w:rsidDel="002A6D5B" w:rsidRDefault="0006061F" w:rsidP="0006061F">
            <w:pPr>
              <w:pStyle w:val="BodyText"/>
              <w:spacing w:beforeLines="40" w:before="96" w:afterLines="40" w:after="96"/>
              <w:jc w:val="right"/>
              <w:rPr>
                <w:del w:id="675" w:author="Alex Farrugia" w:date="2026-10-09T16:36:00Z" w16du:dateUtc="2026-10-09T07:06:00Z"/>
                <w:rFonts w:ascii="Arial" w:hAnsi="Arial" w:cs="Arial"/>
                <w:bCs/>
              </w:rPr>
            </w:pPr>
            <w:del w:id="676" w:author="Alex Farrugia" w:date="2026-10-09T16:36:00Z" w16du:dateUtc="2026-10-09T07:06:00Z">
              <w:r w:rsidRPr="0006061F" w:rsidDel="002A6D5B">
                <w:rPr>
                  <w:rFonts w:ascii="Arial" w:hAnsi="Arial" w:cs="Arial"/>
                  <w:bCs/>
                </w:rPr>
                <w:delText>-</w:delText>
              </w:r>
            </w:del>
          </w:p>
        </w:tc>
        <w:tc>
          <w:tcPr>
            <w:tcW w:w="1308" w:type="dxa"/>
            <w:noWrap/>
            <w:hideMark/>
          </w:tcPr>
          <w:p w14:paraId="21A95414" w14:textId="199412C0" w:rsidR="0006061F" w:rsidRPr="0006061F" w:rsidDel="002A6D5B" w:rsidRDefault="0006061F" w:rsidP="0006061F">
            <w:pPr>
              <w:pStyle w:val="BodyText"/>
              <w:spacing w:beforeLines="40" w:before="96" w:afterLines="40" w:after="96"/>
              <w:jc w:val="right"/>
              <w:rPr>
                <w:del w:id="677" w:author="Alex Farrugia" w:date="2026-10-09T16:36:00Z" w16du:dateUtc="2026-10-09T07:06:00Z"/>
                <w:rFonts w:ascii="Arial" w:hAnsi="Arial" w:cs="Arial"/>
                <w:bCs/>
              </w:rPr>
            </w:pPr>
            <w:del w:id="678" w:author="Alex Farrugia" w:date="2026-10-09T16:36:00Z" w16du:dateUtc="2026-10-09T07:06:00Z">
              <w:r w:rsidRPr="0006061F" w:rsidDel="002A6D5B">
                <w:rPr>
                  <w:rFonts w:ascii="Arial" w:hAnsi="Arial" w:cs="Arial"/>
                  <w:bCs/>
                </w:rPr>
                <w:delText>0.00%</w:delText>
              </w:r>
            </w:del>
          </w:p>
        </w:tc>
        <w:tc>
          <w:tcPr>
            <w:tcW w:w="1308" w:type="dxa"/>
            <w:noWrap/>
            <w:hideMark/>
          </w:tcPr>
          <w:p w14:paraId="780B5695" w14:textId="763E1304" w:rsidR="0006061F" w:rsidRPr="0006061F" w:rsidDel="002A6D5B" w:rsidRDefault="0006061F" w:rsidP="0006061F">
            <w:pPr>
              <w:pStyle w:val="BodyText"/>
              <w:spacing w:beforeLines="40" w:before="96" w:afterLines="40" w:after="96"/>
              <w:jc w:val="right"/>
              <w:rPr>
                <w:del w:id="679" w:author="Alex Farrugia" w:date="2026-10-09T16:36:00Z" w16du:dateUtc="2026-10-09T07:06:00Z"/>
                <w:rFonts w:ascii="Arial" w:hAnsi="Arial" w:cs="Arial"/>
                <w:bCs/>
              </w:rPr>
            </w:pPr>
            <w:del w:id="680" w:author="Alex Farrugia" w:date="2026-10-09T16:36:00Z" w16du:dateUtc="2026-10-09T07:06:00Z">
              <w:r w:rsidRPr="0006061F" w:rsidDel="002A6D5B">
                <w:rPr>
                  <w:rFonts w:ascii="Arial" w:hAnsi="Arial" w:cs="Arial"/>
                  <w:bCs/>
                </w:rPr>
                <w:delText>6,136</w:delText>
              </w:r>
            </w:del>
          </w:p>
        </w:tc>
        <w:tc>
          <w:tcPr>
            <w:tcW w:w="1308" w:type="dxa"/>
            <w:noWrap/>
            <w:hideMark/>
          </w:tcPr>
          <w:p w14:paraId="660591BB" w14:textId="4820E65A" w:rsidR="0006061F" w:rsidRPr="0006061F" w:rsidDel="002A6D5B" w:rsidRDefault="0006061F" w:rsidP="0006061F">
            <w:pPr>
              <w:pStyle w:val="BodyText"/>
              <w:spacing w:beforeLines="40" w:before="96" w:afterLines="40" w:after="96"/>
              <w:jc w:val="right"/>
              <w:rPr>
                <w:del w:id="681" w:author="Alex Farrugia" w:date="2026-10-09T16:36:00Z" w16du:dateUtc="2026-10-09T07:06:00Z"/>
                <w:rFonts w:ascii="Arial" w:hAnsi="Arial" w:cs="Arial"/>
                <w:bCs/>
              </w:rPr>
            </w:pPr>
            <w:del w:id="682" w:author="Alex Farrugia" w:date="2026-10-09T16:36:00Z" w16du:dateUtc="2026-10-09T07:06:00Z">
              <w:r w:rsidRPr="0006061F" w:rsidDel="002A6D5B">
                <w:rPr>
                  <w:rFonts w:ascii="Arial" w:hAnsi="Arial" w:cs="Arial"/>
                  <w:bCs/>
                </w:rPr>
                <w:delText>0.36%</w:delText>
              </w:r>
            </w:del>
          </w:p>
        </w:tc>
      </w:tr>
      <w:tr w:rsidR="0006061F" w:rsidRPr="0006061F" w:rsidDel="002A6D5B" w14:paraId="15265F9B" w14:textId="7658F9AC" w:rsidTr="0006061F">
        <w:trPr>
          <w:trHeight w:val="285"/>
          <w:del w:id="683" w:author="Alex Farrugia" w:date="2026-10-09T16:36:00Z" w16du:dateUtc="2026-10-09T07:06:00Z"/>
        </w:trPr>
        <w:tc>
          <w:tcPr>
            <w:tcW w:w="3258" w:type="dxa"/>
            <w:noWrap/>
            <w:hideMark/>
          </w:tcPr>
          <w:p w14:paraId="7177C35B" w14:textId="54DF4E88" w:rsidR="0006061F" w:rsidRPr="0006061F" w:rsidDel="002A6D5B" w:rsidRDefault="0006061F" w:rsidP="0006061F">
            <w:pPr>
              <w:pStyle w:val="BodyText"/>
              <w:spacing w:beforeLines="40" w:before="96" w:afterLines="40" w:after="96"/>
              <w:rPr>
                <w:del w:id="684" w:author="Alex Farrugia" w:date="2026-10-09T16:36:00Z" w16du:dateUtc="2026-10-09T07:06:00Z"/>
                <w:rFonts w:ascii="Arial" w:hAnsi="Arial" w:cs="Arial"/>
                <w:b/>
              </w:rPr>
            </w:pPr>
            <w:del w:id="685" w:author="Alex Farrugia" w:date="2026-10-09T16:36:00Z" w16du:dateUtc="2026-10-09T07:06:00Z">
              <w:r w:rsidRPr="0006061F" w:rsidDel="002A6D5B">
                <w:rPr>
                  <w:rFonts w:ascii="Arial" w:hAnsi="Arial" w:cs="Arial"/>
                  <w:b/>
                </w:rPr>
                <w:delText>Employee Share Option Pool</w:delText>
              </w:r>
              <w:r w:rsidRPr="0006061F" w:rsidDel="002A6D5B">
                <w:rPr>
                  <w:rStyle w:val="FootnoteReference"/>
                  <w:rFonts w:ascii="Arial" w:hAnsi="Arial" w:cs="Arial"/>
                  <w:b/>
                </w:rPr>
                <w:footnoteReference w:id="45"/>
              </w:r>
            </w:del>
          </w:p>
        </w:tc>
        <w:tc>
          <w:tcPr>
            <w:tcW w:w="819" w:type="dxa"/>
            <w:noWrap/>
            <w:hideMark/>
          </w:tcPr>
          <w:p w14:paraId="1A8E67AE" w14:textId="1AE2A0E0" w:rsidR="0006061F" w:rsidRPr="0006061F" w:rsidDel="002A6D5B" w:rsidRDefault="0006061F" w:rsidP="0006061F">
            <w:pPr>
              <w:pStyle w:val="BodyText"/>
              <w:spacing w:beforeLines="40" w:before="96" w:afterLines="40" w:after="96"/>
              <w:jc w:val="center"/>
              <w:rPr>
                <w:del w:id="688" w:author="Alex Farrugia" w:date="2026-10-09T16:36:00Z" w16du:dateUtc="2026-10-09T07:06:00Z"/>
                <w:rFonts w:ascii="Arial" w:hAnsi="Arial" w:cs="Arial"/>
                <w:bCs/>
              </w:rPr>
            </w:pPr>
            <w:del w:id="689" w:author="Alex Farrugia" w:date="2026-10-09T16:36:00Z" w16du:dateUtc="2026-10-09T07:06:00Z">
              <w:r w:rsidRPr="0006061F" w:rsidDel="002A6D5B">
                <w:rPr>
                  <w:rFonts w:ascii="Arial" w:hAnsi="Arial" w:cs="Arial"/>
                  <w:bCs/>
                </w:rPr>
                <w:delText>ORD</w:delText>
              </w:r>
            </w:del>
          </w:p>
        </w:tc>
        <w:tc>
          <w:tcPr>
            <w:tcW w:w="1241" w:type="dxa"/>
            <w:noWrap/>
            <w:hideMark/>
          </w:tcPr>
          <w:p w14:paraId="642C4E28" w14:textId="26576308" w:rsidR="0006061F" w:rsidRPr="0006061F" w:rsidDel="002A6D5B" w:rsidRDefault="0006061F" w:rsidP="0006061F">
            <w:pPr>
              <w:pStyle w:val="BodyText"/>
              <w:spacing w:beforeLines="40" w:before="96" w:afterLines="40" w:after="96"/>
              <w:jc w:val="right"/>
              <w:rPr>
                <w:del w:id="690" w:author="Alex Farrugia" w:date="2026-10-09T16:36:00Z" w16du:dateUtc="2026-10-09T07:06:00Z"/>
                <w:rFonts w:ascii="Arial" w:hAnsi="Arial" w:cs="Arial"/>
                <w:bCs/>
              </w:rPr>
            </w:pPr>
            <w:del w:id="691" w:author="Alex Farrugia" w:date="2026-10-09T16:36:00Z" w16du:dateUtc="2026-10-09T07:06:00Z">
              <w:r w:rsidRPr="0006061F" w:rsidDel="002A6D5B">
                <w:rPr>
                  <w:rFonts w:ascii="Arial" w:hAnsi="Arial" w:cs="Arial"/>
                  <w:bCs/>
                </w:rPr>
                <w:delText>250,000</w:delText>
              </w:r>
            </w:del>
          </w:p>
        </w:tc>
        <w:tc>
          <w:tcPr>
            <w:tcW w:w="1308" w:type="dxa"/>
            <w:noWrap/>
            <w:hideMark/>
          </w:tcPr>
          <w:p w14:paraId="12BF4D78" w14:textId="7DD7208E" w:rsidR="0006061F" w:rsidRPr="0006061F" w:rsidDel="002A6D5B" w:rsidRDefault="0006061F" w:rsidP="0006061F">
            <w:pPr>
              <w:pStyle w:val="BodyText"/>
              <w:spacing w:beforeLines="40" w:before="96" w:afterLines="40" w:after="96"/>
              <w:jc w:val="right"/>
              <w:rPr>
                <w:del w:id="692" w:author="Alex Farrugia" w:date="2026-10-09T16:36:00Z" w16du:dateUtc="2026-10-09T07:06:00Z"/>
                <w:rFonts w:ascii="Arial" w:hAnsi="Arial" w:cs="Arial"/>
                <w:bCs/>
              </w:rPr>
            </w:pPr>
            <w:del w:id="693" w:author="Alex Farrugia" w:date="2026-10-09T16:36:00Z" w16du:dateUtc="2026-10-09T07:06:00Z">
              <w:r w:rsidRPr="0006061F" w:rsidDel="002A6D5B">
                <w:rPr>
                  <w:rFonts w:ascii="Arial" w:hAnsi="Arial" w:cs="Arial"/>
                  <w:bCs/>
                </w:rPr>
                <w:delText>20.00%</w:delText>
              </w:r>
            </w:del>
          </w:p>
        </w:tc>
        <w:tc>
          <w:tcPr>
            <w:tcW w:w="1308" w:type="dxa"/>
            <w:noWrap/>
            <w:hideMark/>
          </w:tcPr>
          <w:p w14:paraId="500BAE83" w14:textId="0B3E69DD" w:rsidR="0006061F" w:rsidRPr="0006061F" w:rsidDel="002A6D5B" w:rsidRDefault="0006061F" w:rsidP="0006061F">
            <w:pPr>
              <w:pStyle w:val="BodyText"/>
              <w:spacing w:beforeLines="40" w:before="96" w:afterLines="40" w:after="96"/>
              <w:jc w:val="right"/>
              <w:rPr>
                <w:del w:id="694" w:author="Alex Farrugia" w:date="2026-10-09T16:36:00Z" w16du:dateUtc="2026-10-09T07:06:00Z"/>
                <w:rFonts w:ascii="Arial" w:hAnsi="Arial" w:cs="Arial"/>
                <w:bCs/>
              </w:rPr>
            </w:pPr>
            <w:del w:id="695" w:author="Alex Farrugia" w:date="2026-10-09T16:36:00Z" w16du:dateUtc="2026-10-09T07:06:00Z">
              <w:r w:rsidRPr="0006061F" w:rsidDel="002A6D5B">
                <w:rPr>
                  <w:rFonts w:ascii="Arial" w:hAnsi="Arial" w:cs="Arial"/>
                  <w:bCs/>
                </w:rPr>
                <w:delText>250,000</w:delText>
              </w:r>
            </w:del>
          </w:p>
        </w:tc>
        <w:tc>
          <w:tcPr>
            <w:tcW w:w="1308" w:type="dxa"/>
            <w:noWrap/>
            <w:hideMark/>
          </w:tcPr>
          <w:p w14:paraId="6B32C116" w14:textId="09936366" w:rsidR="0006061F" w:rsidRPr="0006061F" w:rsidDel="002A6D5B" w:rsidRDefault="0006061F" w:rsidP="0006061F">
            <w:pPr>
              <w:pStyle w:val="BodyText"/>
              <w:spacing w:beforeLines="40" w:before="96" w:afterLines="40" w:after="96"/>
              <w:jc w:val="right"/>
              <w:rPr>
                <w:del w:id="696" w:author="Alex Farrugia" w:date="2026-10-09T16:36:00Z" w16du:dateUtc="2026-10-09T07:06:00Z"/>
                <w:rFonts w:ascii="Arial" w:hAnsi="Arial" w:cs="Arial"/>
                <w:bCs/>
              </w:rPr>
            </w:pPr>
            <w:del w:id="697" w:author="Alex Farrugia" w:date="2026-10-09T16:36:00Z" w16du:dateUtc="2026-10-09T07:06:00Z">
              <w:r w:rsidRPr="0006061F" w:rsidDel="002A6D5B">
                <w:rPr>
                  <w:rFonts w:ascii="Arial" w:hAnsi="Arial" w:cs="Arial"/>
                  <w:bCs/>
                </w:rPr>
                <w:delText>14.59%</w:delText>
              </w:r>
            </w:del>
          </w:p>
        </w:tc>
      </w:tr>
      <w:tr w:rsidR="0006061F" w:rsidRPr="0006061F" w:rsidDel="002A6D5B" w14:paraId="0C10151E" w14:textId="37475454" w:rsidTr="0006061F">
        <w:trPr>
          <w:trHeight w:val="285"/>
          <w:del w:id="698" w:author="Alex Farrugia" w:date="2026-10-09T16:36:00Z" w16du:dateUtc="2026-10-09T07:06:00Z"/>
        </w:trPr>
        <w:tc>
          <w:tcPr>
            <w:tcW w:w="3258" w:type="dxa"/>
            <w:noWrap/>
            <w:hideMark/>
          </w:tcPr>
          <w:p w14:paraId="7C2E8576" w14:textId="1A7D15B1" w:rsidR="0006061F" w:rsidRPr="0006061F" w:rsidDel="002A6D5B" w:rsidRDefault="0006061F" w:rsidP="0006061F">
            <w:pPr>
              <w:pStyle w:val="BodyText"/>
              <w:spacing w:beforeLines="40" w:before="96" w:afterLines="40" w:after="96"/>
              <w:rPr>
                <w:del w:id="699" w:author="Alex Farrugia" w:date="2026-10-09T16:36:00Z" w16du:dateUtc="2026-10-09T07:06:00Z"/>
                <w:rFonts w:ascii="Arial" w:hAnsi="Arial" w:cs="Arial"/>
                <w:b/>
              </w:rPr>
            </w:pPr>
            <w:del w:id="700" w:author="Alex Farrugia" w:date="2026-10-09T16:36:00Z" w16du:dateUtc="2026-10-09T07:06:00Z">
              <w:r w:rsidRPr="0006061F" w:rsidDel="002A6D5B">
                <w:rPr>
                  <w:rFonts w:ascii="Arial" w:hAnsi="Arial" w:cs="Arial"/>
                  <w:b/>
                </w:rPr>
                <w:delText>Total</w:delText>
              </w:r>
            </w:del>
          </w:p>
        </w:tc>
        <w:tc>
          <w:tcPr>
            <w:tcW w:w="819" w:type="dxa"/>
            <w:noWrap/>
            <w:hideMark/>
          </w:tcPr>
          <w:p w14:paraId="1FC2FD00" w14:textId="1D73D4FD" w:rsidR="0006061F" w:rsidRPr="0006061F" w:rsidDel="002A6D5B" w:rsidRDefault="0006061F" w:rsidP="0006061F">
            <w:pPr>
              <w:pStyle w:val="BodyText"/>
              <w:spacing w:beforeLines="40" w:before="96" w:afterLines="40" w:after="96"/>
              <w:rPr>
                <w:del w:id="701" w:author="Alex Farrugia" w:date="2026-10-09T16:36:00Z" w16du:dateUtc="2026-10-09T07:06:00Z"/>
                <w:rFonts w:ascii="Arial" w:hAnsi="Arial" w:cs="Arial"/>
                <w:bCs/>
              </w:rPr>
            </w:pPr>
            <w:del w:id="702" w:author="Alex Farrugia" w:date="2026-10-09T16:36:00Z" w16du:dateUtc="2026-10-09T07:06:00Z">
              <w:r w:rsidRPr="0006061F" w:rsidDel="002A6D5B">
                <w:rPr>
                  <w:rFonts w:ascii="Arial" w:hAnsi="Arial" w:cs="Arial"/>
                  <w:bCs/>
                </w:rPr>
                <w:delText> </w:delText>
              </w:r>
            </w:del>
          </w:p>
        </w:tc>
        <w:tc>
          <w:tcPr>
            <w:tcW w:w="1241" w:type="dxa"/>
            <w:noWrap/>
            <w:hideMark/>
          </w:tcPr>
          <w:p w14:paraId="1670A9AA" w14:textId="52AEDD31" w:rsidR="0006061F" w:rsidRPr="0006061F" w:rsidDel="002A6D5B" w:rsidRDefault="0006061F" w:rsidP="0006061F">
            <w:pPr>
              <w:pStyle w:val="BodyText"/>
              <w:spacing w:beforeLines="40" w:before="96" w:afterLines="40" w:after="96"/>
              <w:jc w:val="right"/>
              <w:rPr>
                <w:del w:id="703" w:author="Alex Farrugia" w:date="2026-10-09T16:36:00Z" w16du:dateUtc="2026-10-09T07:06:00Z"/>
                <w:rFonts w:ascii="Arial" w:hAnsi="Arial" w:cs="Arial"/>
                <w:bCs/>
              </w:rPr>
            </w:pPr>
            <w:del w:id="704" w:author="Alex Farrugia" w:date="2026-10-09T16:36:00Z" w16du:dateUtc="2026-10-09T07:06:00Z">
              <w:r w:rsidRPr="0006061F" w:rsidDel="002A6D5B">
                <w:rPr>
                  <w:rFonts w:ascii="Arial" w:hAnsi="Arial" w:cs="Arial"/>
                  <w:bCs/>
                </w:rPr>
                <w:delText>1,250,000</w:delText>
              </w:r>
            </w:del>
          </w:p>
        </w:tc>
        <w:tc>
          <w:tcPr>
            <w:tcW w:w="1308" w:type="dxa"/>
            <w:noWrap/>
            <w:hideMark/>
          </w:tcPr>
          <w:p w14:paraId="7B29AF3A" w14:textId="5983283F" w:rsidR="0006061F" w:rsidRPr="0006061F" w:rsidDel="002A6D5B" w:rsidRDefault="0006061F" w:rsidP="0006061F">
            <w:pPr>
              <w:pStyle w:val="BodyText"/>
              <w:spacing w:beforeLines="40" w:before="96" w:afterLines="40" w:after="96"/>
              <w:jc w:val="right"/>
              <w:rPr>
                <w:del w:id="705" w:author="Alex Farrugia" w:date="2026-10-09T16:36:00Z" w16du:dateUtc="2026-10-09T07:06:00Z"/>
                <w:rFonts w:ascii="Arial" w:hAnsi="Arial" w:cs="Arial"/>
                <w:bCs/>
              </w:rPr>
            </w:pPr>
            <w:del w:id="706" w:author="Alex Farrugia" w:date="2026-10-09T16:36:00Z" w16du:dateUtc="2026-10-09T07:06:00Z">
              <w:r w:rsidRPr="0006061F" w:rsidDel="002A6D5B">
                <w:rPr>
                  <w:rFonts w:ascii="Arial" w:hAnsi="Arial" w:cs="Arial"/>
                  <w:bCs/>
                </w:rPr>
                <w:delText>100.00%</w:delText>
              </w:r>
            </w:del>
          </w:p>
        </w:tc>
        <w:tc>
          <w:tcPr>
            <w:tcW w:w="1308" w:type="dxa"/>
            <w:noWrap/>
            <w:hideMark/>
          </w:tcPr>
          <w:p w14:paraId="0934476C" w14:textId="38C81853" w:rsidR="0006061F" w:rsidRPr="0006061F" w:rsidDel="002A6D5B" w:rsidRDefault="0006061F" w:rsidP="0006061F">
            <w:pPr>
              <w:pStyle w:val="BodyText"/>
              <w:spacing w:beforeLines="40" w:before="96" w:afterLines="40" w:after="96"/>
              <w:jc w:val="right"/>
              <w:rPr>
                <w:del w:id="707" w:author="Alex Farrugia" w:date="2026-10-09T16:36:00Z" w16du:dateUtc="2026-10-09T07:06:00Z"/>
                <w:rFonts w:ascii="Arial" w:hAnsi="Arial" w:cs="Arial"/>
                <w:bCs/>
              </w:rPr>
            </w:pPr>
            <w:del w:id="708" w:author="Alex Farrugia" w:date="2026-10-09T16:36:00Z" w16du:dateUtc="2026-10-09T07:06:00Z">
              <w:r w:rsidRPr="0006061F" w:rsidDel="002A6D5B">
                <w:rPr>
                  <w:rFonts w:ascii="Arial" w:hAnsi="Arial" w:cs="Arial"/>
                  <w:bCs/>
                </w:rPr>
                <w:delText>1,713,135</w:delText>
              </w:r>
            </w:del>
          </w:p>
        </w:tc>
        <w:tc>
          <w:tcPr>
            <w:tcW w:w="1308" w:type="dxa"/>
            <w:noWrap/>
            <w:hideMark/>
          </w:tcPr>
          <w:p w14:paraId="35A4BDBF" w14:textId="6AF43FFA" w:rsidR="0006061F" w:rsidRPr="0006061F" w:rsidDel="002A6D5B" w:rsidRDefault="0006061F" w:rsidP="0006061F">
            <w:pPr>
              <w:pStyle w:val="BodyText"/>
              <w:spacing w:beforeLines="40" w:before="96" w:afterLines="40" w:after="96"/>
              <w:jc w:val="right"/>
              <w:rPr>
                <w:del w:id="709" w:author="Alex Farrugia" w:date="2026-10-09T16:36:00Z" w16du:dateUtc="2026-10-09T07:06:00Z"/>
                <w:rFonts w:ascii="Arial" w:hAnsi="Arial" w:cs="Arial"/>
                <w:bCs/>
              </w:rPr>
            </w:pPr>
            <w:del w:id="710" w:author="Alex Farrugia" w:date="2026-10-09T16:36:00Z" w16du:dateUtc="2026-10-09T07:06:00Z">
              <w:r w:rsidRPr="0006061F" w:rsidDel="002A6D5B">
                <w:rPr>
                  <w:rFonts w:ascii="Arial" w:hAnsi="Arial" w:cs="Arial"/>
                  <w:bCs/>
                </w:rPr>
                <w:delText>100.0%</w:delText>
              </w:r>
            </w:del>
          </w:p>
        </w:tc>
      </w:tr>
    </w:tbl>
    <w:p w14:paraId="4078934A" w14:textId="467AF3C1" w:rsidR="00BF4FAA" w:rsidDel="002A6D5B" w:rsidRDefault="00BF4FAA">
      <w:pPr>
        <w:spacing w:after="160" w:line="278" w:lineRule="auto"/>
        <w:rPr>
          <w:del w:id="711" w:author="Alex Farrugia" w:date="2026-10-09T16:36:00Z" w16du:dateUtc="2026-10-09T07:06:00Z"/>
        </w:rPr>
      </w:pPr>
    </w:p>
    <w:p w14:paraId="259921F1" w14:textId="75E619C3" w:rsidR="000F6FC4" w:rsidRDefault="00BF4FAA">
      <w:pPr>
        <w:spacing w:after="160" w:line="278" w:lineRule="auto"/>
        <w:rPr>
          <w:rFonts w:eastAsiaTheme="majorEastAsia" w:cs="Arial"/>
          <w:color w:val="0F4761" w:themeColor="accent1" w:themeShade="BF"/>
          <w:sz w:val="28"/>
          <w:szCs w:val="32"/>
          <w:lang w:val="en-US"/>
        </w:rPr>
      </w:pPr>
      <w:del w:id="712" w:author="Alex Farrugia" w:date="2026-10-09T16:36:00Z" w16du:dateUtc="2026-10-09T07:06:00Z">
        <w:r w:rsidDel="002A6D5B">
          <w:delText xml:space="preserve">The existing SAFE notes will convert into a lower price per share based on a post-money valuation cap of US 15 m or a 20% discount to the existing pre-money. Given the proposed pre-money valuation is set at US 15m, the SAFEs will convert at a 20% discount. </w:delText>
        </w:r>
      </w:del>
      <w:r w:rsidR="000F6FC4">
        <w:br w:type="page"/>
      </w:r>
    </w:p>
    <w:p w14:paraId="5257F4BA" w14:textId="074A8067" w:rsidR="009371F5" w:rsidRPr="000F6FC4" w:rsidDel="002A6D5B" w:rsidRDefault="000F6FC4" w:rsidP="000F6FC4">
      <w:pPr>
        <w:pStyle w:val="Heading2"/>
        <w:rPr>
          <w:del w:id="713" w:author="Alex Farrugia" w:date="2026-10-09T16:36:00Z" w16du:dateUtc="2026-10-09T07:06:00Z"/>
        </w:rPr>
      </w:pPr>
      <w:del w:id="714" w:author="Alex Farrugia" w:date="2026-10-09T16:36:00Z" w16du:dateUtc="2026-10-09T07:06:00Z">
        <w:r w:rsidDel="002A6D5B">
          <w:lastRenderedPageBreak/>
          <w:delText>ESOP Review</w:delText>
        </w:r>
      </w:del>
    </w:p>
    <w:p w14:paraId="2D8A98CC" w14:textId="502CA60A" w:rsidR="003B7F27" w:rsidDel="002A6D5B" w:rsidRDefault="003B7F27">
      <w:pPr>
        <w:spacing w:after="160" w:line="278" w:lineRule="auto"/>
        <w:rPr>
          <w:del w:id="715" w:author="Alex Farrugia" w:date="2026-10-09T16:36:00Z" w16du:dateUtc="2026-10-09T07:06:00Z"/>
          <w:rFonts w:cs="Arial"/>
        </w:rPr>
      </w:pPr>
    </w:p>
    <w:p w14:paraId="78D916BF" w14:textId="568BE315" w:rsidR="00BF4FAA" w:rsidDel="002A6D5B" w:rsidRDefault="00BF4FAA">
      <w:pPr>
        <w:spacing w:after="160" w:line="278" w:lineRule="auto"/>
        <w:rPr>
          <w:del w:id="716" w:author="Alex Farrugia" w:date="2026-10-09T16:36:00Z" w16du:dateUtc="2026-10-09T07:06:00Z"/>
          <w:rFonts w:cs="Arial"/>
        </w:rPr>
      </w:pPr>
      <w:del w:id="717" w:author="Alex Farrugia" w:date="2026-10-09T16:36:00Z" w16du:dateUtc="2026-10-09T07:06:00Z">
        <w:r w:rsidDel="002A6D5B">
          <w:rPr>
            <w:rFonts w:cs="Arial"/>
          </w:rPr>
          <w:delText>We reviewed:</w:delText>
        </w:r>
      </w:del>
    </w:p>
    <w:p w14:paraId="4C558585" w14:textId="23F093F7" w:rsidR="00BF4FAA" w:rsidRPr="00BF4FAA" w:rsidDel="002A6D5B" w:rsidRDefault="00BF4FAA" w:rsidP="00072827">
      <w:pPr>
        <w:pStyle w:val="ListParagraph"/>
        <w:numPr>
          <w:ilvl w:val="0"/>
          <w:numId w:val="64"/>
        </w:numPr>
        <w:spacing w:after="120" w:line="278" w:lineRule="auto"/>
        <w:ind w:left="714" w:hanging="357"/>
        <w:contextualSpacing w:val="0"/>
        <w:rPr>
          <w:del w:id="718" w:author="Alex Farrugia" w:date="2026-10-09T16:36:00Z" w16du:dateUtc="2026-10-09T07:06:00Z"/>
          <w:rFonts w:cs="Arial"/>
        </w:rPr>
      </w:pPr>
      <w:del w:id="719" w:author="Alex Farrugia" w:date="2026-10-09T16:36:00Z" w16du:dateUtc="2026-10-09T07:06:00Z">
        <w:r w:rsidRPr="00BF4FAA" w:rsidDel="002A6D5B">
          <w:rPr>
            <w:rFonts w:cs="Arial"/>
          </w:rPr>
          <w:delText>Notice of Resolution filing with ACRA dated 27</w:delText>
        </w:r>
        <w:r w:rsidRPr="00BF4FAA" w:rsidDel="002A6D5B">
          <w:rPr>
            <w:rFonts w:cs="Arial"/>
            <w:vertAlign w:val="superscript"/>
          </w:rPr>
          <w:delText>th</w:delText>
        </w:r>
        <w:r w:rsidRPr="00BF4FAA" w:rsidDel="002A6D5B">
          <w:rPr>
            <w:rFonts w:cs="Arial"/>
          </w:rPr>
          <w:delText xml:space="preserve"> July 2023 to verify th</w:delText>
        </w:r>
        <w:r w:rsidDel="002A6D5B">
          <w:rPr>
            <w:rFonts w:cs="Arial"/>
          </w:rPr>
          <w:delText>e size of the allocated/unallocated ESOP share pool.</w:delText>
        </w:r>
      </w:del>
    </w:p>
    <w:p w14:paraId="007A1CFB" w14:textId="6510290E" w:rsidR="00BF4FAA" w:rsidRPr="00BF4FAA" w:rsidDel="002A6D5B" w:rsidRDefault="00BF4FAA" w:rsidP="00072827">
      <w:pPr>
        <w:pStyle w:val="ListParagraph"/>
        <w:numPr>
          <w:ilvl w:val="0"/>
          <w:numId w:val="64"/>
        </w:numPr>
        <w:spacing w:after="120" w:line="278" w:lineRule="auto"/>
        <w:ind w:left="714" w:hanging="357"/>
        <w:contextualSpacing w:val="0"/>
        <w:rPr>
          <w:del w:id="720" w:author="Alex Farrugia" w:date="2026-10-09T16:36:00Z" w16du:dateUtc="2026-10-09T07:06:00Z"/>
          <w:rFonts w:cs="Arial"/>
        </w:rPr>
      </w:pPr>
      <w:del w:id="721" w:author="Alex Farrugia" w:date="2026-10-09T16:36:00Z" w16du:dateUtc="2026-10-09T07:06:00Z">
        <w:r w:rsidDel="002A6D5B">
          <w:rPr>
            <w:rFonts w:cs="Arial"/>
          </w:rPr>
          <w:delText>Polybee’s ESOP filing system to verify the</w:delText>
        </w:r>
        <w:r w:rsidRPr="00BF4FAA" w:rsidDel="002A6D5B">
          <w:rPr>
            <w:rFonts w:cs="Arial"/>
          </w:rPr>
          <w:delText xml:space="preserve"> total number of </w:delText>
        </w:r>
        <w:r w:rsidDel="002A6D5B">
          <w:rPr>
            <w:rFonts w:cs="Arial"/>
          </w:rPr>
          <w:delText>ESOP shares that have been granted</w:delText>
        </w:r>
        <w:r w:rsidR="00072827" w:rsidDel="002A6D5B">
          <w:rPr>
            <w:rFonts w:cs="Arial"/>
          </w:rPr>
          <w:delText xml:space="preserve"> to individuals</w:delText>
        </w:r>
        <w:r w:rsidDel="002A6D5B">
          <w:rPr>
            <w:rFonts w:cs="Arial"/>
          </w:rPr>
          <w:delText xml:space="preserve"> (including vested, unvested components) as of August 18</w:delText>
        </w:r>
        <w:r w:rsidRPr="00BF4FAA" w:rsidDel="002A6D5B">
          <w:rPr>
            <w:rFonts w:cs="Arial"/>
            <w:vertAlign w:val="superscript"/>
          </w:rPr>
          <w:delText>th</w:delText>
        </w:r>
        <w:r w:rsidDel="002A6D5B">
          <w:rPr>
            <w:rFonts w:cs="Arial"/>
          </w:rPr>
          <w:delText xml:space="preserve"> 2025. </w:delText>
        </w:r>
      </w:del>
    </w:p>
    <w:p w14:paraId="74F39017" w14:textId="44578EEE" w:rsidR="00BF4FAA" w:rsidDel="002A6D5B" w:rsidRDefault="00BF4FAA" w:rsidP="00072827">
      <w:pPr>
        <w:pStyle w:val="ListParagraph"/>
        <w:numPr>
          <w:ilvl w:val="0"/>
          <w:numId w:val="64"/>
        </w:numPr>
        <w:spacing w:after="120" w:line="278" w:lineRule="auto"/>
        <w:ind w:left="714" w:hanging="357"/>
        <w:contextualSpacing w:val="0"/>
        <w:rPr>
          <w:del w:id="722" w:author="Alex Farrugia" w:date="2026-10-09T16:36:00Z" w16du:dateUtc="2026-10-09T07:06:00Z"/>
          <w:rFonts w:cs="Arial"/>
        </w:rPr>
      </w:pPr>
      <w:del w:id="723" w:author="Alex Farrugia" w:date="2026-10-09T16:36:00Z" w16du:dateUtc="2026-10-09T07:06:00Z">
        <w:r w:rsidRPr="00BF4FAA" w:rsidDel="002A6D5B">
          <w:rPr>
            <w:rFonts w:cs="Arial"/>
          </w:rPr>
          <w:delText xml:space="preserve">The existing </w:delText>
        </w:r>
        <w:r w:rsidDel="002A6D5B">
          <w:rPr>
            <w:rFonts w:cs="Arial"/>
          </w:rPr>
          <w:delText>rules of the ESOP of Polybee</w:delText>
        </w:r>
      </w:del>
    </w:p>
    <w:p w14:paraId="7C4D6CD1" w14:textId="3C689E27" w:rsidR="00072827" w:rsidRPr="00072827" w:rsidDel="002A6D5B" w:rsidRDefault="00BF4FAA" w:rsidP="00072827">
      <w:pPr>
        <w:pStyle w:val="ListParagraph"/>
        <w:numPr>
          <w:ilvl w:val="0"/>
          <w:numId w:val="64"/>
        </w:numPr>
        <w:spacing w:after="120" w:line="278" w:lineRule="auto"/>
        <w:ind w:left="714" w:hanging="357"/>
        <w:contextualSpacing w:val="0"/>
        <w:rPr>
          <w:del w:id="724" w:author="Alex Farrugia" w:date="2026-10-09T16:36:00Z" w16du:dateUtc="2026-10-09T07:06:00Z"/>
          <w:rFonts w:cs="Arial"/>
        </w:rPr>
      </w:pPr>
      <w:del w:id="725" w:author="Alex Farrugia" w:date="2026-10-09T16:36:00Z" w16du:dateUtc="2026-10-09T07:06:00Z">
        <w:r w:rsidDel="002A6D5B">
          <w:rPr>
            <w:rFonts w:cs="Arial"/>
          </w:rPr>
          <w:delText>Additional information provided at our request to</w:delText>
        </w:r>
        <w:r w:rsidR="00072827" w:rsidDel="002A6D5B">
          <w:rPr>
            <w:rFonts w:cs="Arial"/>
          </w:rPr>
          <w:delText xml:space="preserve"> (1)</w:delText>
        </w:r>
        <w:r w:rsidDel="002A6D5B">
          <w:rPr>
            <w:rFonts w:cs="Arial"/>
          </w:rPr>
          <w:delText xml:space="preserve"> verify the proportion of unvested ESOP due to good-leavers to true-up the allocated/unallocated portion of ESOP</w:delText>
        </w:r>
        <w:r w:rsidR="00072827" w:rsidDel="002A6D5B">
          <w:rPr>
            <w:rFonts w:cs="Arial"/>
          </w:rPr>
          <w:delText>, and (2) there is no planned increase to unallocated ESOP in this current fundraise.</w:delText>
        </w:r>
      </w:del>
    </w:p>
    <w:p w14:paraId="1F146E9E" w14:textId="5F0A4390" w:rsidR="00BF4FAA" w:rsidDel="002A6D5B" w:rsidRDefault="00BF4FAA" w:rsidP="00BF4FAA">
      <w:pPr>
        <w:spacing w:after="160" w:line="278" w:lineRule="auto"/>
        <w:rPr>
          <w:del w:id="726" w:author="Alex Farrugia" w:date="2026-10-09T16:36:00Z" w16du:dateUtc="2026-10-09T07:06:00Z"/>
        </w:rPr>
      </w:pPr>
      <w:del w:id="727" w:author="Alex Farrugia" w:date="2026-10-09T16:36:00Z" w16du:dateUtc="2026-10-09T07:06:00Z">
        <w:r w:rsidDel="002A6D5B">
          <w:delText>We summarise</w:delText>
        </w:r>
        <w:r w:rsidR="00C43B78" w:rsidDel="002A6D5B">
          <w:delText xml:space="preserve"> the company’s ESOP position</w:delText>
        </w:r>
        <w:r w:rsidR="00072827" w:rsidDel="002A6D5B">
          <w:delText xml:space="preserve"> with no adverse findings:</w:delText>
        </w:r>
      </w:del>
    </w:p>
    <w:p w14:paraId="4F1D279E" w14:textId="3B18D76C" w:rsidR="00BF4FAA" w:rsidDel="002A6D5B" w:rsidRDefault="00BF4FAA" w:rsidP="00072827">
      <w:pPr>
        <w:pStyle w:val="ListParagraph"/>
        <w:numPr>
          <w:ilvl w:val="0"/>
          <w:numId w:val="65"/>
        </w:numPr>
        <w:spacing w:after="120" w:line="278" w:lineRule="auto"/>
        <w:ind w:left="714" w:hanging="357"/>
        <w:contextualSpacing w:val="0"/>
        <w:rPr>
          <w:del w:id="728" w:author="Alex Farrugia" w:date="2026-10-09T16:36:00Z" w16du:dateUtc="2026-10-09T07:06:00Z"/>
        </w:rPr>
      </w:pPr>
      <w:del w:id="729" w:author="Alex Farrugia" w:date="2026-10-09T16:36:00Z" w16du:dateUtc="2026-10-09T07:06:00Z">
        <w:r w:rsidDel="002A6D5B">
          <w:delText xml:space="preserve">The board resolved to allot and issue up to 250,000 </w:delText>
        </w:r>
        <w:r w:rsidR="00072827" w:rsidDel="002A6D5B">
          <w:delText xml:space="preserve">ESOP </w:delText>
        </w:r>
        <w:r w:rsidDel="002A6D5B">
          <w:delText>ordinary shares, representing 20% of the fully diluted shares as of 27</w:delText>
        </w:r>
        <w:r w:rsidRPr="00072827" w:rsidDel="002A6D5B">
          <w:rPr>
            <w:vertAlign w:val="superscript"/>
          </w:rPr>
          <w:delText>th</w:delText>
        </w:r>
        <w:r w:rsidDel="002A6D5B">
          <w:delText xml:space="preserve"> July 2023. This is consistent with our understanding of the ESOP size.</w:delText>
        </w:r>
      </w:del>
    </w:p>
    <w:p w14:paraId="7EE9A78A" w14:textId="6B52F161" w:rsidR="00072827" w:rsidDel="002A6D5B" w:rsidRDefault="00072827" w:rsidP="00072827">
      <w:pPr>
        <w:pStyle w:val="ListParagraph"/>
        <w:numPr>
          <w:ilvl w:val="0"/>
          <w:numId w:val="65"/>
        </w:numPr>
        <w:spacing w:after="120" w:line="278" w:lineRule="auto"/>
        <w:ind w:left="714" w:hanging="357"/>
        <w:contextualSpacing w:val="0"/>
        <w:rPr>
          <w:del w:id="730" w:author="Alex Farrugia" w:date="2026-10-09T16:36:00Z" w16du:dateUtc="2026-10-09T07:06:00Z"/>
        </w:rPr>
      </w:pPr>
      <w:del w:id="731" w:author="Alex Farrugia" w:date="2026-10-09T16:36:00Z" w16du:dateUtc="2026-10-09T07:06:00Z">
        <w:r w:rsidDel="002A6D5B">
          <w:delText xml:space="preserve">That of the 250,000 ESOP shares, 184,070 is allocated (including both vested and unvested components) and the remaining 65,930 ordinary shares are unallocated. </w:delText>
        </w:r>
      </w:del>
    </w:p>
    <w:p w14:paraId="3228C9C0" w14:textId="59AEBCBA" w:rsidR="00072827" w:rsidDel="002A6D5B" w:rsidRDefault="00072827" w:rsidP="00072827">
      <w:pPr>
        <w:pStyle w:val="ListParagraph"/>
        <w:numPr>
          <w:ilvl w:val="0"/>
          <w:numId w:val="65"/>
        </w:numPr>
        <w:spacing w:after="120" w:line="278" w:lineRule="auto"/>
        <w:ind w:left="714" w:hanging="357"/>
        <w:contextualSpacing w:val="0"/>
        <w:rPr>
          <w:del w:id="732" w:author="Alex Farrugia" w:date="2026-10-09T16:36:00Z" w16du:dateUtc="2026-10-09T07:06:00Z"/>
        </w:rPr>
      </w:pPr>
      <w:del w:id="733" w:author="Alex Farrugia" w:date="2026-10-09T16:36:00Z" w16du:dateUtc="2026-10-09T07:06:00Z">
        <w:r w:rsidDel="002A6D5B">
          <w:delText xml:space="preserve">Of those employees, directors, and contractors that were granted options which later ceased to be before the grants were fully vested, the unvested components were forfeited pursuant to the good-leaver provisions under the company’s ESOP rules. </w:delText>
        </w:r>
      </w:del>
    </w:p>
    <w:p w14:paraId="36EA5CFD" w14:textId="35F360F1" w:rsidR="00072827" w:rsidDel="002A6D5B" w:rsidRDefault="00072827" w:rsidP="00072827">
      <w:pPr>
        <w:pStyle w:val="ListParagraph"/>
        <w:numPr>
          <w:ilvl w:val="0"/>
          <w:numId w:val="65"/>
        </w:numPr>
        <w:spacing w:after="120" w:line="278" w:lineRule="auto"/>
        <w:ind w:left="714" w:hanging="357"/>
        <w:contextualSpacing w:val="0"/>
        <w:rPr>
          <w:del w:id="734" w:author="Alex Farrugia" w:date="2026-10-09T16:36:00Z" w16du:dateUtc="2026-10-09T07:06:00Z"/>
        </w:rPr>
      </w:pPr>
      <w:del w:id="735" w:author="Alex Farrugia" w:date="2026-10-09T16:36:00Z" w16du:dateUtc="2026-10-09T07:06:00Z">
        <w:r w:rsidDel="002A6D5B">
          <w:delText>The unallocated shares represent 3.9% of the fully diluted share capital, and there is no intention to increase the unallocated ESOP at this point in time.</w:delText>
        </w:r>
      </w:del>
    </w:p>
    <w:p w14:paraId="7697DFD5" w14:textId="77777777" w:rsidR="00BF4FAA" w:rsidRDefault="00BF4FAA" w:rsidP="00BF4FAA">
      <w:pPr>
        <w:spacing w:after="160" w:line="278" w:lineRule="auto"/>
      </w:pPr>
    </w:p>
    <w:p w14:paraId="6A54F5E0" w14:textId="4754DF8A" w:rsidR="000F67FD" w:rsidRPr="00B52A2C" w:rsidRDefault="00BF4FAA" w:rsidP="00B52A2C">
      <w:pPr>
        <w:spacing w:after="160" w:line="278" w:lineRule="auto"/>
        <w:rPr>
          <w:rFonts w:eastAsiaTheme="majorEastAsia" w:cs="Arial"/>
          <w:sz w:val="36"/>
          <w:szCs w:val="36"/>
          <w:lang w:val="en-US"/>
        </w:rPr>
      </w:pPr>
      <w:r>
        <w:t xml:space="preserve"> </w:t>
      </w:r>
      <w:bookmarkEnd w:id="545"/>
    </w:p>
    <w:sectPr w:rsidR="000F67FD" w:rsidRPr="00B52A2C" w:rsidSect="00581D92">
      <w:headerReference w:type="default" r:id="rId18"/>
      <w:footerReference w:type="default" r:id="rId19"/>
      <w:pgSz w:w="11906" w:h="16838"/>
      <w:pgMar w:top="1440" w:right="1440" w:bottom="1440" w:left="1440" w:header="2268" w:footer="141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97" w:author="Alex Farrugia" w:date="2026-10-09T16:17:00Z" w:initials="AF">
    <w:p w14:paraId="68A93F91" w14:textId="77777777" w:rsidR="007135FF" w:rsidRDefault="007135FF" w:rsidP="007135FF">
      <w:pPr>
        <w:pStyle w:val="CommentText"/>
      </w:pPr>
      <w:r>
        <w:rPr>
          <w:rStyle w:val="CommentReference"/>
        </w:rPr>
        <w:annotationRef/>
      </w:r>
      <w:r>
        <w:t xml:space="preserve">Slightly more than 20%.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68A93F9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03D3FDA5" w16cex:dateUtc="2026-10-09T06: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68A93F91" w16cid:durableId="03D3FDA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9FC691" w14:textId="77777777" w:rsidR="004B0D05" w:rsidRDefault="004B0D05" w:rsidP="00B916AA">
      <w:r>
        <w:separator/>
      </w:r>
    </w:p>
  </w:endnote>
  <w:endnote w:type="continuationSeparator" w:id="0">
    <w:p w14:paraId="3853D0BA" w14:textId="77777777" w:rsidR="004B0D05" w:rsidRDefault="004B0D05" w:rsidP="00B916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01185729"/>
      <w:docPartObj>
        <w:docPartGallery w:val="Page Numbers (Bottom of Page)"/>
        <w:docPartUnique/>
      </w:docPartObj>
    </w:sdtPr>
    <w:sdtEndPr>
      <w:rPr>
        <w:noProof/>
      </w:rPr>
    </w:sdtEndPr>
    <w:sdtContent>
      <w:p w14:paraId="21899DD9" w14:textId="630BC576" w:rsidR="006F63ED" w:rsidRDefault="006F63E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D4B0AF7" w14:textId="77777777" w:rsidR="006F63ED" w:rsidRDefault="006F63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ACAC6B" w14:textId="77777777" w:rsidR="004B0D05" w:rsidRDefault="004B0D05" w:rsidP="00B916AA">
      <w:r>
        <w:separator/>
      </w:r>
    </w:p>
  </w:footnote>
  <w:footnote w:type="continuationSeparator" w:id="0">
    <w:p w14:paraId="0BE0D76A" w14:textId="77777777" w:rsidR="004B0D05" w:rsidRDefault="004B0D05" w:rsidP="00B916AA">
      <w:r>
        <w:continuationSeparator/>
      </w:r>
    </w:p>
  </w:footnote>
  <w:footnote w:id="1">
    <w:p w14:paraId="707815BB" w14:textId="5FBE8963" w:rsidR="002C5C62" w:rsidRDefault="002C5C62">
      <w:pPr>
        <w:pStyle w:val="FootnoteText"/>
      </w:pPr>
      <w:r>
        <w:rPr>
          <w:rStyle w:val="FootnoteReference"/>
        </w:rPr>
        <w:footnoteRef/>
      </w:r>
      <w:r>
        <w:t xml:space="preserve"> </w:t>
      </w:r>
      <w:hyperlink r:id="rId1" w:history="1">
        <w:r w:rsidR="00C14711" w:rsidRPr="006B3163">
          <w:rPr>
            <w:rStyle w:val="Hyperlink"/>
          </w:rPr>
          <w:t>https://www.cnbc.com/2017/09/06/deere-is-acquiring-blue-river-technology-for-305-million.html</w:t>
        </w:r>
      </w:hyperlink>
      <w:r w:rsidR="00C14711">
        <w:t xml:space="preserve"> </w:t>
      </w:r>
    </w:p>
  </w:footnote>
  <w:footnote w:id="2">
    <w:p w14:paraId="483AE692" w14:textId="2B733798" w:rsidR="00347750" w:rsidRPr="002F57D7" w:rsidRDefault="00347750">
      <w:pPr>
        <w:pStyle w:val="FootnoteText"/>
        <w:rPr>
          <w:sz w:val="12"/>
          <w:szCs w:val="12"/>
        </w:rPr>
      </w:pPr>
      <w:r w:rsidRPr="002F57D7">
        <w:rPr>
          <w:rStyle w:val="FootnoteReference"/>
          <w:sz w:val="12"/>
          <w:szCs w:val="12"/>
        </w:rPr>
        <w:footnoteRef/>
      </w:r>
      <w:r w:rsidRPr="002F57D7">
        <w:rPr>
          <w:sz w:val="12"/>
          <w:szCs w:val="12"/>
        </w:rPr>
        <w:t xml:space="preserve"> </w:t>
      </w:r>
      <w:hyperlink r:id="rId2" w:anchor=":~:text=For%202024%2C%20USDA%2C%20National%20Agricultural,from%20honey%20production%20since%202022" w:history="1">
        <w:r w:rsidRPr="002F57D7">
          <w:rPr>
            <w:rStyle w:val="Hyperlink"/>
            <w:sz w:val="12"/>
            <w:szCs w:val="12"/>
          </w:rPr>
          <w:t>https://www.ers.usda.gov/data-products/charts-of-note/chart-detail?chartId=112782#:~:text=For%202024%2C%20USDA%2C%20National%20Agricultural,from%20honey%20production%20since%202022</w:t>
        </w:r>
      </w:hyperlink>
      <w:r w:rsidRPr="002F57D7">
        <w:rPr>
          <w:sz w:val="12"/>
          <w:szCs w:val="12"/>
        </w:rPr>
        <w:t xml:space="preserve">. </w:t>
      </w:r>
    </w:p>
  </w:footnote>
  <w:footnote w:id="3">
    <w:p w14:paraId="015D90A4" w14:textId="5C318F92" w:rsidR="00FC425B" w:rsidRPr="002F57D7" w:rsidRDefault="00FC425B">
      <w:pPr>
        <w:pStyle w:val="FootnoteText"/>
        <w:rPr>
          <w:sz w:val="12"/>
          <w:szCs w:val="12"/>
        </w:rPr>
      </w:pPr>
      <w:r w:rsidRPr="002F57D7">
        <w:rPr>
          <w:rStyle w:val="FootnoteReference"/>
          <w:sz w:val="12"/>
          <w:szCs w:val="12"/>
        </w:rPr>
        <w:footnoteRef/>
      </w:r>
      <w:r w:rsidRPr="002F57D7">
        <w:rPr>
          <w:sz w:val="12"/>
          <w:szCs w:val="12"/>
        </w:rPr>
        <w:t xml:space="preserve"> </w:t>
      </w:r>
      <w:hyperlink r:id="rId3" w:anchor=":~:text=For%202024%2C%20USDA%2C%20National%20Agricultural,from%20honey%20production%20since%202022" w:history="1">
        <w:r w:rsidRPr="002F57D7">
          <w:rPr>
            <w:rStyle w:val="Hyperlink"/>
            <w:sz w:val="12"/>
            <w:szCs w:val="12"/>
          </w:rPr>
          <w:t>https://www.ers.usda.gov/data-products/charts-of-note/chart-detail?chartId=112782#:~:text=For%202024%2C%20USDA%2C%20National%20Agricultural,from%20honey%20production%20since%202022</w:t>
        </w:r>
      </w:hyperlink>
      <w:r w:rsidRPr="002F57D7">
        <w:rPr>
          <w:sz w:val="12"/>
          <w:szCs w:val="12"/>
        </w:rPr>
        <w:t xml:space="preserve"> .</w:t>
      </w:r>
    </w:p>
  </w:footnote>
  <w:footnote w:id="4">
    <w:p w14:paraId="7486E605" w14:textId="67A9DDE2" w:rsidR="00A53FF1" w:rsidRPr="002F57D7" w:rsidRDefault="00A53FF1">
      <w:pPr>
        <w:pStyle w:val="FootnoteText"/>
        <w:rPr>
          <w:sz w:val="12"/>
          <w:szCs w:val="12"/>
        </w:rPr>
      </w:pPr>
      <w:r w:rsidRPr="002F57D7">
        <w:rPr>
          <w:rStyle w:val="FootnoteReference"/>
          <w:sz w:val="12"/>
          <w:szCs w:val="12"/>
        </w:rPr>
        <w:footnoteRef/>
      </w:r>
      <w:r w:rsidRPr="002F57D7">
        <w:rPr>
          <w:sz w:val="12"/>
          <w:szCs w:val="12"/>
        </w:rPr>
        <w:t xml:space="preserve"> </w:t>
      </w:r>
      <w:hyperlink r:id="rId4" w:history="1">
        <w:r w:rsidRPr="002F57D7">
          <w:rPr>
            <w:rStyle w:val="Hyperlink"/>
            <w:sz w:val="12"/>
            <w:szCs w:val="12"/>
          </w:rPr>
          <w:t>https://www.agmrc.org/commodities-products/livestock-dairy-poultry/bees-profile</w:t>
        </w:r>
      </w:hyperlink>
      <w:r w:rsidRPr="002F57D7">
        <w:rPr>
          <w:sz w:val="12"/>
          <w:szCs w:val="12"/>
        </w:rPr>
        <w:t xml:space="preserve"> </w:t>
      </w:r>
    </w:p>
  </w:footnote>
  <w:footnote w:id="5">
    <w:p w14:paraId="7C7374CF" w14:textId="790350C4" w:rsidR="00A53FF1" w:rsidRPr="002F57D7" w:rsidRDefault="00A53FF1">
      <w:pPr>
        <w:pStyle w:val="FootnoteText"/>
        <w:rPr>
          <w:sz w:val="12"/>
          <w:szCs w:val="12"/>
        </w:rPr>
      </w:pPr>
      <w:r w:rsidRPr="002F57D7">
        <w:rPr>
          <w:rStyle w:val="FootnoteReference"/>
          <w:sz w:val="12"/>
          <w:szCs w:val="12"/>
        </w:rPr>
        <w:footnoteRef/>
      </w:r>
      <w:r w:rsidRPr="002F57D7">
        <w:rPr>
          <w:sz w:val="12"/>
          <w:szCs w:val="12"/>
        </w:rPr>
        <w:t xml:space="preserve"> </w:t>
      </w:r>
      <w:hyperlink r:id="rId5" w:history="1">
        <w:r w:rsidRPr="002F57D7">
          <w:rPr>
            <w:rStyle w:val="Hyperlink"/>
            <w:sz w:val="12"/>
            <w:szCs w:val="12"/>
          </w:rPr>
          <w:t>https://www.refood.co/stories/pollination-tech</w:t>
        </w:r>
      </w:hyperlink>
      <w:r w:rsidRPr="002F57D7">
        <w:rPr>
          <w:sz w:val="12"/>
          <w:szCs w:val="12"/>
        </w:rPr>
        <w:t xml:space="preserve"> </w:t>
      </w:r>
    </w:p>
  </w:footnote>
  <w:footnote w:id="6">
    <w:p w14:paraId="48F3AB6D" w14:textId="77777777" w:rsidR="004B7B36" w:rsidRPr="002F57D7" w:rsidRDefault="004B7B36" w:rsidP="004B7B36">
      <w:pPr>
        <w:pStyle w:val="FootnoteText"/>
        <w:rPr>
          <w:sz w:val="12"/>
          <w:szCs w:val="12"/>
        </w:rPr>
      </w:pPr>
      <w:r w:rsidRPr="002F57D7">
        <w:rPr>
          <w:rStyle w:val="FootnoteReference"/>
          <w:sz w:val="12"/>
          <w:szCs w:val="12"/>
        </w:rPr>
        <w:footnoteRef/>
      </w:r>
      <w:r w:rsidRPr="002F57D7">
        <w:rPr>
          <w:sz w:val="12"/>
          <w:szCs w:val="12"/>
        </w:rPr>
        <w:t xml:space="preserve"> </w:t>
      </w:r>
      <w:hyperlink r:id="rId6" w:anchor=":~:text=No%20longer%20tomorrow%E2%80%99s%20problem%2C%20climate,scale%20commercial%20operations" w:history="1">
        <w:r w:rsidRPr="002F57D7">
          <w:rPr>
            <w:rStyle w:val="Hyperlink"/>
            <w:sz w:val="12"/>
            <w:szCs w:val="12"/>
          </w:rPr>
          <w:t>https://www.evokeag.com/climate-changes-effects-on-farming-and-agriculture/#:~:text=No%20longer%20tomorrow%E2%80%99s%20problem%2C%20climate,scale%20commercial%20operations</w:t>
        </w:r>
      </w:hyperlink>
      <w:r w:rsidRPr="002F57D7">
        <w:rPr>
          <w:sz w:val="12"/>
          <w:szCs w:val="12"/>
        </w:rPr>
        <w:t xml:space="preserve"> </w:t>
      </w:r>
    </w:p>
  </w:footnote>
  <w:footnote w:id="7">
    <w:p w14:paraId="47043D6E" w14:textId="77777777" w:rsidR="004B7B36" w:rsidRPr="002F57D7" w:rsidRDefault="004B7B36" w:rsidP="004B7B36">
      <w:pPr>
        <w:pStyle w:val="FootnoteText"/>
        <w:rPr>
          <w:sz w:val="12"/>
          <w:szCs w:val="12"/>
        </w:rPr>
      </w:pPr>
      <w:r w:rsidRPr="002F57D7">
        <w:rPr>
          <w:rStyle w:val="FootnoteReference"/>
          <w:sz w:val="12"/>
          <w:szCs w:val="12"/>
        </w:rPr>
        <w:footnoteRef/>
      </w:r>
      <w:r w:rsidRPr="002F57D7">
        <w:rPr>
          <w:sz w:val="12"/>
          <w:szCs w:val="12"/>
        </w:rPr>
        <w:t xml:space="preserve"> As above</w:t>
      </w:r>
    </w:p>
  </w:footnote>
  <w:footnote w:id="8">
    <w:p w14:paraId="39A6CB98" w14:textId="5A7862B0" w:rsidR="00A61A4B" w:rsidRPr="002F57D7" w:rsidRDefault="00A61A4B">
      <w:pPr>
        <w:pStyle w:val="FootnoteText"/>
        <w:rPr>
          <w:sz w:val="12"/>
          <w:szCs w:val="12"/>
        </w:rPr>
      </w:pPr>
      <w:r w:rsidRPr="002F57D7">
        <w:rPr>
          <w:rStyle w:val="FootnoteReference"/>
          <w:sz w:val="12"/>
          <w:szCs w:val="12"/>
        </w:rPr>
        <w:footnoteRef/>
      </w:r>
      <w:r w:rsidRPr="002F57D7">
        <w:rPr>
          <w:sz w:val="12"/>
          <w:szCs w:val="12"/>
        </w:rPr>
        <w:t xml:space="preserve"> </w:t>
      </w:r>
      <w:hyperlink r:id="rId7" w:history="1">
        <w:r w:rsidRPr="002F57D7">
          <w:rPr>
            <w:rStyle w:val="Hyperlink"/>
            <w:sz w:val="12"/>
            <w:szCs w:val="12"/>
          </w:rPr>
          <w:t>http://www.ers.usda.gov/amber-waves/2021/february/international-food-security-to-improve-by-2030-covid-19-related-income-declines-in-2020-temper-overall-improvement</w:t>
        </w:r>
      </w:hyperlink>
      <w:r w:rsidRPr="002F57D7">
        <w:rPr>
          <w:sz w:val="12"/>
          <w:szCs w:val="12"/>
        </w:rPr>
        <w:t xml:space="preserve"> </w:t>
      </w:r>
    </w:p>
  </w:footnote>
  <w:footnote w:id="9">
    <w:p w14:paraId="256D42ED" w14:textId="77777777" w:rsidR="004B7B36" w:rsidRPr="002F57D7" w:rsidRDefault="004B7B36" w:rsidP="004B7B36">
      <w:pPr>
        <w:pStyle w:val="FootnoteText"/>
        <w:rPr>
          <w:sz w:val="12"/>
          <w:szCs w:val="12"/>
        </w:rPr>
      </w:pPr>
      <w:r w:rsidRPr="002F57D7">
        <w:rPr>
          <w:rStyle w:val="FootnoteReference"/>
          <w:sz w:val="12"/>
          <w:szCs w:val="12"/>
        </w:rPr>
        <w:footnoteRef/>
      </w:r>
      <w:r w:rsidRPr="002F57D7">
        <w:rPr>
          <w:sz w:val="12"/>
          <w:szCs w:val="12"/>
        </w:rPr>
        <w:t xml:space="preserve"> </w:t>
      </w:r>
      <w:hyperlink r:id="rId8" w:history="1">
        <w:r w:rsidRPr="002F57D7">
          <w:rPr>
            <w:rStyle w:val="Hyperlink"/>
            <w:sz w:val="12"/>
            <w:szCs w:val="12"/>
          </w:rPr>
          <w:t>https://www.nifa.usda.gov/about-nifa/blogs/protecting-pollinators-critical-food-production</w:t>
        </w:r>
      </w:hyperlink>
      <w:r w:rsidRPr="002F57D7">
        <w:rPr>
          <w:sz w:val="12"/>
          <w:szCs w:val="12"/>
        </w:rPr>
        <w:t xml:space="preserve"> </w:t>
      </w:r>
    </w:p>
  </w:footnote>
  <w:footnote w:id="10">
    <w:p w14:paraId="6BAD3205" w14:textId="77777777" w:rsidR="004B7B36" w:rsidRPr="002F57D7" w:rsidRDefault="004B7B36" w:rsidP="004B7B36">
      <w:pPr>
        <w:pStyle w:val="FootnoteText"/>
        <w:rPr>
          <w:sz w:val="12"/>
          <w:szCs w:val="12"/>
        </w:rPr>
      </w:pPr>
      <w:r w:rsidRPr="002F57D7">
        <w:rPr>
          <w:rStyle w:val="FootnoteReference"/>
          <w:sz w:val="12"/>
          <w:szCs w:val="12"/>
        </w:rPr>
        <w:footnoteRef/>
      </w:r>
      <w:r w:rsidRPr="002F57D7">
        <w:rPr>
          <w:sz w:val="12"/>
          <w:szCs w:val="12"/>
        </w:rPr>
        <w:t xml:space="preserve"> </w:t>
      </w:r>
      <w:hyperlink r:id="rId9" w:history="1">
        <w:r w:rsidRPr="002F57D7">
          <w:rPr>
            <w:rStyle w:val="Hyperlink"/>
            <w:sz w:val="12"/>
            <w:szCs w:val="12"/>
          </w:rPr>
          <w:t>https://www.biologicaldiversity.org/campaigns/native_pollinators/pdfs/Pollinators_in_Peril.pdf</w:t>
        </w:r>
      </w:hyperlink>
      <w:r w:rsidRPr="002F57D7">
        <w:rPr>
          <w:sz w:val="12"/>
          <w:szCs w:val="12"/>
        </w:rPr>
        <w:t xml:space="preserve"> </w:t>
      </w:r>
    </w:p>
  </w:footnote>
  <w:footnote w:id="11">
    <w:p w14:paraId="6E64E54C" w14:textId="77777777" w:rsidR="004B7B36" w:rsidRPr="002F57D7" w:rsidRDefault="004B7B36" w:rsidP="004B7B36">
      <w:pPr>
        <w:pStyle w:val="FootnoteText"/>
        <w:rPr>
          <w:sz w:val="12"/>
          <w:szCs w:val="12"/>
        </w:rPr>
      </w:pPr>
      <w:r w:rsidRPr="002F57D7">
        <w:rPr>
          <w:rStyle w:val="FootnoteReference"/>
          <w:sz w:val="12"/>
          <w:szCs w:val="12"/>
        </w:rPr>
        <w:footnoteRef/>
      </w:r>
      <w:r w:rsidRPr="002F57D7">
        <w:rPr>
          <w:sz w:val="12"/>
          <w:szCs w:val="12"/>
        </w:rPr>
        <w:t xml:space="preserve"> </w:t>
      </w:r>
      <w:hyperlink r:id="rId10" w:history="1">
        <w:r w:rsidRPr="002F57D7">
          <w:rPr>
            <w:rStyle w:val="Hyperlink"/>
            <w:sz w:val="12"/>
            <w:szCs w:val="12"/>
          </w:rPr>
          <w:t>https://ourworldindata.org/pollinator-dependence</w:t>
        </w:r>
      </w:hyperlink>
      <w:r w:rsidRPr="002F57D7">
        <w:rPr>
          <w:sz w:val="12"/>
          <w:szCs w:val="12"/>
        </w:rPr>
        <w:t xml:space="preserve"> </w:t>
      </w:r>
    </w:p>
  </w:footnote>
  <w:footnote w:id="12">
    <w:p w14:paraId="6E9ACBCD" w14:textId="77777777" w:rsidR="00A61A4B" w:rsidRPr="002F57D7" w:rsidRDefault="00A61A4B" w:rsidP="00A61A4B">
      <w:pPr>
        <w:pStyle w:val="FootnoteText"/>
        <w:rPr>
          <w:sz w:val="12"/>
          <w:szCs w:val="12"/>
        </w:rPr>
      </w:pPr>
      <w:r w:rsidRPr="002F57D7">
        <w:rPr>
          <w:rStyle w:val="FootnoteReference"/>
          <w:sz w:val="12"/>
          <w:szCs w:val="12"/>
        </w:rPr>
        <w:footnoteRef/>
      </w:r>
      <w:r w:rsidRPr="002F57D7">
        <w:rPr>
          <w:sz w:val="12"/>
          <w:szCs w:val="12"/>
        </w:rPr>
        <w:t xml:space="preserve"> </w:t>
      </w:r>
      <w:hyperlink r:id="rId11" w:anchor=":~:text=,young%20farmers%20into%20the%20field" w:history="1">
        <w:r w:rsidRPr="002F57D7">
          <w:rPr>
            <w:rStyle w:val="Hyperlink"/>
            <w:sz w:val="12"/>
            <w:szCs w:val="12"/>
          </w:rPr>
          <w:t>https://www.weforum.org/stories/2025/05/world-urgently-needs-more-young-farmers/#:~:text=,young%20farmers%20into%20the%20field</w:t>
        </w:r>
      </w:hyperlink>
      <w:r w:rsidRPr="002F57D7">
        <w:rPr>
          <w:sz w:val="12"/>
          <w:szCs w:val="12"/>
        </w:rPr>
        <w:t xml:space="preserve"> </w:t>
      </w:r>
    </w:p>
  </w:footnote>
  <w:footnote w:id="13">
    <w:p w14:paraId="43897162" w14:textId="77777777" w:rsidR="00A61A4B" w:rsidRPr="002F57D7" w:rsidRDefault="00A61A4B" w:rsidP="00A61A4B">
      <w:pPr>
        <w:pStyle w:val="FootnoteText"/>
        <w:rPr>
          <w:sz w:val="12"/>
          <w:szCs w:val="12"/>
        </w:rPr>
      </w:pPr>
      <w:r w:rsidRPr="002F57D7">
        <w:rPr>
          <w:rStyle w:val="FootnoteReference"/>
          <w:sz w:val="12"/>
          <w:szCs w:val="12"/>
        </w:rPr>
        <w:footnoteRef/>
      </w:r>
      <w:r w:rsidRPr="002F57D7">
        <w:rPr>
          <w:sz w:val="12"/>
          <w:szCs w:val="12"/>
        </w:rPr>
        <w:t xml:space="preserve"> </w:t>
      </w:r>
      <w:hyperlink r:id="rId12" w:anchor=":~:text=Agriculture%20and%20food%20manufacturing%20are,5" w:history="1">
        <w:r w:rsidRPr="002F57D7">
          <w:rPr>
            <w:rStyle w:val="Hyperlink"/>
            <w:sz w:val="12"/>
            <w:szCs w:val="12"/>
          </w:rPr>
          <w:t>https://www.fticonsulting.com/insights/articles/us-agriculture-navigating-labor-challenges-finding-solution#:~:text=Agriculture%20and%20food%20manufacturing%20are,5</w:t>
        </w:r>
      </w:hyperlink>
      <w:r w:rsidRPr="002F57D7">
        <w:rPr>
          <w:sz w:val="12"/>
          <w:szCs w:val="12"/>
        </w:rPr>
        <w:t xml:space="preserve"> </w:t>
      </w:r>
    </w:p>
  </w:footnote>
  <w:footnote w:id="14">
    <w:p w14:paraId="1B9FB975" w14:textId="77777777" w:rsidR="004B7B36" w:rsidRPr="002F57D7" w:rsidRDefault="004B7B36" w:rsidP="004B7B36">
      <w:pPr>
        <w:pStyle w:val="FootnoteText"/>
        <w:rPr>
          <w:sz w:val="12"/>
          <w:szCs w:val="12"/>
        </w:rPr>
      </w:pPr>
      <w:r w:rsidRPr="002F57D7">
        <w:rPr>
          <w:rStyle w:val="FootnoteReference"/>
          <w:sz w:val="12"/>
          <w:szCs w:val="12"/>
        </w:rPr>
        <w:footnoteRef/>
      </w:r>
      <w:r w:rsidRPr="002F57D7">
        <w:rPr>
          <w:sz w:val="12"/>
          <w:szCs w:val="12"/>
        </w:rPr>
        <w:t xml:space="preserve"> </w:t>
      </w:r>
      <w:hyperlink r:id="rId13" w:history="1">
        <w:r w:rsidRPr="002F57D7">
          <w:rPr>
            <w:rStyle w:val="Hyperlink"/>
            <w:sz w:val="12"/>
            <w:szCs w:val="12"/>
          </w:rPr>
          <w:t>https://www.aspistrategist.org.au/eyes-over-the-paddock-farm-monitoring-with-chinese-drones-is-a-national-security-risk/</w:t>
        </w:r>
      </w:hyperlink>
      <w:r w:rsidRPr="002F57D7">
        <w:rPr>
          <w:sz w:val="12"/>
          <w:szCs w:val="12"/>
        </w:rPr>
        <w:t xml:space="preserve"> </w:t>
      </w:r>
    </w:p>
  </w:footnote>
  <w:footnote w:id="15">
    <w:p w14:paraId="599A7540" w14:textId="77777777" w:rsidR="004B7B36" w:rsidRPr="002F57D7" w:rsidRDefault="004B7B36" w:rsidP="004B7B36">
      <w:pPr>
        <w:pStyle w:val="FootnoteText"/>
        <w:rPr>
          <w:sz w:val="12"/>
          <w:szCs w:val="12"/>
        </w:rPr>
      </w:pPr>
      <w:r w:rsidRPr="002F57D7">
        <w:rPr>
          <w:rStyle w:val="FootnoteReference"/>
          <w:sz w:val="12"/>
          <w:szCs w:val="12"/>
        </w:rPr>
        <w:footnoteRef/>
      </w:r>
      <w:r w:rsidRPr="002F57D7">
        <w:rPr>
          <w:sz w:val="12"/>
          <w:szCs w:val="12"/>
        </w:rPr>
        <w:t xml:space="preserve"> </w:t>
      </w:r>
      <w:hyperlink r:id="rId14" w:history="1">
        <w:r w:rsidRPr="002F57D7">
          <w:rPr>
            <w:rStyle w:val="Hyperlink"/>
            <w:sz w:val="12"/>
            <w:szCs w:val="12"/>
          </w:rPr>
          <w:t>https://www.faa.gov/uas/advanced_operations/dispensing_chemicals</w:t>
        </w:r>
      </w:hyperlink>
      <w:r w:rsidRPr="002F57D7">
        <w:rPr>
          <w:sz w:val="12"/>
          <w:szCs w:val="12"/>
        </w:rPr>
        <w:t xml:space="preserve"> </w:t>
      </w:r>
    </w:p>
  </w:footnote>
  <w:footnote w:id="16">
    <w:p w14:paraId="1590F77D" w14:textId="77777777" w:rsidR="004B7B36" w:rsidRPr="002F57D7" w:rsidRDefault="004B7B36" w:rsidP="004B7B36">
      <w:pPr>
        <w:pStyle w:val="FootnoteText"/>
        <w:rPr>
          <w:sz w:val="12"/>
          <w:szCs w:val="12"/>
        </w:rPr>
      </w:pPr>
      <w:r w:rsidRPr="002F57D7">
        <w:rPr>
          <w:rStyle w:val="FootnoteReference"/>
          <w:sz w:val="12"/>
          <w:szCs w:val="12"/>
        </w:rPr>
        <w:footnoteRef/>
      </w:r>
      <w:r w:rsidRPr="002F57D7">
        <w:rPr>
          <w:sz w:val="12"/>
          <w:szCs w:val="12"/>
        </w:rPr>
        <w:t xml:space="preserve"> </w:t>
      </w:r>
      <w:hyperlink r:id="rId15" w:history="1">
        <w:r w:rsidRPr="002F57D7">
          <w:rPr>
            <w:rStyle w:val="Hyperlink"/>
            <w:sz w:val="12"/>
            <w:szCs w:val="12"/>
          </w:rPr>
          <w:t>https://dronelife.com/2025/06/25/dji-drones-us-consumer-market-scarcity-security/</w:t>
        </w:r>
      </w:hyperlink>
      <w:r w:rsidRPr="002F57D7">
        <w:rPr>
          <w:sz w:val="12"/>
          <w:szCs w:val="12"/>
        </w:rPr>
        <w:t xml:space="preserve"> </w:t>
      </w:r>
    </w:p>
  </w:footnote>
  <w:footnote w:id="17">
    <w:p w14:paraId="757324B7" w14:textId="77777777" w:rsidR="004B7B36" w:rsidRPr="002F57D7" w:rsidRDefault="004B7B36" w:rsidP="004B7B36">
      <w:pPr>
        <w:pStyle w:val="FootnoteText"/>
        <w:rPr>
          <w:sz w:val="12"/>
          <w:szCs w:val="12"/>
        </w:rPr>
      </w:pPr>
      <w:r w:rsidRPr="002F57D7">
        <w:rPr>
          <w:rStyle w:val="FootnoteReference"/>
          <w:sz w:val="12"/>
          <w:szCs w:val="12"/>
        </w:rPr>
        <w:footnoteRef/>
      </w:r>
      <w:r w:rsidRPr="002F57D7">
        <w:rPr>
          <w:sz w:val="12"/>
          <w:szCs w:val="12"/>
        </w:rPr>
        <w:t xml:space="preserve"> </w:t>
      </w:r>
      <w:hyperlink r:id="rId16" w:history="1">
        <w:r w:rsidRPr="002F57D7">
          <w:rPr>
            <w:rStyle w:val="Hyperlink"/>
            <w:sz w:val="12"/>
            <w:szCs w:val="12"/>
          </w:rPr>
          <w:t>https://dronelife.com/2024/12/08/fy-2025-ndaa-conference-text-what-happened-with-the-countering-ccp-drones-act/</w:t>
        </w:r>
      </w:hyperlink>
      <w:r w:rsidRPr="002F57D7">
        <w:rPr>
          <w:sz w:val="12"/>
          <w:szCs w:val="12"/>
        </w:rPr>
        <w:t xml:space="preserve"> </w:t>
      </w:r>
    </w:p>
  </w:footnote>
  <w:footnote w:id="18">
    <w:p w14:paraId="5D54640F" w14:textId="77777777" w:rsidR="004B7B36" w:rsidRPr="002F57D7" w:rsidRDefault="004B7B36" w:rsidP="004B7B36">
      <w:pPr>
        <w:pStyle w:val="FootnoteText"/>
        <w:rPr>
          <w:sz w:val="12"/>
          <w:szCs w:val="12"/>
        </w:rPr>
      </w:pPr>
      <w:r w:rsidRPr="002F57D7">
        <w:rPr>
          <w:rStyle w:val="FootnoteReference"/>
          <w:sz w:val="12"/>
          <w:szCs w:val="12"/>
        </w:rPr>
        <w:footnoteRef/>
      </w:r>
      <w:r w:rsidRPr="002F57D7">
        <w:rPr>
          <w:sz w:val="12"/>
          <w:szCs w:val="12"/>
        </w:rPr>
        <w:t xml:space="preserve"> </w:t>
      </w:r>
      <w:hyperlink r:id="rId17" w:history="1">
        <w:r w:rsidRPr="002F57D7">
          <w:rPr>
            <w:rStyle w:val="Hyperlink"/>
            <w:sz w:val="12"/>
            <w:szCs w:val="12"/>
          </w:rPr>
          <w:t>https://dronelife.com/2025/06/25/dji-drones-us-consumer-market-scarcity-security/</w:t>
        </w:r>
      </w:hyperlink>
      <w:r w:rsidRPr="002F57D7">
        <w:rPr>
          <w:sz w:val="12"/>
          <w:szCs w:val="12"/>
        </w:rPr>
        <w:t xml:space="preserve"> </w:t>
      </w:r>
    </w:p>
  </w:footnote>
  <w:footnote w:id="19">
    <w:p w14:paraId="098F7CBA" w14:textId="77777777" w:rsidR="004B7B36" w:rsidRPr="002F57D7" w:rsidRDefault="004B7B36" w:rsidP="004B7B36">
      <w:pPr>
        <w:pStyle w:val="FootnoteText"/>
        <w:rPr>
          <w:sz w:val="12"/>
          <w:szCs w:val="12"/>
        </w:rPr>
      </w:pPr>
      <w:r w:rsidRPr="002F57D7">
        <w:rPr>
          <w:rStyle w:val="FootnoteReference"/>
          <w:sz w:val="12"/>
          <w:szCs w:val="12"/>
        </w:rPr>
        <w:footnoteRef/>
      </w:r>
      <w:r w:rsidRPr="002F57D7">
        <w:rPr>
          <w:sz w:val="12"/>
          <w:szCs w:val="12"/>
        </w:rPr>
        <w:t xml:space="preserve"> </w:t>
      </w:r>
      <w:hyperlink r:id="rId18" w:history="1">
        <w:r w:rsidRPr="002F57D7">
          <w:rPr>
            <w:rStyle w:val="Hyperlink"/>
            <w:sz w:val="12"/>
            <w:szCs w:val="12"/>
          </w:rPr>
          <w:t>https://www.theverge.com/report/692398/dji-drones-out-of-stock-best-buy-amazon-deny-us-exit</w:t>
        </w:r>
      </w:hyperlink>
      <w:r w:rsidRPr="002F57D7">
        <w:rPr>
          <w:sz w:val="12"/>
          <w:szCs w:val="12"/>
        </w:rPr>
        <w:t xml:space="preserve"> </w:t>
      </w:r>
    </w:p>
  </w:footnote>
  <w:footnote w:id="20">
    <w:p w14:paraId="4FA9FA0C" w14:textId="1A6DE796" w:rsidR="004958E1" w:rsidRPr="002F57D7" w:rsidRDefault="004958E1">
      <w:pPr>
        <w:pStyle w:val="FootnoteText"/>
        <w:rPr>
          <w:sz w:val="12"/>
          <w:szCs w:val="12"/>
        </w:rPr>
      </w:pPr>
      <w:r w:rsidRPr="002F57D7">
        <w:rPr>
          <w:rStyle w:val="FootnoteReference"/>
          <w:sz w:val="12"/>
          <w:szCs w:val="12"/>
        </w:rPr>
        <w:footnoteRef/>
      </w:r>
      <w:r w:rsidRPr="002F57D7">
        <w:rPr>
          <w:sz w:val="12"/>
          <w:szCs w:val="12"/>
        </w:rPr>
        <w:t xml:space="preserve"> </w:t>
      </w:r>
      <w:hyperlink r:id="rId19" w:history="1">
        <w:r w:rsidRPr="002F57D7">
          <w:rPr>
            <w:rStyle w:val="Hyperlink"/>
            <w:sz w:val="12"/>
            <w:szCs w:val="12"/>
          </w:rPr>
          <w:t>https://dronelife.com/2021/03/05/has-the-u-s-china-trade-war-changed-djis-drone-market-share-the-latest-from-drone-industry-insights/</w:t>
        </w:r>
      </w:hyperlink>
      <w:r w:rsidRPr="002F57D7">
        <w:rPr>
          <w:sz w:val="12"/>
          <w:szCs w:val="12"/>
        </w:rPr>
        <w:t xml:space="preserve"> </w:t>
      </w:r>
    </w:p>
  </w:footnote>
  <w:footnote w:id="21">
    <w:p w14:paraId="4DDD6691" w14:textId="2299A55E" w:rsidR="00797306" w:rsidRPr="002F57D7" w:rsidRDefault="00797306">
      <w:pPr>
        <w:pStyle w:val="FootnoteText"/>
        <w:rPr>
          <w:sz w:val="12"/>
          <w:szCs w:val="12"/>
        </w:rPr>
      </w:pPr>
      <w:r w:rsidRPr="002F57D7">
        <w:rPr>
          <w:rStyle w:val="FootnoteReference"/>
          <w:sz w:val="12"/>
          <w:szCs w:val="12"/>
        </w:rPr>
        <w:footnoteRef/>
      </w:r>
      <w:r w:rsidRPr="002F57D7">
        <w:rPr>
          <w:sz w:val="12"/>
          <w:szCs w:val="12"/>
        </w:rPr>
        <w:t xml:space="preserve"> </w:t>
      </w:r>
      <w:hyperlink r:id="rId20" w:history="1">
        <w:r w:rsidRPr="002F57D7">
          <w:rPr>
            <w:rStyle w:val="Hyperlink"/>
            <w:sz w:val="12"/>
            <w:szCs w:val="12"/>
          </w:rPr>
          <w:t>https://www.arugga.com/</w:t>
        </w:r>
      </w:hyperlink>
      <w:r w:rsidRPr="002F57D7">
        <w:rPr>
          <w:sz w:val="12"/>
          <w:szCs w:val="12"/>
        </w:rPr>
        <w:t xml:space="preserve"> </w:t>
      </w:r>
    </w:p>
  </w:footnote>
  <w:footnote w:id="22">
    <w:p w14:paraId="793AE95B" w14:textId="2C9C9968" w:rsidR="00797306" w:rsidRPr="002F57D7" w:rsidRDefault="00797306">
      <w:pPr>
        <w:pStyle w:val="FootnoteText"/>
        <w:rPr>
          <w:sz w:val="12"/>
          <w:szCs w:val="12"/>
        </w:rPr>
      </w:pPr>
      <w:r w:rsidRPr="002F57D7">
        <w:rPr>
          <w:rStyle w:val="FootnoteReference"/>
          <w:sz w:val="12"/>
          <w:szCs w:val="12"/>
        </w:rPr>
        <w:footnoteRef/>
      </w:r>
      <w:r w:rsidRPr="002F57D7">
        <w:rPr>
          <w:sz w:val="12"/>
          <w:szCs w:val="12"/>
        </w:rPr>
        <w:t xml:space="preserve"> </w:t>
      </w:r>
      <w:hyperlink r:id="rId21" w:history="1">
        <w:r w:rsidRPr="002F57D7">
          <w:rPr>
            <w:rStyle w:val="Hyperlink"/>
            <w:sz w:val="12"/>
            <w:szCs w:val="12"/>
          </w:rPr>
          <w:t>https://www.crunchbase.com/funding_round/arugga-ai-farming-series-a--221b7f70</w:t>
        </w:r>
      </w:hyperlink>
      <w:r w:rsidRPr="002F57D7">
        <w:rPr>
          <w:sz w:val="12"/>
          <w:szCs w:val="12"/>
        </w:rPr>
        <w:t xml:space="preserve"> </w:t>
      </w:r>
    </w:p>
  </w:footnote>
  <w:footnote w:id="23">
    <w:p w14:paraId="0F4356F1" w14:textId="77777777" w:rsidR="004C1C17" w:rsidRPr="002F57D7" w:rsidRDefault="004C1C17" w:rsidP="004C1C17">
      <w:pPr>
        <w:pStyle w:val="FootnoteText"/>
        <w:rPr>
          <w:sz w:val="12"/>
          <w:szCs w:val="12"/>
        </w:rPr>
      </w:pPr>
      <w:r w:rsidRPr="002F57D7">
        <w:rPr>
          <w:rStyle w:val="FootnoteReference"/>
          <w:sz w:val="12"/>
          <w:szCs w:val="12"/>
        </w:rPr>
        <w:footnoteRef/>
      </w:r>
      <w:r w:rsidRPr="002F57D7">
        <w:rPr>
          <w:sz w:val="12"/>
          <w:szCs w:val="12"/>
        </w:rPr>
        <w:t xml:space="preserve"> </w:t>
      </w:r>
      <w:hyperlink r:id="rId22" w:history="1">
        <w:r w:rsidRPr="002F57D7">
          <w:rPr>
            <w:rStyle w:val="Hyperlink"/>
            <w:sz w:val="12"/>
            <w:szCs w:val="12"/>
          </w:rPr>
          <w:t>https://patentimages.storage.googleapis.com/90/13/44/da16e92b832bb1/US20240090395A1.pdf</w:t>
        </w:r>
      </w:hyperlink>
      <w:r w:rsidRPr="002F57D7">
        <w:rPr>
          <w:sz w:val="12"/>
          <w:szCs w:val="12"/>
        </w:rPr>
        <w:t xml:space="preserve"> </w:t>
      </w:r>
    </w:p>
  </w:footnote>
  <w:footnote w:id="24">
    <w:p w14:paraId="0DFA3525" w14:textId="39A0BBF2" w:rsidR="00797306" w:rsidRPr="002F57D7" w:rsidRDefault="00797306">
      <w:pPr>
        <w:pStyle w:val="FootnoteText"/>
        <w:rPr>
          <w:sz w:val="12"/>
          <w:szCs w:val="12"/>
        </w:rPr>
      </w:pPr>
      <w:r w:rsidRPr="002F57D7">
        <w:rPr>
          <w:rStyle w:val="FootnoteReference"/>
          <w:sz w:val="12"/>
          <w:szCs w:val="12"/>
        </w:rPr>
        <w:footnoteRef/>
      </w:r>
      <w:r w:rsidRPr="002F57D7">
        <w:rPr>
          <w:sz w:val="12"/>
          <w:szCs w:val="12"/>
        </w:rPr>
        <w:t xml:space="preserve"> </w:t>
      </w:r>
      <w:hyperlink r:id="rId23" w:history="1">
        <w:r w:rsidRPr="002F57D7">
          <w:rPr>
            <w:rStyle w:val="Hyperlink"/>
            <w:sz w:val="12"/>
            <w:szCs w:val="12"/>
          </w:rPr>
          <w:t>https://www.agribusinessglobal.com/author/source-ag/</w:t>
        </w:r>
      </w:hyperlink>
      <w:r w:rsidRPr="002F57D7">
        <w:rPr>
          <w:sz w:val="12"/>
          <w:szCs w:val="12"/>
        </w:rPr>
        <w:t xml:space="preserve"> </w:t>
      </w:r>
    </w:p>
  </w:footnote>
  <w:footnote w:id="25">
    <w:p w14:paraId="0D8BBF43" w14:textId="6D8391DD" w:rsidR="00797306" w:rsidRPr="002F57D7" w:rsidRDefault="00797306">
      <w:pPr>
        <w:pStyle w:val="FootnoteText"/>
        <w:rPr>
          <w:sz w:val="12"/>
          <w:szCs w:val="12"/>
        </w:rPr>
      </w:pPr>
      <w:r w:rsidRPr="002F57D7">
        <w:rPr>
          <w:rStyle w:val="FootnoteReference"/>
          <w:sz w:val="12"/>
          <w:szCs w:val="12"/>
        </w:rPr>
        <w:footnoteRef/>
      </w:r>
      <w:r w:rsidRPr="002F57D7">
        <w:rPr>
          <w:sz w:val="12"/>
          <w:szCs w:val="12"/>
        </w:rPr>
        <w:t xml:space="preserve"> </w:t>
      </w:r>
      <w:hyperlink r:id="rId24" w:history="1">
        <w:r w:rsidRPr="002F57D7">
          <w:rPr>
            <w:rStyle w:val="Hyperlink"/>
            <w:sz w:val="12"/>
            <w:szCs w:val="12"/>
          </w:rPr>
          <w:t>https://www.crunchbase.com/organization/source-ag</w:t>
        </w:r>
      </w:hyperlink>
      <w:r w:rsidRPr="002F57D7">
        <w:rPr>
          <w:sz w:val="12"/>
          <w:szCs w:val="12"/>
        </w:rPr>
        <w:t xml:space="preserve"> </w:t>
      </w:r>
    </w:p>
  </w:footnote>
  <w:footnote w:id="26">
    <w:p w14:paraId="37DB0021" w14:textId="22F94CCF" w:rsidR="00797306" w:rsidRPr="002F57D7" w:rsidRDefault="00797306">
      <w:pPr>
        <w:pStyle w:val="FootnoteText"/>
        <w:rPr>
          <w:sz w:val="12"/>
          <w:szCs w:val="12"/>
        </w:rPr>
      </w:pPr>
      <w:r w:rsidRPr="002F57D7">
        <w:rPr>
          <w:rStyle w:val="FootnoteReference"/>
          <w:sz w:val="12"/>
          <w:szCs w:val="12"/>
        </w:rPr>
        <w:footnoteRef/>
      </w:r>
      <w:r w:rsidRPr="002F57D7">
        <w:rPr>
          <w:sz w:val="12"/>
          <w:szCs w:val="12"/>
        </w:rPr>
        <w:t xml:space="preserve"> </w:t>
      </w:r>
      <w:hyperlink r:id="rId25" w:history="1">
        <w:r w:rsidRPr="002F57D7">
          <w:rPr>
            <w:rStyle w:val="Hyperlink"/>
            <w:sz w:val="12"/>
            <w:szCs w:val="12"/>
          </w:rPr>
          <w:t>https://www.yieldcomputer.com/</w:t>
        </w:r>
      </w:hyperlink>
      <w:r w:rsidRPr="002F57D7">
        <w:rPr>
          <w:sz w:val="12"/>
          <w:szCs w:val="12"/>
        </w:rPr>
        <w:t xml:space="preserve"> </w:t>
      </w:r>
    </w:p>
  </w:footnote>
  <w:footnote w:id="27">
    <w:p w14:paraId="2CA44F40" w14:textId="6220DF19" w:rsidR="00797306" w:rsidRPr="002F57D7" w:rsidRDefault="00797306">
      <w:pPr>
        <w:pStyle w:val="FootnoteText"/>
        <w:rPr>
          <w:sz w:val="12"/>
          <w:szCs w:val="12"/>
        </w:rPr>
      </w:pPr>
      <w:r w:rsidRPr="002F57D7">
        <w:rPr>
          <w:rStyle w:val="FootnoteReference"/>
          <w:sz w:val="12"/>
          <w:szCs w:val="12"/>
        </w:rPr>
        <w:footnoteRef/>
      </w:r>
      <w:r w:rsidRPr="002F57D7">
        <w:rPr>
          <w:sz w:val="12"/>
          <w:szCs w:val="12"/>
        </w:rPr>
        <w:t xml:space="preserve"> </w:t>
      </w:r>
      <w:hyperlink r:id="rId26" w:history="1">
        <w:r w:rsidRPr="002F57D7">
          <w:rPr>
            <w:rStyle w:val="Hyperlink"/>
            <w:sz w:val="12"/>
            <w:szCs w:val="12"/>
          </w:rPr>
          <w:t>https://globalaginvesting.com/orchard-robotics-gains-3-8m-to-build-robots-and-ai-to-power-precision-crop-management</w:t>
        </w:r>
      </w:hyperlink>
      <w:r w:rsidRPr="002F57D7">
        <w:rPr>
          <w:sz w:val="12"/>
          <w:szCs w:val="12"/>
        </w:rPr>
        <w:t xml:space="preserve"> </w:t>
      </w:r>
    </w:p>
  </w:footnote>
  <w:footnote w:id="28">
    <w:p w14:paraId="4468C0E4" w14:textId="77777777" w:rsidR="004C1C17" w:rsidRPr="002F57D7" w:rsidRDefault="004C1C17" w:rsidP="004C1C17">
      <w:pPr>
        <w:pStyle w:val="FootnoteText"/>
        <w:rPr>
          <w:sz w:val="12"/>
          <w:szCs w:val="12"/>
        </w:rPr>
      </w:pPr>
      <w:r w:rsidRPr="002F57D7">
        <w:rPr>
          <w:rStyle w:val="FootnoteReference"/>
          <w:sz w:val="12"/>
          <w:szCs w:val="12"/>
        </w:rPr>
        <w:footnoteRef/>
      </w:r>
      <w:r w:rsidRPr="002F57D7">
        <w:rPr>
          <w:sz w:val="12"/>
          <w:szCs w:val="12"/>
        </w:rPr>
        <w:t xml:space="preserve"> </w:t>
      </w:r>
      <w:hyperlink r:id="rId27" w:history="1">
        <w:r w:rsidRPr="002F57D7">
          <w:rPr>
            <w:rStyle w:val="Hyperlink"/>
            <w:sz w:val="12"/>
            <w:szCs w:val="12"/>
          </w:rPr>
          <w:t>https://patentimages.storage.googleapis.com/90/13/44/da16e92b832bb1/US20240090395A1.pdf</w:t>
        </w:r>
      </w:hyperlink>
      <w:r w:rsidRPr="002F57D7">
        <w:rPr>
          <w:sz w:val="12"/>
          <w:szCs w:val="12"/>
        </w:rPr>
        <w:t xml:space="preserve"> </w:t>
      </w:r>
    </w:p>
  </w:footnote>
  <w:footnote w:id="29">
    <w:p w14:paraId="30E59A27" w14:textId="72944EBC" w:rsidR="000F36F2" w:rsidRPr="002F57D7" w:rsidRDefault="000F36F2">
      <w:pPr>
        <w:pStyle w:val="FootnoteText"/>
        <w:rPr>
          <w:sz w:val="12"/>
          <w:szCs w:val="12"/>
        </w:rPr>
      </w:pPr>
      <w:r w:rsidRPr="002F57D7">
        <w:rPr>
          <w:rStyle w:val="FootnoteReference"/>
          <w:sz w:val="12"/>
          <w:szCs w:val="12"/>
        </w:rPr>
        <w:footnoteRef/>
      </w:r>
      <w:r w:rsidRPr="002F57D7">
        <w:rPr>
          <w:sz w:val="12"/>
          <w:szCs w:val="12"/>
        </w:rPr>
        <w:t xml:space="preserve"> </w:t>
      </w:r>
      <w:hyperlink r:id="rId28" w:history="1">
        <w:r w:rsidRPr="002F57D7">
          <w:rPr>
            <w:rStyle w:val="Hyperlink"/>
            <w:sz w:val="12"/>
            <w:szCs w:val="12"/>
          </w:rPr>
          <w:t>https://ag.dji.com/mavic-3-m</w:t>
        </w:r>
      </w:hyperlink>
      <w:r w:rsidRPr="002F57D7">
        <w:rPr>
          <w:sz w:val="12"/>
          <w:szCs w:val="12"/>
        </w:rPr>
        <w:t xml:space="preserve"> </w:t>
      </w:r>
    </w:p>
  </w:footnote>
  <w:footnote w:id="30">
    <w:p w14:paraId="4175E460" w14:textId="766F54C6" w:rsidR="000F36F2" w:rsidRPr="002F57D7" w:rsidRDefault="000F36F2">
      <w:pPr>
        <w:pStyle w:val="FootnoteText"/>
        <w:rPr>
          <w:sz w:val="12"/>
          <w:szCs w:val="12"/>
        </w:rPr>
      </w:pPr>
      <w:r w:rsidRPr="002F57D7">
        <w:rPr>
          <w:rStyle w:val="FootnoteReference"/>
          <w:sz w:val="12"/>
          <w:szCs w:val="12"/>
        </w:rPr>
        <w:footnoteRef/>
      </w:r>
      <w:r w:rsidRPr="002F57D7">
        <w:rPr>
          <w:sz w:val="12"/>
          <w:szCs w:val="12"/>
        </w:rPr>
        <w:t xml:space="preserve"> Polybee – Forecast Harvest Readiness and Yield with Drones and AI.pdf</w:t>
      </w:r>
    </w:p>
  </w:footnote>
  <w:footnote w:id="31">
    <w:p w14:paraId="61B422E9" w14:textId="2B8C8F95" w:rsidR="000F36F2" w:rsidRPr="002F57D7" w:rsidRDefault="000F36F2">
      <w:pPr>
        <w:pStyle w:val="FootnoteText"/>
        <w:rPr>
          <w:sz w:val="12"/>
          <w:szCs w:val="12"/>
        </w:rPr>
      </w:pPr>
      <w:r w:rsidRPr="002F57D7">
        <w:rPr>
          <w:rStyle w:val="FootnoteReference"/>
          <w:sz w:val="12"/>
          <w:szCs w:val="12"/>
        </w:rPr>
        <w:footnoteRef/>
      </w:r>
      <w:r w:rsidRPr="002F57D7">
        <w:rPr>
          <w:sz w:val="12"/>
          <w:szCs w:val="12"/>
        </w:rPr>
        <w:t xml:space="preserve"> Polybee – Forecast Harvest Readiness and Yield with Drones and AI.pdf </w:t>
      </w:r>
    </w:p>
  </w:footnote>
  <w:footnote w:id="32">
    <w:p w14:paraId="694E0ECA" w14:textId="77777777" w:rsidR="00164272" w:rsidRPr="002F57D7" w:rsidRDefault="00164272" w:rsidP="00164272">
      <w:pPr>
        <w:pStyle w:val="FootnoteText"/>
        <w:rPr>
          <w:sz w:val="12"/>
          <w:szCs w:val="12"/>
        </w:rPr>
      </w:pPr>
      <w:r w:rsidRPr="002F57D7">
        <w:rPr>
          <w:rStyle w:val="FootnoteReference"/>
          <w:sz w:val="12"/>
          <w:szCs w:val="12"/>
        </w:rPr>
        <w:footnoteRef/>
      </w:r>
      <w:r w:rsidRPr="002F57D7">
        <w:rPr>
          <w:sz w:val="12"/>
          <w:szCs w:val="12"/>
        </w:rPr>
        <w:t xml:space="preserve"> </w:t>
      </w:r>
      <w:hyperlink r:id="rId29" w:history="1">
        <w:r w:rsidRPr="002F57D7">
          <w:rPr>
            <w:rStyle w:val="Hyperlink"/>
            <w:sz w:val="12"/>
            <w:szCs w:val="12"/>
          </w:rPr>
          <w:t>https://polybee.co/technology</w:t>
        </w:r>
      </w:hyperlink>
      <w:r w:rsidRPr="002F57D7">
        <w:rPr>
          <w:sz w:val="12"/>
          <w:szCs w:val="12"/>
        </w:rPr>
        <w:t xml:space="preserve"> </w:t>
      </w:r>
    </w:p>
  </w:footnote>
  <w:footnote w:id="33">
    <w:p w14:paraId="5766A388" w14:textId="2A98DEBC" w:rsidR="00164272" w:rsidRPr="002F57D7" w:rsidRDefault="00164272">
      <w:pPr>
        <w:pStyle w:val="FootnoteText"/>
        <w:rPr>
          <w:sz w:val="12"/>
          <w:szCs w:val="12"/>
        </w:rPr>
      </w:pPr>
      <w:r w:rsidRPr="002F57D7">
        <w:rPr>
          <w:rStyle w:val="FootnoteReference"/>
          <w:sz w:val="12"/>
          <w:szCs w:val="12"/>
        </w:rPr>
        <w:footnoteRef/>
      </w:r>
      <w:r w:rsidRPr="002F57D7">
        <w:rPr>
          <w:sz w:val="12"/>
          <w:szCs w:val="12"/>
        </w:rPr>
        <w:t xml:space="preserve"> </w:t>
      </w:r>
      <w:hyperlink r:id="rId30" w:history="1">
        <w:r w:rsidRPr="002F57D7">
          <w:rPr>
            <w:rStyle w:val="Hyperlink"/>
            <w:sz w:val="12"/>
            <w:szCs w:val="12"/>
          </w:rPr>
          <w:t>https://patents.google.com/patent/US20240090395A1/en?oq=18038264</w:t>
        </w:r>
      </w:hyperlink>
      <w:r w:rsidRPr="002F57D7">
        <w:rPr>
          <w:sz w:val="12"/>
          <w:szCs w:val="12"/>
        </w:rPr>
        <w:t xml:space="preserve"> </w:t>
      </w:r>
    </w:p>
  </w:footnote>
  <w:footnote w:id="34">
    <w:p w14:paraId="41866F19" w14:textId="77777777" w:rsidR="007C38C7" w:rsidRPr="002F57D7" w:rsidRDefault="007C38C7" w:rsidP="007C38C7">
      <w:pPr>
        <w:pStyle w:val="FootnoteText"/>
        <w:rPr>
          <w:sz w:val="12"/>
          <w:szCs w:val="12"/>
        </w:rPr>
      </w:pPr>
      <w:r w:rsidRPr="002F57D7">
        <w:rPr>
          <w:rStyle w:val="FootnoteReference"/>
          <w:sz w:val="12"/>
          <w:szCs w:val="12"/>
        </w:rPr>
        <w:footnoteRef/>
      </w:r>
      <w:r w:rsidRPr="002F57D7">
        <w:rPr>
          <w:sz w:val="12"/>
          <w:szCs w:val="12"/>
        </w:rPr>
        <w:t xml:space="preserve"> </w:t>
      </w:r>
      <w:hyperlink r:id="rId31" w:history="1">
        <w:r w:rsidRPr="002F57D7">
          <w:rPr>
            <w:rStyle w:val="Hyperlink"/>
            <w:sz w:val="12"/>
            <w:szCs w:val="12"/>
          </w:rPr>
          <w:t>https://www.agriculture.gov.au/about/news/leading-water-management-razor-rock-farm</w:t>
        </w:r>
      </w:hyperlink>
      <w:r w:rsidRPr="002F57D7">
        <w:rPr>
          <w:sz w:val="12"/>
          <w:szCs w:val="12"/>
        </w:rPr>
        <w:t xml:space="preserve"> </w:t>
      </w:r>
    </w:p>
  </w:footnote>
  <w:footnote w:id="35">
    <w:p w14:paraId="5D60D870" w14:textId="77777777" w:rsidR="007C38C7" w:rsidRPr="002F57D7" w:rsidRDefault="007C38C7" w:rsidP="007C38C7">
      <w:pPr>
        <w:pStyle w:val="FootnoteText"/>
        <w:rPr>
          <w:sz w:val="12"/>
          <w:szCs w:val="12"/>
        </w:rPr>
      </w:pPr>
      <w:r w:rsidRPr="002F57D7">
        <w:rPr>
          <w:rStyle w:val="FootnoteReference"/>
          <w:sz w:val="12"/>
          <w:szCs w:val="12"/>
        </w:rPr>
        <w:footnoteRef/>
      </w:r>
      <w:r w:rsidRPr="002F57D7">
        <w:rPr>
          <w:sz w:val="12"/>
          <w:szCs w:val="12"/>
        </w:rPr>
        <w:t xml:space="preserve"> </w:t>
      </w:r>
      <w:hyperlink r:id="rId32" w:history="1">
        <w:r w:rsidRPr="002F57D7">
          <w:rPr>
            <w:rStyle w:val="Hyperlink"/>
            <w:sz w:val="12"/>
            <w:szCs w:val="12"/>
          </w:rPr>
          <w:t>https://www.fortuneagri.com/about-us</w:t>
        </w:r>
      </w:hyperlink>
      <w:r w:rsidRPr="002F57D7">
        <w:rPr>
          <w:sz w:val="12"/>
          <w:szCs w:val="12"/>
        </w:rPr>
        <w:t xml:space="preserve"> </w:t>
      </w:r>
    </w:p>
  </w:footnote>
  <w:footnote w:id="36">
    <w:p w14:paraId="011DD5FB" w14:textId="5A685ABF" w:rsidR="001E6CF2" w:rsidRPr="002F57D7" w:rsidRDefault="001E6CF2">
      <w:pPr>
        <w:pStyle w:val="FootnoteText"/>
        <w:rPr>
          <w:sz w:val="12"/>
          <w:szCs w:val="12"/>
        </w:rPr>
      </w:pPr>
      <w:r w:rsidRPr="002F57D7">
        <w:rPr>
          <w:rStyle w:val="FootnoteReference"/>
          <w:sz w:val="12"/>
          <w:szCs w:val="12"/>
        </w:rPr>
        <w:footnoteRef/>
      </w:r>
      <w:r w:rsidRPr="002F57D7">
        <w:rPr>
          <w:sz w:val="12"/>
          <w:szCs w:val="12"/>
        </w:rPr>
        <w:t xml:space="preserve"> </w:t>
      </w:r>
      <w:hyperlink r:id="rId33" w:history="1">
        <w:r w:rsidRPr="002F57D7">
          <w:rPr>
            <w:rStyle w:val="Hyperlink"/>
            <w:sz w:val="12"/>
            <w:szCs w:val="12"/>
          </w:rPr>
          <w:t>https://www.crop.bayer.com.au/</w:t>
        </w:r>
      </w:hyperlink>
      <w:r w:rsidRPr="002F57D7">
        <w:rPr>
          <w:sz w:val="12"/>
          <w:szCs w:val="12"/>
        </w:rPr>
        <w:t xml:space="preserve"> </w:t>
      </w:r>
    </w:p>
  </w:footnote>
  <w:footnote w:id="37">
    <w:p w14:paraId="0CC9A740" w14:textId="2BDF0B25" w:rsidR="001E6CF2" w:rsidRPr="002F57D7" w:rsidRDefault="001E6CF2">
      <w:pPr>
        <w:pStyle w:val="FootnoteText"/>
        <w:rPr>
          <w:sz w:val="12"/>
          <w:szCs w:val="12"/>
        </w:rPr>
      </w:pPr>
      <w:r w:rsidRPr="002F57D7">
        <w:rPr>
          <w:rStyle w:val="FootnoteReference"/>
          <w:sz w:val="12"/>
          <w:szCs w:val="12"/>
        </w:rPr>
        <w:footnoteRef/>
      </w:r>
      <w:r w:rsidRPr="002F57D7">
        <w:rPr>
          <w:sz w:val="12"/>
          <w:szCs w:val="12"/>
        </w:rPr>
        <w:t xml:space="preserve"> </w:t>
      </w:r>
      <w:hyperlink r:id="rId34" w:history="1">
        <w:r w:rsidRPr="002F57D7">
          <w:rPr>
            <w:rStyle w:val="Hyperlink"/>
            <w:sz w:val="12"/>
            <w:szCs w:val="12"/>
          </w:rPr>
          <w:t>https://www.wga.com/</w:t>
        </w:r>
      </w:hyperlink>
      <w:r w:rsidRPr="002F57D7">
        <w:rPr>
          <w:sz w:val="12"/>
          <w:szCs w:val="12"/>
        </w:rPr>
        <w:t xml:space="preserve"> </w:t>
      </w:r>
    </w:p>
  </w:footnote>
  <w:footnote w:id="38">
    <w:p w14:paraId="6A7ED2FD" w14:textId="3002C40E" w:rsidR="002F57D7" w:rsidRPr="002F57D7" w:rsidRDefault="002F57D7">
      <w:pPr>
        <w:pStyle w:val="FootnoteText"/>
        <w:rPr>
          <w:sz w:val="12"/>
          <w:szCs w:val="12"/>
        </w:rPr>
      </w:pPr>
      <w:r w:rsidRPr="002F57D7">
        <w:rPr>
          <w:rStyle w:val="FootnoteReference"/>
          <w:sz w:val="12"/>
          <w:szCs w:val="12"/>
        </w:rPr>
        <w:footnoteRef/>
      </w:r>
      <w:r w:rsidRPr="002F57D7">
        <w:rPr>
          <w:sz w:val="12"/>
          <w:szCs w:val="12"/>
        </w:rPr>
        <w:t xml:space="preserve"> </w:t>
      </w:r>
      <w:hyperlink r:id="rId35" w:history="1">
        <w:r w:rsidRPr="002F57D7">
          <w:rPr>
            <w:rStyle w:val="Hyperlink"/>
            <w:sz w:val="12"/>
            <w:szCs w:val="12"/>
          </w:rPr>
          <w:t>https://agfundernews.com/appharvest-acquires-root-ai-to-add-ai-powered-harvesting-robots-to-its-workforce</w:t>
        </w:r>
      </w:hyperlink>
      <w:r w:rsidRPr="002F57D7">
        <w:rPr>
          <w:sz w:val="12"/>
          <w:szCs w:val="12"/>
        </w:rPr>
        <w:t xml:space="preserve"> </w:t>
      </w:r>
    </w:p>
  </w:footnote>
  <w:footnote w:id="39">
    <w:p w14:paraId="7E4AD5F2" w14:textId="10E33CEC" w:rsidR="002F57D7" w:rsidRPr="002F57D7" w:rsidRDefault="002F57D7">
      <w:pPr>
        <w:pStyle w:val="FootnoteText"/>
        <w:rPr>
          <w:sz w:val="12"/>
          <w:szCs w:val="12"/>
        </w:rPr>
      </w:pPr>
      <w:r w:rsidRPr="002F57D7">
        <w:rPr>
          <w:rStyle w:val="FootnoteReference"/>
          <w:sz w:val="12"/>
          <w:szCs w:val="12"/>
        </w:rPr>
        <w:footnoteRef/>
      </w:r>
      <w:r w:rsidRPr="002F57D7">
        <w:rPr>
          <w:sz w:val="12"/>
          <w:szCs w:val="12"/>
        </w:rPr>
        <w:t xml:space="preserve"> </w:t>
      </w:r>
      <w:hyperlink r:id="rId36" w:history="1">
        <w:r w:rsidRPr="002F57D7">
          <w:rPr>
            <w:rStyle w:val="Hyperlink"/>
            <w:sz w:val="12"/>
            <w:szCs w:val="12"/>
          </w:rPr>
          <w:t>https://agfundernews.com/kalera-agrees-153m-deal-for-ever-in-vertical-farming-ma</w:t>
        </w:r>
      </w:hyperlink>
      <w:r w:rsidRPr="002F57D7">
        <w:rPr>
          <w:sz w:val="12"/>
          <w:szCs w:val="12"/>
        </w:rPr>
        <w:t xml:space="preserve"> </w:t>
      </w:r>
    </w:p>
  </w:footnote>
  <w:footnote w:id="40">
    <w:p w14:paraId="76EAAF33" w14:textId="3EBF589D" w:rsidR="002F57D7" w:rsidRPr="002F57D7" w:rsidRDefault="002F57D7">
      <w:pPr>
        <w:pStyle w:val="FootnoteText"/>
        <w:rPr>
          <w:sz w:val="12"/>
          <w:szCs w:val="12"/>
        </w:rPr>
      </w:pPr>
      <w:r w:rsidRPr="002F57D7">
        <w:rPr>
          <w:rStyle w:val="FootnoteReference"/>
          <w:sz w:val="12"/>
          <w:szCs w:val="12"/>
        </w:rPr>
        <w:footnoteRef/>
      </w:r>
      <w:r w:rsidRPr="002F57D7">
        <w:rPr>
          <w:sz w:val="12"/>
          <w:szCs w:val="12"/>
        </w:rPr>
        <w:t xml:space="preserve"> </w:t>
      </w:r>
      <w:hyperlink r:id="rId37" w:history="1">
        <w:r w:rsidRPr="002F57D7">
          <w:rPr>
            <w:rStyle w:val="Hyperlink"/>
            <w:sz w:val="12"/>
            <w:szCs w:val="12"/>
          </w:rPr>
          <w:t>https://finance.yahoo.com/news/cnh-industrial-buys-machine-vision-141919480.html</w:t>
        </w:r>
      </w:hyperlink>
      <w:r w:rsidRPr="002F57D7">
        <w:rPr>
          <w:sz w:val="12"/>
          <w:szCs w:val="12"/>
        </w:rPr>
        <w:t xml:space="preserve"> </w:t>
      </w:r>
    </w:p>
  </w:footnote>
  <w:footnote w:id="41">
    <w:p w14:paraId="10C0702A" w14:textId="3B9551A4" w:rsidR="002F57D7" w:rsidRPr="002F57D7" w:rsidRDefault="002F57D7">
      <w:pPr>
        <w:pStyle w:val="FootnoteText"/>
        <w:rPr>
          <w:sz w:val="12"/>
          <w:szCs w:val="12"/>
        </w:rPr>
      </w:pPr>
      <w:r w:rsidRPr="002F57D7">
        <w:rPr>
          <w:rStyle w:val="FootnoteReference"/>
          <w:sz w:val="12"/>
          <w:szCs w:val="12"/>
        </w:rPr>
        <w:footnoteRef/>
      </w:r>
      <w:r w:rsidRPr="002F57D7">
        <w:rPr>
          <w:sz w:val="12"/>
          <w:szCs w:val="12"/>
        </w:rPr>
        <w:t xml:space="preserve"> </w:t>
      </w:r>
      <w:hyperlink r:id="rId38" w:history="1">
        <w:r w:rsidRPr="002F57D7">
          <w:rPr>
            <w:rStyle w:val="Hyperlink"/>
            <w:sz w:val="12"/>
            <w:szCs w:val="12"/>
          </w:rPr>
          <w:t>https://www.farmautomationtoday.com/news/autonomous-vehicles/autonomous-technology-start-up-bear-flag-robotics-acquired-by-john-deere.html</w:t>
        </w:r>
      </w:hyperlink>
      <w:r w:rsidRPr="002F57D7">
        <w:rPr>
          <w:sz w:val="12"/>
          <w:szCs w:val="12"/>
        </w:rPr>
        <w:t xml:space="preserve"> </w:t>
      </w:r>
    </w:p>
  </w:footnote>
  <w:footnote w:id="42">
    <w:p w14:paraId="7A1FBF1D" w14:textId="1319A920" w:rsidR="002F57D7" w:rsidRPr="002F57D7" w:rsidRDefault="002F57D7">
      <w:pPr>
        <w:pStyle w:val="FootnoteText"/>
        <w:rPr>
          <w:sz w:val="12"/>
          <w:szCs w:val="12"/>
        </w:rPr>
      </w:pPr>
      <w:r w:rsidRPr="002F57D7">
        <w:rPr>
          <w:rStyle w:val="FootnoteReference"/>
          <w:sz w:val="12"/>
          <w:szCs w:val="12"/>
        </w:rPr>
        <w:footnoteRef/>
      </w:r>
      <w:r w:rsidRPr="002F57D7">
        <w:rPr>
          <w:sz w:val="12"/>
          <w:szCs w:val="12"/>
        </w:rPr>
        <w:t xml:space="preserve"> </w:t>
      </w:r>
      <w:hyperlink r:id="rId39" w:history="1">
        <w:r w:rsidRPr="002F57D7">
          <w:rPr>
            <w:rStyle w:val="Hyperlink"/>
            <w:sz w:val="12"/>
            <w:szCs w:val="12"/>
          </w:rPr>
          <w:t>https://agfundernews.com/prospera-valmont-acquires-crop-analytics-startup-for-300m</w:t>
        </w:r>
      </w:hyperlink>
      <w:r w:rsidRPr="002F57D7">
        <w:rPr>
          <w:sz w:val="12"/>
          <w:szCs w:val="12"/>
        </w:rPr>
        <w:t xml:space="preserve"> </w:t>
      </w:r>
    </w:p>
  </w:footnote>
  <w:footnote w:id="43">
    <w:p w14:paraId="0056BFBD" w14:textId="689D51B9" w:rsidR="00457554" w:rsidRDefault="00457554">
      <w:pPr>
        <w:pStyle w:val="FootnoteText"/>
      </w:pPr>
      <w:r>
        <w:rPr>
          <w:rStyle w:val="FootnoteReference"/>
        </w:rPr>
        <w:footnoteRef/>
      </w:r>
      <w:r>
        <w:t xml:space="preserve"> </w:t>
      </w:r>
      <w:hyperlink r:id="rId40" w:history="1">
        <w:r w:rsidRPr="001D20B4">
          <w:rPr>
            <w:rStyle w:val="Hyperlink"/>
          </w:rPr>
          <w:t>https://www.agtechnavigator.com/Article/2025/06/25/the-whys-of-agtech-exits-the-empirical-evidence/</w:t>
        </w:r>
      </w:hyperlink>
      <w:r>
        <w:t xml:space="preserve"> </w:t>
      </w:r>
    </w:p>
  </w:footnote>
  <w:footnote w:id="44">
    <w:p w14:paraId="648B4570" w14:textId="26C577D1" w:rsidR="00CF65D9" w:rsidRDefault="00CF65D9">
      <w:pPr>
        <w:pStyle w:val="FootnoteText"/>
      </w:pPr>
      <w:r>
        <w:rPr>
          <w:rStyle w:val="FootnoteReference"/>
        </w:rPr>
        <w:footnoteRef/>
      </w:r>
      <w:r>
        <w:t xml:space="preserve"> </w:t>
      </w:r>
      <w:hyperlink r:id="rId41" w:history="1">
        <w:r w:rsidRPr="001D20B4">
          <w:rPr>
            <w:rStyle w:val="Hyperlink"/>
          </w:rPr>
          <w:t>https://www.agtechnavigator.com/Article/2025/06/25/the-whys-of-agtech-exits-the-empirical-evidence/</w:t>
        </w:r>
      </w:hyperlink>
      <w:r>
        <w:t xml:space="preserve"> </w:t>
      </w:r>
    </w:p>
  </w:footnote>
  <w:footnote w:id="45">
    <w:p w14:paraId="6006D35F" w14:textId="77777777" w:rsidR="0006061F" w:rsidRPr="004007AC" w:rsidDel="002A6D5B" w:rsidRDefault="0006061F" w:rsidP="0006061F">
      <w:pPr>
        <w:pStyle w:val="FootnoteText"/>
        <w:rPr>
          <w:del w:id="686" w:author="Alex Farrugia" w:date="2026-10-09T16:36:00Z" w16du:dateUtc="2026-10-09T07:06:00Z"/>
        </w:rPr>
      </w:pPr>
      <w:del w:id="687" w:author="Alex Farrugia" w:date="2026-10-09T16:36:00Z" w16du:dateUtc="2026-10-09T07:06:00Z">
        <w:r w:rsidDel="002A6D5B">
          <w:rPr>
            <w:rStyle w:val="FootnoteReference"/>
          </w:rPr>
          <w:footnoteRef/>
        </w:r>
        <w:r w:rsidDel="002A6D5B">
          <w:delText xml:space="preserve"> Includes allocated and unallocated ESOP</w:delText>
        </w:r>
      </w:del>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87BC80" w14:textId="706CAD61" w:rsidR="00B916AA" w:rsidRDefault="009B2F41">
    <w:pPr>
      <w:pStyle w:val="Header"/>
    </w:pPr>
    <w:r>
      <w:rPr>
        <w:noProof/>
      </w:rPr>
      <w:drawing>
        <wp:anchor distT="0" distB="0" distL="114300" distR="114300" simplePos="0" relativeHeight="251657728" behindDoc="0" locked="1" layoutInCell="1" allowOverlap="1" wp14:anchorId="14446105" wp14:editId="32DEC766">
          <wp:simplePos x="0" y="0"/>
          <wp:positionH relativeFrom="page">
            <wp:posOffset>11430</wp:posOffset>
          </wp:positionH>
          <wp:positionV relativeFrom="page">
            <wp:posOffset>3810</wp:posOffset>
          </wp:positionV>
          <wp:extent cx="7602855" cy="1261745"/>
          <wp:effectExtent l="0" t="0" r="0" b="0"/>
          <wp:wrapNone/>
          <wp:docPr id="1872102622" name="Picture 5"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243185" name="Picture 5" descr="A screen shot of a computer&#10;&#10;Description automatically generated"/>
                  <pic:cNvPicPr/>
                </pic:nvPicPr>
                <pic:blipFill>
                  <a:blip r:embed="rId1"/>
                  <a:stretch>
                    <a:fillRect/>
                  </a:stretch>
                </pic:blipFill>
                <pic:spPr>
                  <a:xfrm>
                    <a:off x="0" y="0"/>
                    <a:ext cx="7602855" cy="126174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0260E"/>
    <w:multiLevelType w:val="hybridMultilevel"/>
    <w:tmpl w:val="F06296B8"/>
    <w:lvl w:ilvl="0" w:tplc="0C09000F">
      <w:start w:val="2"/>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3A617A4"/>
    <w:multiLevelType w:val="hybridMultilevel"/>
    <w:tmpl w:val="19CAA166"/>
    <w:lvl w:ilvl="0" w:tplc="B90819D4">
      <w:start w:val="20"/>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44905B2"/>
    <w:multiLevelType w:val="hybridMultilevel"/>
    <w:tmpl w:val="6290C242"/>
    <w:lvl w:ilvl="0" w:tplc="9FE4934C">
      <w:start w:val="6"/>
      <w:numFmt w:val="bullet"/>
      <w:lvlText w:val="-"/>
      <w:lvlJc w:val="left"/>
      <w:pPr>
        <w:ind w:left="720" w:hanging="360"/>
      </w:pPr>
      <w:rPr>
        <w:rFonts w:ascii="Arial" w:eastAsia="Times New Roman"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A3704EF"/>
    <w:multiLevelType w:val="hybridMultilevel"/>
    <w:tmpl w:val="F3A2277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AE815E3"/>
    <w:multiLevelType w:val="hybridMultilevel"/>
    <w:tmpl w:val="D4B0FD4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CA12DB7"/>
    <w:multiLevelType w:val="hybridMultilevel"/>
    <w:tmpl w:val="14B8507E"/>
    <w:lvl w:ilvl="0" w:tplc="0C09000D">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0610F4A"/>
    <w:multiLevelType w:val="hybridMultilevel"/>
    <w:tmpl w:val="6CB245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0B11035"/>
    <w:multiLevelType w:val="hybridMultilevel"/>
    <w:tmpl w:val="CB24A5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2051088"/>
    <w:multiLevelType w:val="multilevel"/>
    <w:tmpl w:val="D1400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7912F6"/>
    <w:multiLevelType w:val="hybridMultilevel"/>
    <w:tmpl w:val="3A4277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8BC1512"/>
    <w:multiLevelType w:val="hybridMultilevel"/>
    <w:tmpl w:val="0F84BC40"/>
    <w:lvl w:ilvl="0" w:tplc="945E5DFC">
      <w:start w:val="1"/>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91E3FF9"/>
    <w:multiLevelType w:val="multilevel"/>
    <w:tmpl w:val="F37E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E066A4"/>
    <w:multiLevelType w:val="multilevel"/>
    <w:tmpl w:val="336E64F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A631CA"/>
    <w:multiLevelType w:val="hybridMultilevel"/>
    <w:tmpl w:val="B0F65D0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1D213368"/>
    <w:multiLevelType w:val="hybridMultilevel"/>
    <w:tmpl w:val="972AA49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1D614862"/>
    <w:multiLevelType w:val="hybridMultilevel"/>
    <w:tmpl w:val="34BEDBCA"/>
    <w:lvl w:ilvl="0" w:tplc="0C09000D">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1E8C1470"/>
    <w:multiLevelType w:val="multilevel"/>
    <w:tmpl w:val="79B6C886"/>
    <w:lvl w:ilvl="0">
      <w:start w:val="1"/>
      <w:numFmt w:val="bullet"/>
      <w:lvlText w:val="●"/>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F44267A"/>
    <w:multiLevelType w:val="hybridMultilevel"/>
    <w:tmpl w:val="7A78F00C"/>
    <w:lvl w:ilvl="0" w:tplc="96BEA048">
      <w:start w:val="1"/>
      <w:numFmt w:val="decimal"/>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1FC33812"/>
    <w:multiLevelType w:val="hybridMultilevel"/>
    <w:tmpl w:val="A2727F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234C4F7E"/>
    <w:multiLevelType w:val="multilevel"/>
    <w:tmpl w:val="972AC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F41FF5"/>
    <w:multiLevelType w:val="hybridMultilevel"/>
    <w:tmpl w:val="8020DDF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27413200"/>
    <w:multiLevelType w:val="hybridMultilevel"/>
    <w:tmpl w:val="12604AB4"/>
    <w:lvl w:ilvl="0" w:tplc="0C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286C6304"/>
    <w:multiLevelType w:val="hybridMultilevel"/>
    <w:tmpl w:val="1BBEAE7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295F6069"/>
    <w:multiLevelType w:val="hybridMultilevel"/>
    <w:tmpl w:val="3EE0ACF6"/>
    <w:lvl w:ilvl="0" w:tplc="0C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2BF80D36"/>
    <w:multiLevelType w:val="hybridMultilevel"/>
    <w:tmpl w:val="004014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2BFA5457"/>
    <w:multiLevelType w:val="hybridMultilevel"/>
    <w:tmpl w:val="8DA21D04"/>
    <w:lvl w:ilvl="0" w:tplc="3CF4E296">
      <w:start w:val="1"/>
      <w:numFmt w:val="bullet"/>
      <w:lvlText w:val=""/>
      <w:lvlJc w:val="left"/>
      <w:pPr>
        <w:ind w:left="720" w:hanging="360"/>
      </w:pPr>
      <w:rPr>
        <w:rFonts w:ascii="Symbol" w:hAnsi="Symbol" w:hint="default"/>
        <w:sz w:val="20"/>
        <w:szCs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2F434EA3"/>
    <w:multiLevelType w:val="hybridMultilevel"/>
    <w:tmpl w:val="04A6D3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2F575508"/>
    <w:multiLevelType w:val="hybridMultilevel"/>
    <w:tmpl w:val="36C45DE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2FFD3396"/>
    <w:multiLevelType w:val="hybridMultilevel"/>
    <w:tmpl w:val="89E6D6D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304E53A3"/>
    <w:multiLevelType w:val="multilevel"/>
    <w:tmpl w:val="97F6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1350051"/>
    <w:multiLevelType w:val="hybridMultilevel"/>
    <w:tmpl w:val="EA38EEBC"/>
    <w:lvl w:ilvl="0" w:tplc="87DEDCE6">
      <w:start w:val="1"/>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362D24E6"/>
    <w:multiLevelType w:val="hybridMultilevel"/>
    <w:tmpl w:val="7A7ECF9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380C68DF"/>
    <w:multiLevelType w:val="multilevel"/>
    <w:tmpl w:val="0B529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9E6746"/>
    <w:multiLevelType w:val="hybridMultilevel"/>
    <w:tmpl w:val="657EEF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3BFC74EF"/>
    <w:multiLevelType w:val="hybridMultilevel"/>
    <w:tmpl w:val="6A6AFA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3EA90F27"/>
    <w:multiLevelType w:val="multilevel"/>
    <w:tmpl w:val="1EE6B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7902F48"/>
    <w:multiLevelType w:val="multilevel"/>
    <w:tmpl w:val="2C808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86765AE"/>
    <w:multiLevelType w:val="hybridMultilevel"/>
    <w:tmpl w:val="D9BEF750"/>
    <w:lvl w:ilvl="0" w:tplc="C7AEDCBC">
      <w:start w:val="1"/>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4B194182"/>
    <w:multiLevelType w:val="hybridMultilevel"/>
    <w:tmpl w:val="B088CF5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9" w15:restartNumberingAfterBreak="0">
    <w:nsid w:val="4B8C7A91"/>
    <w:multiLevelType w:val="multilevel"/>
    <w:tmpl w:val="336E64F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CA493B"/>
    <w:multiLevelType w:val="hybridMultilevel"/>
    <w:tmpl w:val="7B76D80A"/>
    <w:lvl w:ilvl="0" w:tplc="ACD4CFD6">
      <w:start w:val="1"/>
      <w:numFmt w:val="decimal"/>
      <w:lvlText w:val="%1."/>
      <w:lvlJc w:val="left"/>
      <w:pPr>
        <w:ind w:left="1080" w:hanging="360"/>
      </w:pPr>
      <w:rPr>
        <w:b/>
        <w:bCs/>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41" w15:restartNumberingAfterBreak="0">
    <w:nsid w:val="4EF26791"/>
    <w:multiLevelType w:val="hybridMultilevel"/>
    <w:tmpl w:val="29F06444"/>
    <w:lvl w:ilvl="0" w:tplc="0C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4FE5521D"/>
    <w:multiLevelType w:val="hybridMultilevel"/>
    <w:tmpl w:val="AE3229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50772295"/>
    <w:multiLevelType w:val="multilevel"/>
    <w:tmpl w:val="DB84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CB40A9"/>
    <w:multiLevelType w:val="multilevel"/>
    <w:tmpl w:val="9E407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563466"/>
    <w:multiLevelType w:val="multilevel"/>
    <w:tmpl w:val="CA468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D40D18"/>
    <w:multiLevelType w:val="hybridMultilevel"/>
    <w:tmpl w:val="FF98F6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15:restartNumberingAfterBreak="0">
    <w:nsid w:val="59D338DF"/>
    <w:multiLevelType w:val="hybridMultilevel"/>
    <w:tmpl w:val="E36AE4B8"/>
    <w:lvl w:ilvl="0" w:tplc="3CF4E296">
      <w:start w:val="1"/>
      <w:numFmt w:val="bullet"/>
      <w:lvlText w:val=""/>
      <w:lvlJc w:val="left"/>
      <w:pPr>
        <w:ind w:left="720" w:hanging="360"/>
      </w:pPr>
      <w:rPr>
        <w:rFonts w:ascii="Symbol" w:hAnsi="Symbol" w:hint="default"/>
        <w:sz w:val="20"/>
        <w:szCs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5BB14EE2"/>
    <w:multiLevelType w:val="hybridMultilevel"/>
    <w:tmpl w:val="1264CF6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9" w15:restartNumberingAfterBreak="0">
    <w:nsid w:val="5BBB4C65"/>
    <w:multiLevelType w:val="hybridMultilevel"/>
    <w:tmpl w:val="FCCEFB08"/>
    <w:lvl w:ilvl="0" w:tplc="0C09000D">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0" w15:restartNumberingAfterBreak="0">
    <w:nsid w:val="5C0F0581"/>
    <w:multiLevelType w:val="hybridMultilevel"/>
    <w:tmpl w:val="9C7252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1" w15:restartNumberingAfterBreak="0">
    <w:nsid w:val="61CF15F9"/>
    <w:multiLevelType w:val="hybridMultilevel"/>
    <w:tmpl w:val="2EBA011A"/>
    <w:lvl w:ilvl="0" w:tplc="0C09000D">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2" w15:restartNumberingAfterBreak="0">
    <w:nsid w:val="636B4DE5"/>
    <w:multiLevelType w:val="hybridMultilevel"/>
    <w:tmpl w:val="7102E600"/>
    <w:lvl w:ilvl="0" w:tplc="3CF4E296">
      <w:start w:val="1"/>
      <w:numFmt w:val="bullet"/>
      <w:lvlText w:val=""/>
      <w:lvlJc w:val="left"/>
      <w:pPr>
        <w:ind w:left="720" w:hanging="360"/>
      </w:pPr>
      <w:rPr>
        <w:rFonts w:ascii="Symbol" w:hAnsi="Symbol" w:hint="default"/>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63A57959"/>
    <w:multiLevelType w:val="hybridMultilevel"/>
    <w:tmpl w:val="186077B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4" w15:restartNumberingAfterBreak="0">
    <w:nsid w:val="63D93A65"/>
    <w:multiLevelType w:val="multilevel"/>
    <w:tmpl w:val="F90E1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5622C16"/>
    <w:multiLevelType w:val="hybridMultilevel"/>
    <w:tmpl w:val="128606D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6" w15:restartNumberingAfterBreak="0">
    <w:nsid w:val="6662141A"/>
    <w:multiLevelType w:val="hybridMultilevel"/>
    <w:tmpl w:val="BBAA1F6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7" w15:restartNumberingAfterBreak="0">
    <w:nsid w:val="6B782AEE"/>
    <w:multiLevelType w:val="multilevel"/>
    <w:tmpl w:val="2DEE4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D385985"/>
    <w:multiLevelType w:val="hybridMultilevel"/>
    <w:tmpl w:val="2FD692D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9" w15:restartNumberingAfterBreak="0">
    <w:nsid w:val="6E5C7CAC"/>
    <w:multiLevelType w:val="hybridMultilevel"/>
    <w:tmpl w:val="4B126B18"/>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0" w15:restartNumberingAfterBreak="0">
    <w:nsid w:val="6FE44992"/>
    <w:multiLevelType w:val="hybridMultilevel"/>
    <w:tmpl w:val="79A66CB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1" w15:restartNumberingAfterBreak="0">
    <w:nsid w:val="74885476"/>
    <w:multiLevelType w:val="hybridMultilevel"/>
    <w:tmpl w:val="F752A4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2" w15:restartNumberingAfterBreak="0">
    <w:nsid w:val="77647D05"/>
    <w:multiLevelType w:val="hybridMultilevel"/>
    <w:tmpl w:val="F0DA73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3" w15:restartNumberingAfterBreak="0">
    <w:nsid w:val="7B9F54D9"/>
    <w:multiLevelType w:val="hybridMultilevel"/>
    <w:tmpl w:val="A60482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4" w15:restartNumberingAfterBreak="0">
    <w:nsid w:val="7C494F65"/>
    <w:multiLevelType w:val="hybridMultilevel"/>
    <w:tmpl w:val="4D9021FC"/>
    <w:lvl w:ilvl="0" w:tplc="3CF4E296">
      <w:start w:val="1"/>
      <w:numFmt w:val="bullet"/>
      <w:lvlText w:val=""/>
      <w:lvlJc w:val="left"/>
      <w:pPr>
        <w:ind w:left="720" w:hanging="360"/>
      </w:pPr>
      <w:rPr>
        <w:rFonts w:ascii="Symbol" w:hAnsi="Symbol" w:hint="default"/>
        <w:sz w:val="20"/>
        <w:szCs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667172935">
    <w:abstractNumId w:val="20"/>
  </w:num>
  <w:num w:numId="2" w16cid:durableId="1229263618">
    <w:abstractNumId w:val="29"/>
  </w:num>
  <w:num w:numId="3" w16cid:durableId="383142409">
    <w:abstractNumId w:val="45"/>
  </w:num>
  <w:num w:numId="4" w16cid:durableId="664237555">
    <w:abstractNumId w:val="27"/>
  </w:num>
  <w:num w:numId="5" w16cid:durableId="596056646">
    <w:abstractNumId w:val="14"/>
  </w:num>
  <w:num w:numId="6" w16cid:durableId="1814322651">
    <w:abstractNumId w:val="56"/>
  </w:num>
  <w:num w:numId="7" w16cid:durableId="1255867076">
    <w:abstractNumId w:val="34"/>
  </w:num>
  <w:num w:numId="8" w16cid:durableId="1892380771">
    <w:abstractNumId w:val="40"/>
  </w:num>
  <w:num w:numId="9" w16cid:durableId="807740930">
    <w:abstractNumId w:val="46"/>
  </w:num>
  <w:num w:numId="10" w16cid:durableId="920137101">
    <w:abstractNumId w:val="26"/>
  </w:num>
  <w:num w:numId="11" w16cid:durableId="1462113327">
    <w:abstractNumId w:val="16"/>
  </w:num>
  <w:num w:numId="12" w16cid:durableId="1176917513">
    <w:abstractNumId w:val="1"/>
  </w:num>
  <w:num w:numId="13" w16cid:durableId="1316953234">
    <w:abstractNumId w:val="10"/>
  </w:num>
  <w:num w:numId="14" w16cid:durableId="190730156">
    <w:abstractNumId w:val="30"/>
  </w:num>
  <w:num w:numId="15" w16cid:durableId="1725134287">
    <w:abstractNumId w:val="37"/>
  </w:num>
  <w:num w:numId="16" w16cid:durableId="2017071532">
    <w:abstractNumId w:val="13"/>
  </w:num>
  <w:num w:numId="17" w16cid:durableId="1977830735">
    <w:abstractNumId w:val="18"/>
  </w:num>
  <w:num w:numId="18" w16cid:durableId="2905055">
    <w:abstractNumId w:val="2"/>
  </w:num>
  <w:num w:numId="19" w16cid:durableId="1984697315">
    <w:abstractNumId w:val="23"/>
  </w:num>
  <w:num w:numId="20" w16cid:durableId="1468006996">
    <w:abstractNumId w:val="21"/>
  </w:num>
  <w:num w:numId="21" w16cid:durableId="1122042409">
    <w:abstractNumId w:val="8"/>
  </w:num>
  <w:num w:numId="22" w16cid:durableId="1939017070">
    <w:abstractNumId w:val="48"/>
  </w:num>
  <w:num w:numId="23" w16cid:durableId="960454214">
    <w:abstractNumId w:val="55"/>
  </w:num>
  <w:num w:numId="24" w16cid:durableId="2139029520">
    <w:abstractNumId w:val="7"/>
  </w:num>
  <w:num w:numId="25" w16cid:durableId="519008900">
    <w:abstractNumId w:val="4"/>
  </w:num>
  <w:num w:numId="26" w16cid:durableId="362295277">
    <w:abstractNumId w:val="53"/>
  </w:num>
  <w:num w:numId="27" w16cid:durableId="320932836">
    <w:abstractNumId w:val="50"/>
  </w:num>
  <w:num w:numId="28" w16cid:durableId="151410583">
    <w:abstractNumId w:val="6"/>
  </w:num>
  <w:num w:numId="29" w16cid:durableId="1858158653">
    <w:abstractNumId w:val="41"/>
  </w:num>
  <w:num w:numId="30" w16cid:durableId="1874029930">
    <w:abstractNumId w:val="42"/>
  </w:num>
  <w:num w:numId="31" w16cid:durableId="1247418475">
    <w:abstractNumId w:val="62"/>
  </w:num>
  <w:num w:numId="32" w16cid:durableId="1581207152">
    <w:abstractNumId w:val="61"/>
  </w:num>
  <w:num w:numId="33" w16cid:durableId="1544367152">
    <w:abstractNumId w:val="60"/>
  </w:num>
  <w:num w:numId="34" w16cid:durableId="1380278571">
    <w:abstractNumId w:val="58"/>
  </w:num>
  <w:num w:numId="35" w16cid:durableId="1634018318">
    <w:abstractNumId w:val="59"/>
  </w:num>
  <w:num w:numId="36" w16cid:durableId="559289499">
    <w:abstractNumId w:val="33"/>
  </w:num>
  <w:num w:numId="37" w16cid:durableId="1555239949">
    <w:abstractNumId w:val="11"/>
  </w:num>
  <w:num w:numId="38" w16cid:durableId="1129057290">
    <w:abstractNumId w:val="63"/>
  </w:num>
  <w:num w:numId="39" w16cid:durableId="1613396303">
    <w:abstractNumId w:val="9"/>
  </w:num>
  <w:num w:numId="40" w16cid:durableId="1507941138">
    <w:abstractNumId w:val="15"/>
  </w:num>
  <w:num w:numId="41" w16cid:durableId="1513299903">
    <w:abstractNumId w:val="36"/>
    <w:lvlOverride w:ilvl="0">
      <w:lvl w:ilvl="0">
        <w:numFmt w:val="lowerRoman"/>
        <w:lvlText w:val="%1."/>
        <w:lvlJc w:val="right"/>
      </w:lvl>
    </w:lvlOverride>
  </w:num>
  <w:num w:numId="42" w16cid:durableId="192306409">
    <w:abstractNumId w:val="19"/>
  </w:num>
  <w:num w:numId="43" w16cid:durableId="1312783553">
    <w:abstractNumId w:val="17"/>
  </w:num>
  <w:num w:numId="44" w16cid:durableId="304941492">
    <w:abstractNumId w:val="0"/>
  </w:num>
  <w:num w:numId="45" w16cid:durableId="1987515132">
    <w:abstractNumId w:val="22"/>
  </w:num>
  <w:num w:numId="46" w16cid:durableId="396320389">
    <w:abstractNumId w:val="49"/>
  </w:num>
  <w:num w:numId="47" w16cid:durableId="2115051163">
    <w:abstractNumId w:val="54"/>
  </w:num>
  <w:num w:numId="48" w16cid:durableId="77093934">
    <w:abstractNumId w:val="5"/>
  </w:num>
  <w:num w:numId="49" w16cid:durableId="1528788685">
    <w:abstractNumId w:val="51"/>
  </w:num>
  <w:num w:numId="50" w16cid:durableId="29306165">
    <w:abstractNumId w:val="52"/>
  </w:num>
  <w:num w:numId="51" w16cid:durableId="872814135">
    <w:abstractNumId w:val="64"/>
  </w:num>
  <w:num w:numId="52" w16cid:durableId="1934975537">
    <w:abstractNumId w:val="25"/>
  </w:num>
  <w:num w:numId="53" w16cid:durableId="585067329">
    <w:abstractNumId w:val="47"/>
  </w:num>
  <w:num w:numId="54" w16cid:durableId="1928465953">
    <w:abstractNumId w:val="38"/>
  </w:num>
  <w:num w:numId="55" w16cid:durableId="158891334">
    <w:abstractNumId w:val="12"/>
  </w:num>
  <w:num w:numId="56" w16cid:durableId="645934374">
    <w:abstractNumId w:val="32"/>
  </w:num>
  <w:num w:numId="57" w16cid:durableId="569774557">
    <w:abstractNumId w:val="44"/>
  </w:num>
  <w:num w:numId="58" w16cid:durableId="249773055">
    <w:abstractNumId w:val="57"/>
  </w:num>
  <w:num w:numId="59" w16cid:durableId="570434740">
    <w:abstractNumId w:val="43"/>
  </w:num>
  <w:num w:numId="60" w16cid:durableId="24869566">
    <w:abstractNumId w:val="35"/>
  </w:num>
  <w:num w:numId="61" w16cid:durableId="273446654">
    <w:abstractNumId w:val="39"/>
  </w:num>
  <w:num w:numId="62" w16cid:durableId="1279724415">
    <w:abstractNumId w:val="28"/>
  </w:num>
  <w:num w:numId="63" w16cid:durableId="859971376">
    <w:abstractNumId w:val="24"/>
  </w:num>
  <w:num w:numId="64" w16cid:durableId="846017957">
    <w:abstractNumId w:val="31"/>
  </w:num>
  <w:num w:numId="65" w16cid:durableId="350491595">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Alex Farrugia">
    <w15:presenceInfo w15:providerId="AD" w15:userId="S::alex.farrugia@paspalis.com.au::e1b03c0e-f7a5-4758-a119-0749f02a6ea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6AA"/>
    <w:rsid w:val="00004E77"/>
    <w:rsid w:val="0001164D"/>
    <w:rsid w:val="000130A7"/>
    <w:rsid w:val="00014CAE"/>
    <w:rsid w:val="0001601C"/>
    <w:rsid w:val="00016207"/>
    <w:rsid w:val="000179C8"/>
    <w:rsid w:val="00026763"/>
    <w:rsid w:val="00026D63"/>
    <w:rsid w:val="0003164A"/>
    <w:rsid w:val="00034CF2"/>
    <w:rsid w:val="00036C71"/>
    <w:rsid w:val="00041FD3"/>
    <w:rsid w:val="00044191"/>
    <w:rsid w:val="000504E8"/>
    <w:rsid w:val="00050602"/>
    <w:rsid w:val="00053334"/>
    <w:rsid w:val="0006061F"/>
    <w:rsid w:val="00063C59"/>
    <w:rsid w:val="00064984"/>
    <w:rsid w:val="00066A39"/>
    <w:rsid w:val="0007104F"/>
    <w:rsid w:val="00072827"/>
    <w:rsid w:val="00072DB2"/>
    <w:rsid w:val="000773D2"/>
    <w:rsid w:val="00080583"/>
    <w:rsid w:val="00085DD1"/>
    <w:rsid w:val="00093B93"/>
    <w:rsid w:val="00094C45"/>
    <w:rsid w:val="000A1286"/>
    <w:rsid w:val="000A4281"/>
    <w:rsid w:val="000A7CCC"/>
    <w:rsid w:val="000B0A85"/>
    <w:rsid w:val="000B0F2F"/>
    <w:rsid w:val="000B2DE0"/>
    <w:rsid w:val="000B327C"/>
    <w:rsid w:val="000B3AE7"/>
    <w:rsid w:val="000D06CC"/>
    <w:rsid w:val="000D3FF6"/>
    <w:rsid w:val="000D6411"/>
    <w:rsid w:val="000F36F2"/>
    <w:rsid w:val="000F49D5"/>
    <w:rsid w:val="000F67FD"/>
    <w:rsid w:val="000F6FC4"/>
    <w:rsid w:val="000F7B46"/>
    <w:rsid w:val="0010054F"/>
    <w:rsid w:val="001036F7"/>
    <w:rsid w:val="0010461D"/>
    <w:rsid w:val="00105C09"/>
    <w:rsid w:val="00107CB0"/>
    <w:rsid w:val="00115CC2"/>
    <w:rsid w:val="001235C9"/>
    <w:rsid w:val="001255A0"/>
    <w:rsid w:val="00134574"/>
    <w:rsid w:val="00137C8C"/>
    <w:rsid w:val="00145A05"/>
    <w:rsid w:val="00154265"/>
    <w:rsid w:val="00155022"/>
    <w:rsid w:val="001566CA"/>
    <w:rsid w:val="00160871"/>
    <w:rsid w:val="00164272"/>
    <w:rsid w:val="00177433"/>
    <w:rsid w:val="00177BE7"/>
    <w:rsid w:val="00184B4B"/>
    <w:rsid w:val="001A2844"/>
    <w:rsid w:val="001A6DA1"/>
    <w:rsid w:val="001B02D9"/>
    <w:rsid w:val="001B2258"/>
    <w:rsid w:val="001B3174"/>
    <w:rsid w:val="001B3C27"/>
    <w:rsid w:val="001B4A3F"/>
    <w:rsid w:val="001C0331"/>
    <w:rsid w:val="001C5CDF"/>
    <w:rsid w:val="001E2957"/>
    <w:rsid w:val="001E39F4"/>
    <w:rsid w:val="001E57C1"/>
    <w:rsid w:val="001E6CF2"/>
    <w:rsid w:val="00202249"/>
    <w:rsid w:val="002214BE"/>
    <w:rsid w:val="00222C44"/>
    <w:rsid w:val="002328B6"/>
    <w:rsid w:val="002416A5"/>
    <w:rsid w:val="0024274C"/>
    <w:rsid w:val="00255D29"/>
    <w:rsid w:val="00256D51"/>
    <w:rsid w:val="00257797"/>
    <w:rsid w:val="00257C7F"/>
    <w:rsid w:val="002664B4"/>
    <w:rsid w:val="00271804"/>
    <w:rsid w:val="00271A21"/>
    <w:rsid w:val="0027708A"/>
    <w:rsid w:val="00280BA3"/>
    <w:rsid w:val="00282590"/>
    <w:rsid w:val="00284A2B"/>
    <w:rsid w:val="00285847"/>
    <w:rsid w:val="00286322"/>
    <w:rsid w:val="00286EE4"/>
    <w:rsid w:val="00290D5D"/>
    <w:rsid w:val="00291B4C"/>
    <w:rsid w:val="002A643A"/>
    <w:rsid w:val="002A6D5B"/>
    <w:rsid w:val="002B62A5"/>
    <w:rsid w:val="002C2842"/>
    <w:rsid w:val="002C5C62"/>
    <w:rsid w:val="002C617E"/>
    <w:rsid w:val="002D06B5"/>
    <w:rsid w:val="002D1CB3"/>
    <w:rsid w:val="002D453B"/>
    <w:rsid w:val="002D735C"/>
    <w:rsid w:val="002E18EA"/>
    <w:rsid w:val="002E5F73"/>
    <w:rsid w:val="002E6EC6"/>
    <w:rsid w:val="002F0AE4"/>
    <w:rsid w:val="002F229E"/>
    <w:rsid w:val="002F57D7"/>
    <w:rsid w:val="002F5F34"/>
    <w:rsid w:val="003018A7"/>
    <w:rsid w:val="003041DA"/>
    <w:rsid w:val="00306955"/>
    <w:rsid w:val="003107EE"/>
    <w:rsid w:val="00321C0C"/>
    <w:rsid w:val="00321C56"/>
    <w:rsid w:val="00343FF0"/>
    <w:rsid w:val="00347750"/>
    <w:rsid w:val="00351117"/>
    <w:rsid w:val="00354A74"/>
    <w:rsid w:val="00354DB7"/>
    <w:rsid w:val="00355593"/>
    <w:rsid w:val="00363B13"/>
    <w:rsid w:val="00364070"/>
    <w:rsid w:val="00380682"/>
    <w:rsid w:val="00381FB7"/>
    <w:rsid w:val="00392DD0"/>
    <w:rsid w:val="00397773"/>
    <w:rsid w:val="003A37F9"/>
    <w:rsid w:val="003B7F27"/>
    <w:rsid w:val="003C00DD"/>
    <w:rsid w:val="003C3899"/>
    <w:rsid w:val="003C7709"/>
    <w:rsid w:val="003C7782"/>
    <w:rsid w:val="003D2D7C"/>
    <w:rsid w:val="003D4B47"/>
    <w:rsid w:val="003D569F"/>
    <w:rsid w:val="003D6FD5"/>
    <w:rsid w:val="003D7FA9"/>
    <w:rsid w:val="003E09AB"/>
    <w:rsid w:val="003E498B"/>
    <w:rsid w:val="003E4C5C"/>
    <w:rsid w:val="003E5A33"/>
    <w:rsid w:val="003E790C"/>
    <w:rsid w:val="003F3EC0"/>
    <w:rsid w:val="003F4A2C"/>
    <w:rsid w:val="003F68B9"/>
    <w:rsid w:val="00404BB4"/>
    <w:rsid w:val="00406ED0"/>
    <w:rsid w:val="00413197"/>
    <w:rsid w:val="00415FBA"/>
    <w:rsid w:val="0042190F"/>
    <w:rsid w:val="00423BBC"/>
    <w:rsid w:val="00425C16"/>
    <w:rsid w:val="0042625A"/>
    <w:rsid w:val="00431CB7"/>
    <w:rsid w:val="004446DC"/>
    <w:rsid w:val="00450DF4"/>
    <w:rsid w:val="00450FB4"/>
    <w:rsid w:val="004512FE"/>
    <w:rsid w:val="00452731"/>
    <w:rsid w:val="00457554"/>
    <w:rsid w:val="00462E23"/>
    <w:rsid w:val="00463B4D"/>
    <w:rsid w:val="004750AD"/>
    <w:rsid w:val="00480585"/>
    <w:rsid w:val="004824D0"/>
    <w:rsid w:val="00487C05"/>
    <w:rsid w:val="004958E1"/>
    <w:rsid w:val="00495C56"/>
    <w:rsid w:val="004A123E"/>
    <w:rsid w:val="004A2FDB"/>
    <w:rsid w:val="004A6643"/>
    <w:rsid w:val="004B0015"/>
    <w:rsid w:val="004B005A"/>
    <w:rsid w:val="004B0D05"/>
    <w:rsid w:val="004B3C7A"/>
    <w:rsid w:val="004B6297"/>
    <w:rsid w:val="004B7B36"/>
    <w:rsid w:val="004C0CAB"/>
    <w:rsid w:val="004C1C17"/>
    <w:rsid w:val="004C2B22"/>
    <w:rsid w:val="004C5A26"/>
    <w:rsid w:val="004D0F04"/>
    <w:rsid w:val="004D1674"/>
    <w:rsid w:val="004D4116"/>
    <w:rsid w:val="004D4A29"/>
    <w:rsid w:val="004D4AFE"/>
    <w:rsid w:val="004E52F4"/>
    <w:rsid w:val="004E59C8"/>
    <w:rsid w:val="004F0DC1"/>
    <w:rsid w:val="004F2205"/>
    <w:rsid w:val="0050416E"/>
    <w:rsid w:val="00513E41"/>
    <w:rsid w:val="00516528"/>
    <w:rsid w:val="00525BD1"/>
    <w:rsid w:val="005271F2"/>
    <w:rsid w:val="005275FF"/>
    <w:rsid w:val="00527796"/>
    <w:rsid w:val="00532482"/>
    <w:rsid w:val="00532A87"/>
    <w:rsid w:val="0053564F"/>
    <w:rsid w:val="00536E34"/>
    <w:rsid w:val="00541A64"/>
    <w:rsid w:val="005433DF"/>
    <w:rsid w:val="00544DF4"/>
    <w:rsid w:val="005452DC"/>
    <w:rsid w:val="00554C9E"/>
    <w:rsid w:val="005606F8"/>
    <w:rsid w:val="00563984"/>
    <w:rsid w:val="00565F86"/>
    <w:rsid w:val="00571D46"/>
    <w:rsid w:val="00574B84"/>
    <w:rsid w:val="00575600"/>
    <w:rsid w:val="00575E10"/>
    <w:rsid w:val="00577071"/>
    <w:rsid w:val="00581D92"/>
    <w:rsid w:val="00582D3C"/>
    <w:rsid w:val="005868D4"/>
    <w:rsid w:val="00586BD1"/>
    <w:rsid w:val="00587500"/>
    <w:rsid w:val="005923E3"/>
    <w:rsid w:val="005B18A0"/>
    <w:rsid w:val="005C0C0E"/>
    <w:rsid w:val="005C2D30"/>
    <w:rsid w:val="005C4ECD"/>
    <w:rsid w:val="005C668F"/>
    <w:rsid w:val="005C7200"/>
    <w:rsid w:val="005E1DC6"/>
    <w:rsid w:val="005E6DFE"/>
    <w:rsid w:val="005E7A2C"/>
    <w:rsid w:val="005F0AF0"/>
    <w:rsid w:val="005F2E53"/>
    <w:rsid w:val="005F6263"/>
    <w:rsid w:val="005F6E85"/>
    <w:rsid w:val="005F6FB5"/>
    <w:rsid w:val="00602104"/>
    <w:rsid w:val="006027E6"/>
    <w:rsid w:val="00606FBC"/>
    <w:rsid w:val="006076C2"/>
    <w:rsid w:val="00607F38"/>
    <w:rsid w:val="00610837"/>
    <w:rsid w:val="006118EE"/>
    <w:rsid w:val="00615D93"/>
    <w:rsid w:val="00621AE3"/>
    <w:rsid w:val="006236AE"/>
    <w:rsid w:val="0062724A"/>
    <w:rsid w:val="00634C10"/>
    <w:rsid w:val="00635C15"/>
    <w:rsid w:val="0063660A"/>
    <w:rsid w:val="006411C9"/>
    <w:rsid w:val="0064318F"/>
    <w:rsid w:val="00643256"/>
    <w:rsid w:val="00646F18"/>
    <w:rsid w:val="006541AA"/>
    <w:rsid w:val="00657003"/>
    <w:rsid w:val="006574DB"/>
    <w:rsid w:val="00665E32"/>
    <w:rsid w:val="0066654B"/>
    <w:rsid w:val="006666E7"/>
    <w:rsid w:val="00670BE7"/>
    <w:rsid w:val="006749EF"/>
    <w:rsid w:val="006767A2"/>
    <w:rsid w:val="006868B3"/>
    <w:rsid w:val="00690B24"/>
    <w:rsid w:val="006973A7"/>
    <w:rsid w:val="006A0691"/>
    <w:rsid w:val="006A0A12"/>
    <w:rsid w:val="006A4A98"/>
    <w:rsid w:val="006A5A26"/>
    <w:rsid w:val="006B3317"/>
    <w:rsid w:val="006B36BD"/>
    <w:rsid w:val="006B4DA3"/>
    <w:rsid w:val="006D3E73"/>
    <w:rsid w:val="006D5ECE"/>
    <w:rsid w:val="006E30B5"/>
    <w:rsid w:val="006E32C8"/>
    <w:rsid w:val="006E48C7"/>
    <w:rsid w:val="006F01D1"/>
    <w:rsid w:val="006F0FEF"/>
    <w:rsid w:val="006F114F"/>
    <w:rsid w:val="006F198F"/>
    <w:rsid w:val="006F4303"/>
    <w:rsid w:val="006F63ED"/>
    <w:rsid w:val="00701AE5"/>
    <w:rsid w:val="00702531"/>
    <w:rsid w:val="0071280A"/>
    <w:rsid w:val="007128F8"/>
    <w:rsid w:val="007135FF"/>
    <w:rsid w:val="0072305E"/>
    <w:rsid w:val="007258C9"/>
    <w:rsid w:val="0073208E"/>
    <w:rsid w:val="00733585"/>
    <w:rsid w:val="00736C8E"/>
    <w:rsid w:val="0073710C"/>
    <w:rsid w:val="007445B8"/>
    <w:rsid w:val="00745FF5"/>
    <w:rsid w:val="00753655"/>
    <w:rsid w:val="00764139"/>
    <w:rsid w:val="00765137"/>
    <w:rsid w:val="0076741B"/>
    <w:rsid w:val="00783408"/>
    <w:rsid w:val="007869FD"/>
    <w:rsid w:val="007875C1"/>
    <w:rsid w:val="00793FDC"/>
    <w:rsid w:val="00796064"/>
    <w:rsid w:val="00797306"/>
    <w:rsid w:val="007A0895"/>
    <w:rsid w:val="007A59C8"/>
    <w:rsid w:val="007A6159"/>
    <w:rsid w:val="007A7D62"/>
    <w:rsid w:val="007B271F"/>
    <w:rsid w:val="007B50D0"/>
    <w:rsid w:val="007C38C7"/>
    <w:rsid w:val="007C5C58"/>
    <w:rsid w:val="007C7F7B"/>
    <w:rsid w:val="007E35B8"/>
    <w:rsid w:val="007E7956"/>
    <w:rsid w:val="007F7255"/>
    <w:rsid w:val="0080190F"/>
    <w:rsid w:val="008037D5"/>
    <w:rsid w:val="008037EE"/>
    <w:rsid w:val="00804453"/>
    <w:rsid w:val="008075A8"/>
    <w:rsid w:val="00811ED2"/>
    <w:rsid w:val="008132D8"/>
    <w:rsid w:val="00813EEE"/>
    <w:rsid w:val="00821130"/>
    <w:rsid w:val="00832379"/>
    <w:rsid w:val="00832CE9"/>
    <w:rsid w:val="0083644A"/>
    <w:rsid w:val="00846B06"/>
    <w:rsid w:val="0085431A"/>
    <w:rsid w:val="00855C89"/>
    <w:rsid w:val="00856E3B"/>
    <w:rsid w:val="00856EB4"/>
    <w:rsid w:val="00862C8D"/>
    <w:rsid w:val="00863645"/>
    <w:rsid w:val="00865A07"/>
    <w:rsid w:val="00865F7C"/>
    <w:rsid w:val="00873055"/>
    <w:rsid w:val="008769E5"/>
    <w:rsid w:val="008900E6"/>
    <w:rsid w:val="00890185"/>
    <w:rsid w:val="0089041B"/>
    <w:rsid w:val="00893B38"/>
    <w:rsid w:val="008945EC"/>
    <w:rsid w:val="008A49E9"/>
    <w:rsid w:val="008A612B"/>
    <w:rsid w:val="008A671D"/>
    <w:rsid w:val="008B1543"/>
    <w:rsid w:val="008B6160"/>
    <w:rsid w:val="008C0C5D"/>
    <w:rsid w:val="008C211C"/>
    <w:rsid w:val="008C35A5"/>
    <w:rsid w:val="008C4BAA"/>
    <w:rsid w:val="008D2AAD"/>
    <w:rsid w:val="008E0484"/>
    <w:rsid w:val="008E291F"/>
    <w:rsid w:val="008E296B"/>
    <w:rsid w:val="008E2980"/>
    <w:rsid w:val="008F0260"/>
    <w:rsid w:val="008F12EB"/>
    <w:rsid w:val="008F25F3"/>
    <w:rsid w:val="008F762B"/>
    <w:rsid w:val="009002CF"/>
    <w:rsid w:val="009004AF"/>
    <w:rsid w:val="00901BDC"/>
    <w:rsid w:val="0090472A"/>
    <w:rsid w:val="0090703D"/>
    <w:rsid w:val="009127FD"/>
    <w:rsid w:val="00916B5E"/>
    <w:rsid w:val="009211AF"/>
    <w:rsid w:val="009213BB"/>
    <w:rsid w:val="00923DF9"/>
    <w:rsid w:val="00935071"/>
    <w:rsid w:val="00936403"/>
    <w:rsid w:val="00936459"/>
    <w:rsid w:val="009371F5"/>
    <w:rsid w:val="00940249"/>
    <w:rsid w:val="00943188"/>
    <w:rsid w:val="0094478E"/>
    <w:rsid w:val="009460C9"/>
    <w:rsid w:val="00947E3F"/>
    <w:rsid w:val="009504AD"/>
    <w:rsid w:val="00950F44"/>
    <w:rsid w:val="00951001"/>
    <w:rsid w:val="00952A5C"/>
    <w:rsid w:val="00956799"/>
    <w:rsid w:val="00956B88"/>
    <w:rsid w:val="00963D5E"/>
    <w:rsid w:val="009651C4"/>
    <w:rsid w:val="009651FB"/>
    <w:rsid w:val="00971DB1"/>
    <w:rsid w:val="00971F0E"/>
    <w:rsid w:val="00980092"/>
    <w:rsid w:val="0098296A"/>
    <w:rsid w:val="0099048E"/>
    <w:rsid w:val="009A0BED"/>
    <w:rsid w:val="009A5237"/>
    <w:rsid w:val="009A5660"/>
    <w:rsid w:val="009A6246"/>
    <w:rsid w:val="009B10D6"/>
    <w:rsid w:val="009B2F41"/>
    <w:rsid w:val="009B51B5"/>
    <w:rsid w:val="009B5535"/>
    <w:rsid w:val="009B5AED"/>
    <w:rsid w:val="009B72AD"/>
    <w:rsid w:val="009D0085"/>
    <w:rsid w:val="009D4DF4"/>
    <w:rsid w:val="009D7707"/>
    <w:rsid w:val="009E0ACB"/>
    <w:rsid w:val="009E3B90"/>
    <w:rsid w:val="009F6A6E"/>
    <w:rsid w:val="00A00050"/>
    <w:rsid w:val="00A00339"/>
    <w:rsid w:val="00A0229F"/>
    <w:rsid w:val="00A03CB9"/>
    <w:rsid w:val="00A04A88"/>
    <w:rsid w:val="00A06343"/>
    <w:rsid w:val="00A157BC"/>
    <w:rsid w:val="00A1707D"/>
    <w:rsid w:val="00A22A42"/>
    <w:rsid w:val="00A25B1B"/>
    <w:rsid w:val="00A31030"/>
    <w:rsid w:val="00A53FF1"/>
    <w:rsid w:val="00A54602"/>
    <w:rsid w:val="00A56040"/>
    <w:rsid w:val="00A6032E"/>
    <w:rsid w:val="00A60987"/>
    <w:rsid w:val="00A60DB6"/>
    <w:rsid w:val="00A619EB"/>
    <w:rsid w:val="00A61A4B"/>
    <w:rsid w:val="00A678DB"/>
    <w:rsid w:val="00A7224B"/>
    <w:rsid w:val="00A756D9"/>
    <w:rsid w:val="00A800B6"/>
    <w:rsid w:val="00A80425"/>
    <w:rsid w:val="00A805D0"/>
    <w:rsid w:val="00A80BB5"/>
    <w:rsid w:val="00A82E6A"/>
    <w:rsid w:val="00A83F48"/>
    <w:rsid w:val="00A851AB"/>
    <w:rsid w:val="00A86305"/>
    <w:rsid w:val="00A866C0"/>
    <w:rsid w:val="00A87301"/>
    <w:rsid w:val="00A911D1"/>
    <w:rsid w:val="00A91F9C"/>
    <w:rsid w:val="00A932D0"/>
    <w:rsid w:val="00A93F97"/>
    <w:rsid w:val="00A957F7"/>
    <w:rsid w:val="00AA1524"/>
    <w:rsid w:val="00AA3BCA"/>
    <w:rsid w:val="00AB23AC"/>
    <w:rsid w:val="00AB36DC"/>
    <w:rsid w:val="00AB36FD"/>
    <w:rsid w:val="00AC35B9"/>
    <w:rsid w:val="00AC3AC9"/>
    <w:rsid w:val="00AC4C12"/>
    <w:rsid w:val="00AC6DBC"/>
    <w:rsid w:val="00AD3C6D"/>
    <w:rsid w:val="00AD6742"/>
    <w:rsid w:val="00AE1C01"/>
    <w:rsid w:val="00AE1DBD"/>
    <w:rsid w:val="00AF299F"/>
    <w:rsid w:val="00AF7147"/>
    <w:rsid w:val="00B004EE"/>
    <w:rsid w:val="00B04A04"/>
    <w:rsid w:val="00B04EDC"/>
    <w:rsid w:val="00B055B1"/>
    <w:rsid w:val="00B05C92"/>
    <w:rsid w:val="00B10815"/>
    <w:rsid w:val="00B12189"/>
    <w:rsid w:val="00B150C1"/>
    <w:rsid w:val="00B15792"/>
    <w:rsid w:val="00B17588"/>
    <w:rsid w:val="00B27BF2"/>
    <w:rsid w:val="00B30CAF"/>
    <w:rsid w:val="00B32B1A"/>
    <w:rsid w:val="00B40482"/>
    <w:rsid w:val="00B42680"/>
    <w:rsid w:val="00B43F1F"/>
    <w:rsid w:val="00B466DD"/>
    <w:rsid w:val="00B51D2A"/>
    <w:rsid w:val="00B52679"/>
    <w:rsid w:val="00B52A2C"/>
    <w:rsid w:val="00B678F8"/>
    <w:rsid w:val="00B712C3"/>
    <w:rsid w:val="00B7162A"/>
    <w:rsid w:val="00B7615E"/>
    <w:rsid w:val="00B83E66"/>
    <w:rsid w:val="00B84918"/>
    <w:rsid w:val="00B87E57"/>
    <w:rsid w:val="00B916AA"/>
    <w:rsid w:val="00B91C24"/>
    <w:rsid w:val="00B96660"/>
    <w:rsid w:val="00BA0018"/>
    <w:rsid w:val="00BA17AE"/>
    <w:rsid w:val="00BA38CC"/>
    <w:rsid w:val="00BA5DF0"/>
    <w:rsid w:val="00BB05A8"/>
    <w:rsid w:val="00BB4BD6"/>
    <w:rsid w:val="00BB67A3"/>
    <w:rsid w:val="00BC43F6"/>
    <w:rsid w:val="00BC7634"/>
    <w:rsid w:val="00BD0BCF"/>
    <w:rsid w:val="00BE12A2"/>
    <w:rsid w:val="00BE2E09"/>
    <w:rsid w:val="00BE38F0"/>
    <w:rsid w:val="00BE5E36"/>
    <w:rsid w:val="00BE6820"/>
    <w:rsid w:val="00BF2636"/>
    <w:rsid w:val="00BF3DF3"/>
    <w:rsid w:val="00BF4FAA"/>
    <w:rsid w:val="00BF7A10"/>
    <w:rsid w:val="00C00BB3"/>
    <w:rsid w:val="00C01170"/>
    <w:rsid w:val="00C02DEF"/>
    <w:rsid w:val="00C030DE"/>
    <w:rsid w:val="00C03891"/>
    <w:rsid w:val="00C057AA"/>
    <w:rsid w:val="00C05FB9"/>
    <w:rsid w:val="00C109B9"/>
    <w:rsid w:val="00C1351C"/>
    <w:rsid w:val="00C14711"/>
    <w:rsid w:val="00C15D76"/>
    <w:rsid w:val="00C35262"/>
    <w:rsid w:val="00C407C9"/>
    <w:rsid w:val="00C43B78"/>
    <w:rsid w:val="00C43D8E"/>
    <w:rsid w:val="00C45AFC"/>
    <w:rsid w:val="00C47980"/>
    <w:rsid w:val="00C5016F"/>
    <w:rsid w:val="00C51846"/>
    <w:rsid w:val="00C53572"/>
    <w:rsid w:val="00C558C5"/>
    <w:rsid w:val="00C57087"/>
    <w:rsid w:val="00C77B68"/>
    <w:rsid w:val="00C818E4"/>
    <w:rsid w:val="00C90366"/>
    <w:rsid w:val="00C9385A"/>
    <w:rsid w:val="00C957FC"/>
    <w:rsid w:val="00C96367"/>
    <w:rsid w:val="00CA02EA"/>
    <w:rsid w:val="00CA17F2"/>
    <w:rsid w:val="00CA39C1"/>
    <w:rsid w:val="00CA51C9"/>
    <w:rsid w:val="00CB0D41"/>
    <w:rsid w:val="00CB2A7A"/>
    <w:rsid w:val="00CB521F"/>
    <w:rsid w:val="00CD0029"/>
    <w:rsid w:val="00CD59B5"/>
    <w:rsid w:val="00CE1311"/>
    <w:rsid w:val="00CE2C30"/>
    <w:rsid w:val="00CF0410"/>
    <w:rsid w:val="00CF04B6"/>
    <w:rsid w:val="00CF65D9"/>
    <w:rsid w:val="00CF720F"/>
    <w:rsid w:val="00D04D19"/>
    <w:rsid w:val="00D05CEC"/>
    <w:rsid w:val="00D11660"/>
    <w:rsid w:val="00D241B8"/>
    <w:rsid w:val="00D26292"/>
    <w:rsid w:val="00D325BE"/>
    <w:rsid w:val="00D36D2F"/>
    <w:rsid w:val="00D37899"/>
    <w:rsid w:val="00D379D7"/>
    <w:rsid w:val="00D4185E"/>
    <w:rsid w:val="00D464EC"/>
    <w:rsid w:val="00D47B3A"/>
    <w:rsid w:val="00D5107B"/>
    <w:rsid w:val="00D5137A"/>
    <w:rsid w:val="00D56C4A"/>
    <w:rsid w:val="00D6122B"/>
    <w:rsid w:val="00D62751"/>
    <w:rsid w:val="00D62C4E"/>
    <w:rsid w:val="00D6305E"/>
    <w:rsid w:val="00D667DF"/>
    <w:rsid w:val="00D978A3"/>
    <w:rsid w:val="00DA112C"/>
    <w:rsid w:val="00DA26A5"/>
    <w:rsid w:val="00DA7685"/>
    <w:rsid w:val="00DB1727"/>
    <w:rsid w:val="00DB3133"/>
    <w:rsid w:val="00DB6D77"/>
    <w:rsid w:val="00DC1071"/>
    <w:rsid w:val="00DC26DD"/>
    <w:rsid w:val="00DC3054"/>
    <w:rsid w:val="00DC4557"/>
    <w:rsid w:val="00DC6CB1"/>
    <w:rsid w:val="00DD5332"/>
    <w:rsid w:val="00DD7A39"/>
    <w:rsid w:val="00DE1313"/>
    <w:rsid w:val="00DE366C"/>
    <w:rsid w:val="00DF5ECB"/>
    <w:rsid w:val="00DF5F7A"/>
    <w:rsid w:val="00E01569"/>
    <w:rsid w:val="00E01F2B"/>
    <w:rsid w:val="00E04F8C"/>
    <w:rsid w:val="00E17A40"/>
    <w:rsid w:val="00E20681"/>
    <w:rsid w:val="00E25E93"/>
    <w:rsid w:val="00E341AF"/>
    <w:rsid w:val="00E40E0B"/>
    <w:rsid w:val="00E41BB4"/>
    <w:rsid w:val="00E44AF7"/>
    <w:rsid w:val="00E4732C"/>
    <w:rsid w:val="00E511A8"/>
    <w:rsid w:val="00E52942"/>
    <w:rsid w:val="00E57E1B"/>
    <w:rsid w:val="00E735E4"/>
    <w:rsid w:val="00E74799"/>
    <w:rsid w:val="00E80908"/>
    <w:rsid w:val="00E81243"/>
    <w:rsid w:val="00E824C8"/>
    <w:rsid w:val="00E82B80"/>
    <w:rsid w:val="00E8577A"/>
    <w:rsid w:val="00E869EE"/>
    <w:rsid w:val="00EA0F64"/>
    <w:rsid w:val="00EA19D8"/>
    <w:rsid w:val="00EA20DF"/>
    <w:rsid w:val="00EA3B2F"/>
    <w:rsid w:val="00EB6A2A"/>
    <w:rsid w:val="00EB7372"/>
    <w:rsid w:val="00EC0A95"/>
    <w:rsid w:val="00EC2D75"/>
    <w:rsid w:val="00EC46FE"/>
    <w:rsid w:val="00ED3533"/>
    <w:rsid w:val="00ED3B16"/>
    <w:rsid w:val="00ED65B5"/>
    <w:rsid w:val="00EE23B4"/>
    <w:rsid w:val="00EE77FD"/>
    <w:rsid w:val="00EF0FD0"/>
    <w:rsid w:val="00EF328D"/>
    <w:rsid w:val="00EF4B54"/>
    <w:rsid w:val="00F01A72"/>
    <w:rsid w:val="00F01CCE"/>
    <w:rsid w:val="00F04D98"/>
    <w:rsid w:val="00F06294"/>
    <w:rsid w:val="00F1314F"/>
    <w:rsid w:val="00F17D0C"/>
    <w:rsid w:val="00F233D5"/>
    <w:rsid w:val="00F30B02"/>
    <w:rsid w:val="00F32BC7"/>
    <w:rsid w:val="00F353E1"/>
    <w:rsid w:val="00F4257C"/>
    <w:rsid w:val="00F46E48"/>
    <w:rsid w:val="00F5404F"/>
    <w:rsid w:val="00F67F33"/>
    <w:rsid w:val="00F71685"/>
    <w:rsid w:val="00F71888"/>
    <w:rsid w:val="00F7205B"/>
    <w:rsid w:val="00F72288"/>
    <w:rsid w:val="00F72511"/>
    <w:rsid w:val="00F72B2D"/>
    <w:rsid w:val="00F73979"/>
    <w:rsid w:val="00F74E59"/>
    <w:rsid w:val="00F86346"/>
    <w:rsid w:val="00F863FD"/>
    <w:rsid w:val="00F92216"/>
    <w:rsid w:val="00F939BE"/>
    <w:rsid w:val="00FA1597"/>
    <w:rsid w:val="00FA4564"/>
    <w:rsid w:val="00FA5479"/>
    <w:rsid w:val="00FA6015"/>
    <w:rsid w:val="00FA6CF3"/>
    <w:rsid w:val="00FB2574"/>
    <w:rsid w:val="00FB4FF7"/>
    <w:rsid w:val="00FC425B"/>
    <w:rsid w:val="00FC42DE"/>
    <w:rsid w:val="00FE2C76"/>
    <w:rsid w:val="00FE3202"/>
    <w:rsid w:val="00FF068E"/>
    <w:rsid w:val="00FF642B"/>
    <w:rsid w:val="00FF7A4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B7D041"/>
  <w15:docId w15:val="{5A175497-61A3-48BB-BC22-C8D7A0C2E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048E"/>
    <w:pPr>
      <w:spacing w:after="0" w:line="240" w:lineRule="auto"/>
    </w:pPr>
    <w:rPr>
      <w:rFonts w:ascii="Arial" w:eastAsia="Times New Roman" w:hAnsi="Arial" w:cs="Times New Roman"/>
      <w:kern w:val="0"/>
      <w:sz w:val="20"/>
      <w:lang w:eastAsia="en-AU"/>
    </w:rPr>
  </w:style>
  <w:style w:type="paragraph" w:styleId="Heading1">
    <w:name w:val="heading 1"/>
    <w:basedOn w:val="Normal"/>
    <w:next w:val="Normal"/>
    <w:link w:val="Heading1Char"/>
    <w:uiPriority w:val="9"/>
    <w:qFormat/>
    <w:rsid w:val="009213BB"/>
    <w:pPr>
      <w:keepNext/>
      <w:keepLines/>
      <w:spacing w:before="360" w:after="360"/>
      <w:outlineLvl w:val="0"/>
    </w:pPr>
    <w:rPr>
      <w:rFonts w:eastAsiaTheme="majorEastAsia" w:cs="Arial"/>
      <w:sz w:val="36"/>
      <w:szCs w:val="36"/>
      <w:lang w:val="en-US"/>
    </w:rPr>
  </w:style>
  <w:style w:type="paragraph" w:styleId="Heading2">
    <w:name w:val="heading 2"/>
    <w:basedOn w:val="Normal"/>
    <w:next w:val="Normal"/>
    <w:link w:val="Heading2Char"/>
    <w:uiPriority w:val="9"/>
    <w:unhideWhenUsed/>
    <w:qFormat/>
    <w:rsid w:val="0099048E"/>
    <w:pPr>
      <w:keepNext/>
      <w:keepLines/>
      <w:spacing w:before="160" w:after="80"/>
      <w:outlineLvl w:val="1"/>
    </w:pPr>
    <w:rPr>
      <w:rFonts w:eastAsiaTheme="majorEastAsia" w:cs="Arial"/>
      <w:color w:val="0F4761" w:themeColor="accent1" w:themeShade="BF"/>
      <w:sz w:val="28"/>
      <w:szCs w:val="32"/>
      <w:lang w:val="en-US"/>
    </w:rPr>
  </w:style>
  <w:style w:type="paragraph" w:styleId="Heading3">
    <w:name w:val="heading 3"/>
    <w:basedOn w:val="Normal"/>
    <w:next w:val="Normal"/>
    <w:link w:val="Heading3Char"/>
    <w:uiPriority w:val="9"/>
    <w:unhideWhenUsed/>
    <w:qFormat/>
    <w:rsid w:val="009A5660"/>
    <w:pPr>
      <w:keepNext/>
      <w:keepLines/>
      <w:spacing w:before="160" w:after="80"/>
      <w:outlineLvl w:val="2"/>
    </w:pPr>
    <w:rPr>
      <w:rFonts w:eastAsiaTheme="majorEastAsia" w:cstheme="majorBidi"/>
      <w:color w:val="45B0E1" w:themeColor="accent1" w:themeTint="99"/>
      <w:sz w:val="24"/>
    </w:rPr>
  </w:style>
  <w:style w:type="paragraph" w:styleId="Heading4">
    <w:name w:val="heading 4"/>
    <w:basedOn w:val="Normal"/>
    <w:next w:val="Normal"/>
    <w:link w:val="Heading4Char"/>
    <w:uiPriority w:val="9"/>
    <w:unhideWhenUsed/>
    <w:qFormat/>
    <w:rsid w:val="00B916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16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B916A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16A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16A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16A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3BB"/>
    <w:rPr>
      <w:rFonts w:ascii="Arial" w:eastAsiaTheme="majorEastAsia" w:hAnsi="Arial" w:cs="Arial"/>
      <w:sz w:val="36"/>
      <w:szCs w:val="36"/>
      <w:lang w:val="en-US"/>
    </w:rPr>
  </w:style>
  <w:style w:type="character" w:customStyle="1" w:styleId="Heading2Char">
    <w:name w:val="Heading 2 Char"/>
    <w:basedOn w:val="DefaultParagraphFont"/>
    <w:link w:val="Heading2"/>
    <w:uiPriority w:val="9"/>
    <w:rsid w:val="0099048E"/>
    <w:rPr>
      <w:rFonts w:ascii="Arial" w:eastAsiaTheme="majorEastAsia" w:hAnsi="Arial" w:cs="Arial"/>
      <w:color w:val="0F4761" w:themeColor="accent1" w:themeShade="BF"/>
      <w:kern w:val="0"/>
      <w:sz w:val="28"/>
      <w:szCs w:val="32"/>
      <w:lang w:val="en-US" w:eastAsia="en-AU"/>
    </w:rPr>
  </w:style>
  <w:style w:type="character" w:customStyle="1" w:styleId="Heading3Char">
    <w:name w:val="Heading 3 Char"/>
    <w:basedOn w:val="DefaultParagraphFont"/>
    <w:link w:val="Heading3"/>
    <w:uiPriority w:val="9"/>
    <w:rsid w:val="009A5660"/>
    <w:rPr>
      <w:rFonts w:ascii="Arial" w:eastAsiaTheme="majorEastAsia" w:hAnsi="Arial" w:cstheme="majorBidi"/>
      <w:color w:val="45B0E1" w:themeColor="accent1" w:themeTint="99"/>
    </w:rPr>
  </w:style>
  <w:style w:type="character" w:customStyle="1" w:styleId="Heading4Char">
    <w:name w:val="Heading 4 Char"/>
    <w:basedOn w:val="DefaultParagraphFont"/>
    <w:link w:val="Heading4"/>
    <w:uiPriority w:val="9"/>
    <w:rsid w:val="00B916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16AA"/>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B916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16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16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16AA"/>
    <w:rPr>
      <w:rFonts w:eastAsiaTheme="majorEastAsia" w:cstheme="majorBidi"/>
      <w:color w:val="272727" w:themeColor="text1" w:themeTint="D8"/>
    </w:rPr>
  </w:style>
  <w:style w:type="paragraph" w:styleId="Title">
    <w:name w:val="Title"/>
    <w:basedOn w:val="Normal"/>
    <w:next w:val="Normal"/>
    <w:link w:val="TitleChar"/>
    <w:uiPriority w:val="10"/>
    <w:qFormat/>
    <w:rsid w:val="00B916A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16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16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16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16AA"/>
    <w:pPr>
      <w:spacing w:before="160"/>
      <w:jc w:val="center"/>
    </w:pPr>
    <w:rPr>
      <w:i/>
      <w:iCs/>
      <w:color w:val="404040" w:themeColor="text1" w:themeTint="BF"/>
    </w:rPr>
  </w:style>
  <w:style w:type="character" w:customStyle="1" w:styleId="QuoteChar">
    <w:name w:val="Quote Char"/>
    <w:basedOn w:val="DefaultParagraphFont"/>
    <w:link w:val="Quote"/>
    <w:uiPriority w:val="29"/>
    <w:rsid w:val="00B916AA"/>
    <w:rPr>
      <w:i/>
      <w:iCs/>
      <w:color w:val="404040" w:themeColor="text1" w:themeTint="BF"/>
    </w:rPr>
  </w:style>
  <w:style w:type="paragraph" w:styleId="ListParagraph">
    <w:name w:val="List Paragraph"/>
    <w:basedOn w:val="Normal"/>
    <w:uiPriority w:val="34"/>
    <w:qFormat/>
    <w:rsid w:val="00B916AA"/>
    <w:pPr>
      <w:ind w:left="720"/>
      <w:contextualSpacing/>
    </w:pPr>
  </w:style>
  <w:style w:type="character" w:styleId="IntenseEmphasis">
    <w:name w:val="Intense Emphasis"/>
    <w:basedOn w:val="DefaultParagraphFont"/>
    <w:uiPriority w:val="21"/>
    <w:qFormat/>
    <w:rsid w:val="00B916AA"/>
    <w:rPr>
      <w:i/>
      <w:iCs/>
      <w:color w:val="0F4761" w:themeColor="accent1" w:themeShade="BF"/>
    </w:rPr>
  </w:style>
  <w:style w:type="paragraph" w:styleId="IntenseQuote">
    <w:name w:val="Intense Quote"/>
    <w:basedOn w:val="Normal"/>
    <w:next w:val="Normal"/>
    <w:link w:val="IntenseQuoteChar"/>
    <w:uiPriority w:val="30"/>
    <w:qFormat/>
    <w:rsid w:val="00B916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16AA"/>
    <w:rPr>
      <w:i/>
      <w:iCs/>
      <w:color w:val="0F4761" w:themeColor="accent1" w:themeShade="BF"/>
    </w:rPr>
  </w:style>
  <w:style w:type="character" w:styleId="IntenseReference">
    <w:name w:val="Intense Reference"/>
    <w:basedOn w:val="DefaultParagraphFont"/>
    <w:uiPriority w:val="32"/>
    <w:qFormat/>
    <w:rsid w:val="00B916AA"/>
    <w:rPr>
      <w:b/>
      <w:bCs/>
      <w:smallCaps/>
      <w:color w:val="0F4761" w:themeColor="accent1" w:themeShade="BF"/>
      <w:spacing w:val="5"/>
    </w:rPr>
  </w:style>
  <w:style w:type="paragraph" w:styleId="Header">
    <w:name w:val="header"/>
    <w:basedOn w:val="Normal"/>
    <w:link w:val="HeaderChar"/>
    <w:uiPriority w:val="99"/>
    <w:unhideWhenUsed/>
    <w:rsid w:val="00B916AA"/>
    <w:pPr>
      <w:tabs>
        <w:tab w:val="center" w:pos="4513"/>
        <w:tab w:val="right" w:pos="9026"/>
      </w:tabs>
    </w:pPr>
  </w:style>
  <w:style w:type="character" w:customStyle="1" w:styleId="HeaderChar">
    <w:name w:val="Header Char"/>
    <w:basedOn w:val="DefaultParagraphFont"/>
    <w:link w:val="Header"/>
    <w:uiPriority w:val="99"/>
    <w:rsid w:val="00B916AA"/>
  </w:style>
  <w:style w:type="paragraph" w:styleId="Footer">
    <w:name w:val="footer"/>
    <w:basedOn w:val="Normal"/>
    <w:link w:val="FooterChar"/>
    <w:uiPriority w:val="99"/>
    <w:unhideWhenUsed/>
    <w:rsid w:val="00B916AA"/>
    <w:pPr>
      <w:tabs>
        <w:tab w:val="center" w:pos="4513"/>
        <w:tab w:val="right" w:pos="9026"/>
      </w:tabs>
    </w:pPr>
  </w:style>
  <w:style w:type="character" w:customStyle="1" w:styleId="FooterChar">
    <w:name w:val="Footer Char"/>
    <w:basedOn w:val="DefaultParagraphFont"/>
    <w:link w:val="Footer"/>
    <w:uiPriority w:val="99"/>
    <w:rsid w:val="00B916AA"/>
  </w:style>
  <w:style w:type="table" w:styleId="TableGrid">
    <w:name w:val="Table Grid"/>
    <w:basedOn w:val="TableNormal"/>
    <w:uiPriority w:val="39"/>
    <w:rsid w:val="00B916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8296A"/>
    <w:pPr>
      <w:spacing w:before="240" w:after="0" w:line="259" w:lineRule="auto"/>
      <w:outlineLvl w:val="9"/>
    </w:pPr>
    <w:rPr>
      <w:rFonts w:asciiTheme="majorHAnsi" w:hAnsiTheme="majorHAnsi" w:cstheme="majorBidi"/>
      <w:color w:val="0F4761" w:themeColor="accent1" w:themeShade="BF"/>
      <w:sz w:val="32"/>
      <w:szCs w:val="32"/>
    </w:rPr>
  </w:style>
  <w:style w:type="paragraph" w:styleId="TOC1">
    <w:name w:val="toc 1"/>
    <w:basedOn w:val="Normal"/>
    <w:next w:val="Normal"/>
    <w:autoRedefine/>
    <w:uiPriority w:val="39"/>
    <w:unhideWhenUsed/>
    <w:rsid w:val="0098296A"/>
    <w:pPr>
      <w:spacing w:after="100"/>
    </w:pPr>
  </w:style>
  <w:style w:type="character" w:styleId="Hyperlink">
    <w:name w:val="Hyperlink"/>
    <w:basedOn w:val="DefaultParagraphFont"/>
    <w:uiPriority w:val="99"/>
    <w:unhideWhenUsed/>
    <w:rsid w:val="0098296A"/>
    <w:rPr>
      <w:color w:val="467886" w:themeColor="hyperlink"/>
      <w:u w:val="single"/>
    </w:rPr>
  </w:style>
  <w:style w:type="paragraph" w:styleId="Caption">
    <w:name w:val="caption"/>
    <w:basedOn w:val="Normal"/>
    <w:next w:val="Normal"/>
    <w:uiPriority w:val="35"/>
    <w:unhideWhenUsed/>
    <w:qFormat/>
    <w:rsid w:val="00B15792"/>
    <w:pPr>
      <w:spacing w:after="200"/>
    </w:pPr>
    <w:rPr>
      <w:i/>
      <w:iCs/>
      <w:color w:val="0E2841" w:themeColor="text2"/>
      <w:sz w:val="18"/>
      <w:szCs w:val="18"/>
    </w:rPr>
  </w:style>
  <w:style w:type="paragraph" w:styleId="FootnoteText">
    <w:name w:val="footnote text"/>
    <w:basedOn w:val="Normal"/>
    <w:link w:val="FootnoteTextChar"/>
    <w:uiPriority w:val="99"/>
    <w:unhideWhenUsed/>
    <w:rsid w:val="00B40482"/>
    <w:rPr>
      <w:szCs w:val="20"/>
    </w:rPr>
  </w:style>
  <w:style w:type="character" w:customStyle="1" w:styleId="FootnoteTextChar">
    <w:name w:val="Footnote Text Char"/>
    <w:basedOn w:val="DefaultParagraphFont"/>
    <w:link w:val="FootnoteText"/>
    <w:uiPriority w:val="99"/>
    <w:rsid w:val="00B40482"/>
    <w:rPr>
      <w:rFonts w:ascii="Arial" w:hAnsi="Arial"/>
      <w:sz w:val="20"/>
      <w:szCs w:val="20"/>
    </w:rPr>
  </w:style>
  <w:style w:type="character" w:styleId="FootnoteReference">
    <w:name w:val="footnote reference"/>
    <w:basedOn w:val="DefaultParagraphFont"/>
    <w:uiPriority w:val="99"/>
    <w:semiHidden/>
    <w:unhideWhenUsed/>
    <w:rsid w:val="00B40482"/>
    <w:rPr>
      <w:vertAlign w:val="superscript"/>
    </w:rPr>
  </w:style>
  <w:style w:type="character" w:styleId="UnresolvedMention">
    <w:name w:val="Unresolved Mention"/>
    <w:basedOn w:val="DefaultParagraphFont"/>
    <w:uiPriority w:val="99"/>
    <w:semiHidden/>
    <w:unhideWhenUsed/>
    <w:rsid w:val="00D5107B"/>
    <w:rPr>
      <w:color w:val="605E5C"/>
      <w:shd w:val="clear" w:color="auto" w:fill="E1DFDD"/>
    </w:rPr>
  </w:style>
  <w:style w:type="paragraph" w:styleId="NoSpacing">
    <w:name w:val="No Spacing"/>
    <w:uiPriority w:val="1"/>
    <w:qFormat/>
    <w:rsid w:val="0042625A"/>
    <w:pPr>
      <w:spacing w:after="0" w:line="240" w:lineRule="auto"/>
    </w:pPr>
    <w:rPr>
      <w:rFonts w:ascii="Arial" w:hAnsi="Arial"/>
      <w:sz w:val="22"/>
    </w:rPr>
  </w:style>
  <w:style w:type="paragraph" w:styleId="TableofFigures">
    <w:name w:val="table of figures"/>
    <w:basedOn w:val="Normal"/>
    <w:next w:val="Normal"/>
    <w:uiPriority w:val="99"/>
    <w:unhideWhenUsed/>
    <w:rsid w:val="002416A5"/>
  </w:style>
  <w:style w:type="table" w:styleId="PlainTable2">
    <w:name w:val="Plain Table 2"/>
    <w:basedOn w:val="TableNormal"/>
    <w:uiPriority w:val="42"/>
    <w:rsid w:val="0002676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unhideWhenUsed/>
    <w:rsid w:val="005C7200"/>
    <w:pPr>
      <w:spacing w:before="100" w:beforeAutospacing="1" w:after="100" w:afterAutospacing="1"/>
    </w:pPr>
    <w:rPr>
      <w:rFonts w:ascii="Times New Roman" w:hAnsi="Times New Roman"/>
      <w:sz w:val="24"/>
    </w:rPr>
  </w:style>
  <w:style w:type="character" w:customStyle="1" w:styleId="overflow-hidden">
    <w:name w:val="overflow-hidden"/>
    <w:basedOn w:val="DefaultParagraphFont"/>
    <w:rsid w:val="005C7200"/>
  </w:style>
  <w:style w:type="paragraph" w:styleId="z-TopofForm">
    <w:name w:val="HTML Top of Form"/>
    <w:basedOn w:val="Normal"/>
    <w:next w:val="Normal"/>
    <w:link w:val="z-TopofFormChar"/>
    <w:hidden/>
    <w:uiPriority w:val="99"/>
    <w:semiHidden/>
    <w:unhideWhenUsed/>
    <w:rsid w:val="005C7200"/>
    <w:pPr>
      <w:pBdr>
        <w:bottom w:val="single" w:sz="6" w:space="1" w:color="auto"/>
      </w:pBdr>
      <w:jc w:val="center"/>
    </w:pPr>
    <w:rPr>
      <w:rFonts w:cs="Arial"/>
      <w:vanish/>
      <w:sz w:val="16"/>
      <w:szCs w:val="16"/>
    </w:rPr>
  </w:style>
  <w:style w:type="character" w:customStyle="1" w:styleId="z-TopofFormChar">
    <w:name w:val="z-Top of Form Char"/>
    <w:basedOn w:val="DefaultParagraphFont"/>
    <w:link w:val="z-TopofForm"/>
    <w:uiPriority w:val="99"/>
    <w:semiHidden/>
    <w:rsid w:val="005C7200"/>
    <w:rPr>
      <w:rFonts w:ascii="Arial" w:eastAsia="Times New Roman" w:hAnsi="Arial" w:cs="Arial"/>
      <w:vanish/>
      <w:kern w:val="0"/>
      <w:sz w:val="16"/>
      <w:szCs w:val="16"/>
      <w:lang w:eastAsia="en-AU"/>
    </w:rPr>
  </w:style>
  <w:style w:type="paragraph" w:customStyle="1" w:styleId="placeholder">
    <w:name w:val="placeholder"/>
    <w:basedOn w:val="Normal"/>
    <w:rsid w:val="005C7200"/>
    <w:pPr>
      <w:spacing w:before="100" w:beforeAutospacing="1" w:after="100" w:afterAutospacing="1"/>
    </w:pPr>
    <w:rPr>
      <w:rFonts w:ascii="Times New Roman" w:hAnsi="Times New Roman"/>
      <w:sz w:val="24"/>
    </w:rPr>
  </w:style>
  <w:style w:type="character" w:customStyle="1" w:styleId="pointer-events-none">
    <w:name w:val="pointer-events-none"/>
    <w:basedOn w:val="DefaultParagraphFont"/>
    <w:rsid w:val="005C7200"/>
  </w:style>
  <w:style w:type="paragraph" w:styleId="z-BottomofForm">
    <w:name w:val="HTML Bottom of Form"/>
    <w:basedOn w:val="Normal"/>
    <w:next w:val="Normal"/>
    <w:link w:val="z-BottomofFormChar"/>
    <w:hidden/>
    <w:uiPriority w:val="99"/>
    <w:semiHidden/>
    <w:unhideWhenUsed/>
    <w:rsid w:val="005C7200"/>
    <w:pPr>
      <w:pBdr>
        <w:top w:val="single" w:sz="6" w:space="1" w:color="auto"/>
      </w:pBdr>
      <w:jc w:val="center"/>
    </w:pPr>
    <w:rPr>
      <w:rFonts w:cs="Arial"/>
      <w:vanish/>
      <w:sz w:val="16"/>
      <w:szCs w:val="16"/>
    </w:rPr>
  </w:style>
  <w:style w:type="character" w:customStyle="1" w:styleId="z-BottomofFormChar">
    <w:name w:val="z-Bottom of Form Char"/>
    <w:basedOn w:val="DefaultParagraphFont"/>
    <w:link w:val="z-BottomofForm"/>
    <w:uiPriority w:val="99"/>
    <w:semiHidden/>
    <w:rsid w:val="005C7200"/>
    <w:rPr>
      <w:rFonts w:ascii="Arial" w:eastAsia="Times New Roman" w:hAnsi="Arial" w:cs="Arial"/>
      <w:vanish/>
      <w:kern w:val="0"/>
      <w:sz w:val="16"/>
      <w:szCs w:val="16"/>
      <w:lang w:eastAsia="en-AU"/>
    </w:rPr>
  </w:style>
  <w:style w:type="character" w:styleId="Strong">
    <w:name w:val="Strong"/>
    <w:basedOn w:val="DefaultParagraphFont"/>
    <w:uiPriority w:val="22"/>
    <w:qFormat/>
    <w:rsid w:val="008A671D"/>
    <w:rPr>
      <w:b/>
      <w:bCs/>
    </w:rPr>
  </w:style>
  <w:style w:type="character" w:customStyle="1" w:styleId="relative">
    <w:name w:val="relative"/>
    <w:basedOn w:val="DefaultParagraphFont"/>
    <w:rsid w:val="00A6032E"/>
  </w:style>
  <w:style w:type="table" w:styleId="PlainTable3">
    <w:name w:val="Plain Table 3"/>
    <w:basedOn w:val="TableNormal"/>
    <w:uiPriority w:val="43"/>
    <w:rsid w:val="0028259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ng-star-inserted">
    <w:name w:val="ng-star-inserted"/>
    <w:basedOn w:val="DefaultParagraphFont"/>
    <w:rsid w:val="005E7A2C"/>
  </w:style>
  <w:style w:type="character" w:customStyle="1" w:styleId="bold">
    <w:name w:val="bold"/>
    <w:basedOn w:val="DefaultParagraphFont"/>
    <w:rsid w:val="005E7A2C"/>
  </w:style>
  <w:style w:type="paragraph" w:styleId="TOC2">
    <w:name w:val="toc 2"/>
    <w:basedOn w:val="Normal"/>
    <w:next w:val="Normal"/>
    <w:autoRedefine/>
    <w:uiPriority w:val="39"/>
    <w:unhideWhenUsed/>
    <w:rsid w:val="0001601C"/>
    <w:pPr>
      <w:spacing w:after="100"/>
      <w:ind w:left="220"/>
    </w:pPr>
  </w:style>
  <w:style w:type="paragraph" w:styleId="TOC3">
    <w:name w:val="toc 3"/>
    <w:basedOn w:val="Normal"/>
    <w:next w:val="Normal"/>
    <w:autoRedefine/>
    <w:uiPriority w:val="39"/>
    <w:unhideWhenUsed/>
    <w:rsid w:val="0001601C"/>
    <w:pPr>
      <w:spacing w:after="100"/>
      <w:ind w:left="440"/>
    </w:pPr>
  </w:style>
  <w:style w:type="table" w:styleId="PlainTable1">
    <w:name w:val="Plain Table 1"/>
    <w:basedOn w:val="TableNormal"/>
    <w:uiPriority w:val="41"/>
    <w:rsid w:val="00004E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45273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sr-only">
    <w:name w:val="sr-only"/>
    <w:basedOn w:val="DefaultParagraphFont"/>
    <w:rsid w:val="009A0BED"/>
  </w:style>
  <w:style w:type="character" w:styleId="FollowedHyperlink">
    <w:name w:val="FollowedHyperlink"/>
    <w:basedOn w:val="DefaultParagraphFont"/>
    <w:uiPriority w:val="99"/>
    <w:semiHidden/>
    <w:unhideWhenUsed/>
    <w:rsid w:val="00EC2D75"/>
    <w:rPr>
      <w:color w:val="96607D" w:themeColor="followedHyperlink"/>
      <w:u w:val="single"/>
    </w:rPr>
  </w:style>
  <w:style w:type="character" w:customStyle="1" w:styleId="citation-0">
    <w:name w:val="citation-0"/>
    <w:basedOn w:val="DefaultParagraphFont"/>
    <w:rsid w:val="000773D2"/>
  </w:style>
  <w:style w:type="character" w:customStyle="1" w:styleId="citation-2">
    <w:name w:val="citation-2"/>
    <w:basedOn w:val="DefaultParagraphFont"/>
    <w:rsid w:val="000773D2"/>
  </w:style>
  <w:style w:type="character" w:customStyle="1" w:styleId="citation-3">
    <w:name w:val="citation-3"/>
    <w:basedOn w:val="DefaultParagraphFont"/>
    <w:rsid w:val="000773D2"/>
  </w:style>
  <w:style w:type="character" w:customStyle="1" w:styleId="citation-4">
    <w:name w:val="citation-4"/>
    <w:basedOn w:val="DefaultParagraphFont"/>
    <w:rsid w:val="000773D2"/>
  </w:style>
  <w:style w:type="character" w:customStyle="1" w:styleId="button-container">
    <w:name w:val="button-container"/>
    <w:basedOn w:val="DefaultParagraphFont"/>
    <w:rsid w:val="00916B5E"/>
  </w:style>
  <w:style w:type="character" w:customStyle="1" w:styleId="citation-5">
    <w:name w:val="citation-5"/>
    <w:basedOn w:val="DefaultParagraphFont"/>
    <w:rsid w:val="00916B5E"/>
  </w:style>
  <w:style w:type="character" w:customStyle="1" w:styleId="citation-8">
    <w:name w:val="citation-8"/>
    <w:basedOn w:val="DefaultParagraphFont"/>
    <w:rsid w:val="00916B5E"/>
  </w:style>
  <w:style w:type="character" w:styleId="Emphasis">
    <w:name w:val="Emphasis"/>
    <w:basedOn w:val="DefaultParagraphFont"/>
    <w:uiPriority w:val="20"/>
    <w:qFormat/>
    <w:rsid w:val="00916B5E"/>
    <w:rPr>
      <w:i/>
      <w:iCs/>
    </w:rPr>
  </w:style>
  <w:style w:type="character" w:customStyle="1" w:styleId="whitespace-nowrap">
    <w:name w:val="whitespace-nowrap"/>
    <w:basedOn w:val="DefaultParagraphFont"/>
    <w:rsid w:val="00AA3BCA"/>
  </w:style>
  <w:style w:type="character" w:customStyle="1" w:styleId="whitespace-nowrap0">
    <w:name w:val="whitespace-nowrap!"/>
    <w:basedOn w:val="DefaultParagraphFont"/>
    <w:rsid w:val="00A0229F"/>
  </w:style>
  <w:style w:type="paragraph" w:styleId="BodyText">
    <w:name w:val="Body Text"/>
    <w:basedOn w:val="Normal"/>
    <w:link w:val="BodyTextChar"/>
    <w:uiPriority w:val="1"/>
    <w:qFormat/>
    <w:rsid w:val="0006061F"/>
    <w:pPr>
      <w:widowControl w:val="0"/>
      <w:autoSpaceDE w:val="0"/>
      <w:autoSpaceDN w:val="0"/>
    </w:pPr>
    <w:rPr>
      <w:rFonts w:ascii="Calibri" w:eastAsia="Calibri" w:hAnsi="Calibri" w:cs="Calibri"/>
      <w:szCs w:val="20"/>
      <w:lang w:val="en-US" w:eastAsia="en-US"/>
    </w:rPr>
  </w:style>
  <w:style w:type="character" w:customStyle="1" w:styleId="BodyTextChar">
    <w:name w:val="Body Text Char"/>
    <w:basedOn w:val="DefaultParagraphFont"/>
    <w:link w:val="BodyText"/>
    <w:uiPriority w:val="1"/>
    <w:rsid w:val="0006061F"/>
    <w:rPr>
      <w:rFonts w:ascii="Calibri" w:eastAsia="Calibri" w:hAnsi="Calibri" w:cs="Calibri"/>
      <w:kern w:val="0"/>
      <w:sz w:val="20"/>
      <w:szCs w:val="20"/>
      <w:lang w:val="en-US"/>
    </w:rPr>
  </w:style>
  <w:style w:type="paragraph" w:styleId="Revision">
    <w:name w:val="Revision"/>
    <w:hidden/>
    <w:uiPriority w:val="99"/>
    <w:semiHidden/>
    <w:rsid w:val="007135FF"/>
    <w:pPr>
      <w:spacing w:after="0" w:line="240" w:lineRule="auto"/>
    </w:pPr>
    <w:rPr>
      <w:rFonts w:ascii="Arial" w:eastAsia="Times New Roman" w:hAnsi="Arial" w:cs="Times New Roman"/>
      <w:kern w:val="0"/>
      <w:sz w:val="20"/>
      <w:lang w:eastAsia="en-AU"/>
    </w:rPr>
  </w:style>
  <w:style w:type="character" w:styleId="CommentReference">
    <w:name w:val="annotation reference"/>
    <w:basedOn w:val="DefaultParagraphFont"/>
    <w:uiPriority w:val="99"/>
    <w:semiHidden/>
    <w:unhideWhenUsed/>
    <w:rsid w:val="007135FF"/>
    <w:rPr>
      <w:sz w:val="16"/>
      <w:szCs w:val="16"/>
    </w:rPr>
  </w:style>
  <w:style w:type="paragraph" w:styleId="CommentText">
    <w:name w:val="annotation text"/>
    <w:basedOn w:val="Normal"/>
    <w:link w:val="CommentTextChar"/>
    <w:uiPriority w:val="99"/>
    <w:unhideWhenUsed/>
    <w:rsid w:val="007135FF"/>
    <w:rPr>
      <w:szCs w:val="20"/>
    </w:rPr>
  </w:style>
  <w:style w:type="character" w:customStyle="1" w:styleId="CommentTextChar">
    <w:name w:val="Comment Text Char"/>
    <w:basedOn w:val="DefaultParagraphFont"/>
    <w:link w:val="CommentText"/>
    <w:uiPriority w:val="99"/>
    <w:rsid w:val="007135FF"/>
    <w:rPr>
      <w:rFonts w:ascii="Arial" w:eastAsia="Times New Roman" w:hAnsi="Arial" w:cs="Times New Roman"/>
      <w:kern w:val="0"/>
      <w:sz w:val="20"/>
      <w:szCs w:val="20"/>
      <w:lang w:eastAsia="en-AU"/>
    </w:rPr>
  </w:style>
  <w:style w:type="paragraph" w:styleId="CommentSubject">
    <w:name w:val="annotation subject"/>
    <w:basedOn w:val="CommentText"/>
    <w:next w:val="CommentText"/>
    <w:link w:val="CommentSubjectChar"/>
    <w:uiPriority w:val="99"/>
    <w:semiHidden/>
    <w:unhideWhenUsed/>
    <w:rsid w:val="007135FF"/>
    <w:rPr>
      <w:b/>
      <w:bCs/>
    </w:rPr>
  </w:style>
  <w:style w:type="character" w:customStyle="1" w:styleId="CommentSubjectChar">
    <w:name w:val="Comment Subject Char"/>
    <w:basedOn w:val="CommentTextChar"/>
    <w:link w:val="CommentSubject"/>
    <w:uiPriority w:val="99"/>
    <w:semiHidden/>
    <w:rsid w:val="007135FF"/>
    <w:rPr>
      <w:rFonts w:ascii="Arial" w:eastAsia="Times New Roman" w:hAnsi="Arial" w:cs="Times New Roman"/>
      <w:b/>
      <w:bCs/>
      <w:kern w:val="0"/>
      <w:sz w:val="20"/>
      <w:szCs w:val="20"/>
      <w:lang w:eastAsia="en-AU"/>
    </w:rPr>
  </w:style>
  <w:style w:type="paragraph" w:customStyle="1" w:styleId="paragraph">
    <w:name w:val="paragraph"/>
    <w:basedOn w:val="Normal"/>
    <w:rsid w:val="002A6D5B"/>
    <w:pPr>
      <w:spacing w:before="100" w:beforeAutospacing="1" w:after="100" w:afterAutospacing="1"/>
    </w:pPr>
    <w:rPr>
      <w:rFonts w:ascii="Times New Roman" w:hAnsi="Times New Roman"/>
      <w:sz w:val="24"/>
      <w14:ligatures w14:val="none"/>
    </w:rPr>
  </w:style>
  <w:style w:type="character" w:customStyle="1" w:styleId="normaltextrun">
    <w:name w:val="normaltextrun"/>
    <w:basedOn w:val="DefaultParagraphFont"/>
    <w:rsid w:val="002A6D5B"/>
  </w:style>
  <w:style w:type="character" w:customStyle="1" w:styleId="eop">
    <w:name w:val="eop"/>
    <w:basedOn w:val="DefaultParagraphFont"/>
    <w:rsid w:val="002A6D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33011">
      <w:bodyDiv w:val="1"/>
      <w:marLeft w:val="0"/>
      <w:marRight w:val="0"/>
      <w:marTop w:val="0"/>
      <w:marBottom w:val="0"/>
      <w:divBdr>
        <w:top w:val="none" w:sz="0" w:space="0" w:color="auto"/>
        <w:left w:val="none" w:sz="0" w:space="0" w:color="auto"/>
        <w:bottom w:val="none" w:sz="0" w:space="0" w:color="auto"/>
        <w:right w:val="none" w:sz="0" w:space="0" w:color="auto"/>
      </w:divBdr>
    </w:div>
    <w:div w:id="30306456">
      <w:bodyDiv w:val="1"/>
      <w:marLeft w:val="0"/>
      <w:marRight w:val="0"/>
      <w:marTop w:val="0"/>
      <w:marBottom w:val="0"/>
      <w:divBdr>
        <w:top w:val="none" w:sz="0" w:space="0" w:color="auto"/>
        <w:left w:val="none" w:sz="0" w:space="0" w:color="auto"/>
        <w:bottom w:val="none" w:sz="0" w:space="0" w:color="auto"/>
        <w:right w:val="none" w:sz="0" w:space="0" w:color="auto"/>
      </w:divBdr>
    </w:div>
    <w:div w:id="35394287">
      <w:bodyDiv w:val="1"/>
      <w:marLeft w:val="0"/>
      <w:marRight w:val="0"/>
      <w:marTop w:val="0"/>
      <w:marBottom w:val="0"/>
      <w:divBdr>
        <w:top w:val="none" w:sz="0" w:space="0" w:color="auto"/>
        <w:left w:val="none" w:sz="0" w:space="0" w:color="auto"/>
        <w:bottom w:val="none" w:sz="0" w:space="0" w:color="auto"/>
        <w:right w:val="none" w:sz="0" w:space="0" w:color="auto"/>
      </w:divBdr>
    </w:div>
    <w:div w:id="35669089">
      <w:bodyDiv w:val="1"/>
      <w:marLeft w:val="0"/>
      <w:marRight w:val="0"/>
      <w:marTop w:val="0"/>
      <w:marBottom w:val="0"/>
      <w:divBdr>
        <w:top w:val="none" w:sz="0" w:space="0" w:color="auto"/>
        <w:left w:val="none" w:sz="0" w:space="0" w:color="auto"/>
        <w:bottom w:val="none" w:sz="0" w:space="0" w:color="auto"/>
        <w:right w:val="none" w:sz="0" w:space="0" w:color="auto"/>
      </w:divBdr>
    </w:div>
    <w:div w:id="38625478">
      <w:bodyDiv w:val="1"/>
      <w:marLeft w:val="0"/>
      <w:marRight w:val="0"/>
      <w:marTop w:val="0"/>
      <w:marBottom w:val="0"/>
      <w:divBdr>
        <w:top w:val="none" w:sz="0" w:space="0" w:color="auto"/>
        <w:left w:val="none" w:sz="0" w:space="0" w:color="auto"/>
        <w:bottom w:val="none" w:sz="0" w:space="0" w:color="auto"/>
        <w:right w:val="none" w:sz="0" w:space="0" w:color="auto"/>
      </w:divBdr>
      <w:divsChild>
        <w:div w:id="1177698639">
          <w:marLeft w:val="0"/>
          <w:marRight w:val="0"/>
          <w:marTop w:val="0"/>
          <w:marBottom w:val="0"/>
          <w:divBdr>
            <w:top w:val="none" w:sz="0" w:space="0" w:color="auto"/>
            <w:left w:val="none" w:sz="0" w:space="0" w:color="auto"/>
            <w:bottom w:val="none" w:sz="0" w:space="0" w:color="auto"/>
            <w:right w:val="none" w:sz="0" w:space="0" w:color="auto"/>
          </w:divBdr>
          <w:divsChild>
            <w:div w:id="2012759317">
              <w:marLeft w:val="0"/>
              <w:marRight w:val="0"/>
              <w:marTop w:val="0"/>
              <w:marBottom w:val="0"/>
              <w:divBdr>
                <w:top w:val="none" w:sz="0" w:space="0" w:color="auto"/>
                <w:left w:val="none" w:sz="0" w:space="0" w:color="auto"/>
                <w:bottom w:val="none" w:sz="0" w:space="0" w:color="auto"/>
                <w:right w:val="none" w:sz="0" w:space="0" w:color="auto"/>
              </w:divBdr>
              <w:divsChild>
                <w:div w:id="254679605">
                  <w:marLeft w:val="0"/>
                  <w:marRight w:val="0"/>
                  <w:marTop w:val="0"/>
                  <w:marBottom w:val="0"/>
                  <w:divBdr>
                    <w:top w:val="none" w:sz="0" w:space="0" w:color="auto"/>
                    <w:left w:val="none" w:sz="0" w:space="0" w:color="auto"/>
                    <w:bottom w:val="none" w:sz="0" w:space="0" w:color="auto"/>
                    <w:right w:val="none" w:sz="0" w:space="0" w:color="auto"/>
                  </w:divBdr>
                  <w:divsChild>
                    <w:div w:id="521668485">
                      <w:marLeft w:val="0"/>
                      <w:marRight w:val="0"/>
                      <w:marTop w:val="0"/>
                      <w:marBottom w:val="0"/>
                      <w:divBdr>
                        <w:top w:val="none" w:sz="0" w:space="0" w:color="auto"/>
                        <w:left w:val="none" w:sz="0" w:space="0" w:color="auto"/>
                        <w:bottom w:val="none" w:sz="0" w:space="0" w:color="auto"/>
                        <w:right w:val="none" w:sz="0" w:space="0" w:color="auto"/>
                      </w:divBdr>
                    </w:div>
                  </w:divsChild>
                </w:div>
                <w:div w:id="530414958">
                  <w:marLeft w:val="0"/>
                  <w:marRight w:val="0"/>
                  <w:marTop w:val="0"/>
                  <w:marBottom w:val="0"/>
                  <w:divBdr>
                    <w:top w:val="none" w:sz="0" w:space="0" w:color="auto"/>
                    <w:left w:val="none" w:sz="0" w:space="0" w:color="auto"/>
                    <w:bottom w:val="none" w:sz="0" w:space="0" w:color="auto"/>
                    <w:right w:val="none" w:sz="0" w:space="0" w:color="auto"/>
                  </w:divBdr>
                  <w:divsChild>
                    <w:div w:id="196477973">
                      <w:marLeft w:val="0"/>
                      <w:marRight w:val="0"/>
                      <w:marTop w:val="0"/>
                      <w:marBottom w:val="0"/>
                      <w:divBdr>
                        <w:top w:val="none" w:sz="0" w:space="0" w:color="auto"/>
                        <w:left w:val="none" w:sz="0" w:space="0" w:color="auto"/>
                        <w:bottom w:val="none" w:sz="0" w:space="0" w:color="auto"/>
                        <w:right w:val="none" w:sz="0" w:space="0" w:color="auto"/>
                      </w:divBdr>
                      <w:divsChild>
                        <w:div w:id="873351987">
                          <w:marLeft w:val="0"/>
                          <w:marRight w:val="0"/>
                          <w:marTop w:val="0"/>
                          <w:marBottom w:val="0"/>
                          <w:divBdr>
                            <w:top w:val="none" w:sz="0" w:space="0" w:color="auto"/>
                            <w:left w:val="none" w:sz="0" w:space="0" w:color="auto"/>
                            <w:bottom w:val="none" w:sz="0" w:space="0" w:color="auto"/>
                            <w:right w:val="none" w:sz="0" w:space="0" w:color="auto"/>
                          </w:divBdr>
                          <w:divsChild>
                            <w:div w:id="55928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953668">
      <w:bodyDiv w:val="1"/>
      <w:marLeft w:val="0"/>
      <w:marRight w:val="0"/>
      <w:marTop w:val="0"/>
      <w:marBottom w:val="0"/>
      <w:divBdr>
        <w:top w:val="none" w:sz="0" w:space="0" w:color="auto"/>
        <w:left w:val="none" w:sz="0" w:space="0" w:color="auto"/>
        <w:bottom w:val="none" w:sz="0" w:space="0" w:color="auto"/>
        <w:right w:val="none" w:sz="0" w:space="0" w:color="auto"/>
      </w:divBdr>
    </w:div>
    <w:div w:id="53816260">
      <w:bodyDiv w:val="1"/>
      <w:marLeft w:val="0"/>
      <w:marRight w:val="0"/>
      <w:marTop w:val="0"/>
      <w:marBottom w:val="0"/>
      <w:divBdr>
        <w:top w:val="none" w:sz="0" w:space="0" w:color="auto"/>
        <w:left w:val="none" w:sz="0" w:space="0" w:color="auto"/>
        <w:bottom w:val="none" w:sz="0" w:space="0" w:color="auto"/>
        <w:right w:val="none" w:sz="0" w:space="0" w:color="auto"/>
      </w:divBdr>
    </w:div>
    <w:div w:id="78186369">
      <w:bodyDiv w:val="1"/>
      <w:marLeft w:val="0"/>
      <w:marRight w:val="0"/>
      <w:marTop w:val="0"/>
      <w:marBottom w:val="0"/>
      <w:divBdr>
        <w:top w:val="none" w:sz="0" w:space="0" w:color="auto"/>
        <w:left w:val="none" w:sz="0" w:space="0" w:color="auto"/>
        <w:bottom w:val="none" w:sz="0" w:space="0" w:color="auto"/>
        <w:right w:val="none" w:sz="0" w:space="0" w:color="auto"/>
      </w:divBdr>
    </w:div>
    <w:div w:id="80370832">
      <w:bodyDiv w:val="1"/>
      <w:marLeft w:val="0"/>
      <w:marRight w:val="0"/>
      <w:marTop w:val="0"/>
      <w:marBottom w:val="0"/>
      <w:divBdr>
        <w:top w:val="none" w:sz="0" w:space="0" w:color="auto"/>
        <w:left w:val="none" w:sz="0" w:space="0" w:color="auto"/>
        <w:bottom w:val="none" w:sz="0" w:space="0" w:color="auto"/>
        <w:right w:val="none" w:sz="0" w:space="0" w:color="auto"/>
      </w:divBdr>
    </w:div>
    <w:div w:id="83889612">
      <w:bodyDiv w:val="1"/>
      <w:marLeft w:val="0"/>
      <w:marRight w:val="0"/>
      <w:marTop w:val="0"/>
      <w:marBottom w:val="0"/>
      <w:divBdr>
        <w:top w:val="none" w:sz="0" w:space="0" w:color="auto"/>
        <w:left w:val="none" w:sz="0" w:space="0" w:color="auto"/>
        <w:bottom w:val="none" w:sz="0" w:space="0" w:color="auto"/>
        <w:right w:val="none" w:sz="0" w:space="0" w:color="auto"/>
      </w:divBdr>
    </w:div>
    <w:div w:id="94862096">
      <w:bodyDiv w:val="1"/>
      <w:marLeft w:val="0"/>
      <w:marRight w:val="0"/>
      <w:marTop w:val="0"/>
      <w:marBottom w:val="0"/>
      <w:divBdr>
        <w:top w:val="none" w:sz="0" w:space="0" w:color="auto"/>
        <w:left w:val="none" w:sz="0" w:space="0" w:color="auto"/>
        <w:bottom w:val="none" w:sz="0" w:space="0" w:color="auto"/>
        <w:right w:val="none" w:sz="0" w:space="0" w:color="auto"/>
      </w:divBdr>
    </w:div>
    <w:div w:id="160001005">
      <w:bodyDiv w:val="1"/>
      <w:marLeft w:val="0"/>
      <w:marRight w:val="0"/>
      <w:marTop w:val="0"/>
      <w:marBottom w:val="0"/>
      <w:divBdr>
        <w:top w:val="none" w:sz="0" w:space="0" w:color="auto"/>
        <w:left w:val="none" w:sz="0" w:space="0" w:color="auto"/>
        <w:bottom w:val="none" w:sz="0" w:space="0" w:color="auto"/>
        <w:right w:val="none" w:sz="0" w:space="0" w:color="auto"/>
      </w:divBdr>
    </w:div>
    <w:div w:id="168913661">
      <w:bodyDiv w:val="1"/>
      <w:marLeft w:val="0"/>
      <w:marRight w:val="0"/>
      <w:marTop w:val="0"/>
      <w:marBottom w:val="0"/>
      <w:divBdr>
        <w:top w:val="none" w:sz="0" w:space="0" w:color="auto"/>
        <w:left w:val="none" w:sz="0" w:space="0" w:color="auto"/>
        <w:bottom w:val="none" w:sz="0" w:space="0" w:color="auto"/>
        <w:right w:val="none" w:sz="0" w:space="0" w:color="auto"/>
      </w:divBdr>
    </w:div>
    <w:div w:id="179860056">
      <w:bodyDiv w:val="1"/>
      <w:marLeft w:val="0"/>
      <w:marRight w:val="0"/>
      <w:marTop w:val="0"/>
      <w:marBottom w:val="0"/>
      <w:divBdr>
        <w:top w:val="none" w:sz="0" w:space="0" w:color="auto"/>
        <w:left w:val="none" w:sz="0" w:space="0" w:color="auto"/>
        <w:bottom w:val="none" w:sz="0" w:space="0" w:color="auto"/>
        <w:right w:val="none" w:sz="0" w:space="0" w:color="auto"/>
      </w:divBdr>
    </w:div>
    <w:div w:id="222715932">
      <w:bodyDiv w:val="1"/>
      <w:marLeft w:val="0"/>
      <w:marRight w:val="0"/>
      <w:marTop w:val="0"/>
      <w:marBottom w:val="0"/>
      <w:divBdr>
        <w:top w:val="none" w:sz="0" w:space="0" w:color="auto"/>
        <w:left w:val="none" w:sz="0" w:space="0" w:color="auto"/>
        <w:bottom w:val="none" w:sz="0" w:space="0" w:color="auto"/>
        <w:right w:val="none" w:sz="0" w:space="0" w:color="auto"/>
      </w:divBdr>
    </w:div>
    <w:div w:id="236938010">
      <w:bodyDiv w:val="1"/>
      <w:marLeft w:val="0"/>
      <w:marRight w:val="0"/>
      <w:marTop w:val="0"/>
      <w:marBottom w:val="0"/>
      <w:divBdr>
        <w:top w:val="none" w:sz="0" w:space="0" w:color="auto"/>
        <w:left w:val="none" w:sz="0" w:space="0" w:color="auto"/>
        <w:bottom w:val="none" w:sz="0" w:space="0" w:color="auto"/>
        <w:right w:val="none" w:sz="0" w:space="0" w:color="auto"/>
      </w:divBdr>
    </w:div>
    <w:div w:id="245772076">
      <w:bodyDiv w:val="1"/>
      <w:marLeft w:val="0"/>
      <w:marRight w:val="0"/>
      <w:marTop w:val="0"/>
      <w:marBottom w:val="0"/>
      <w:divBdr>
        <w:top w:val="none" w:sz="0" w:space="0" w:color="auto"/>
        <w:left w:val="none" w:sz="0" w:space="0" w:color="auto"/>
        <w:bottom w:val="none" w:sz="0" w:space="0" w:color="auto"/>
        <w:right w:val="none" w:sz="0" w:space="0" w:color="auto"/>
      </w:divBdr>
    </w:div>
    <w:div w:id="253362559">
      <w:bodyDiv w:val="1"/>
      <w:marLeft w:val="0"/>
      <w:marRight w:val="0"/>
      <w:marTop w:val="0"/>
      <w:marBottom w:val="0"/>
      <w:divBdr>
        <w:top w:val="none" w:sz="0" w:space="0" w:color="auto"/>
        <w:left w:val="none" w:sz="0" w:space="0" w:color="auto"/>
        <w:bottom w:val="none" w:sz="0" w:space="0" w:color="auto"/>
        <w:right w:val="none" w:sz="0" w:space="0" w:color="auto"/>
      </w:divBdr>
    </w:div>
    <w:div w:id="257567890">
      <w:bodyDiv w:val="1"/>
      <w:marLeft w:val="0"/>
      <w:marRight w:val="0"/>
      <w:marTop w:val="0"/>
      <w:marBottom w:val="0"/>
      <w:divBdr>
        <w:top w:val="none" w:sz="0" w:space="0" w:color="auto"/>
        <w:left w:val="none" w:sz="0" w:space="0" w:color="auto"/>
        <w:bottom w:val="none" w:sz="0" w:space="0" w:color="auto"/>
        <w:right w:val="none" w:sz="0" w:space="0" w:color="auto"/>
      </w:divBdr>
    </w:div>
    <w:div w:id="264000911">
      <w:bodyDiv w:val="1"/>
      <w:marLeft w:val="0"/>
      <w:marRight w:val="0"/>
      <w:marTop w:val="0"/>
      <w:marBottom w:val="0"/>
      <w:divBdr>
        <w:top w:val="none" w:sz="0" w:space="0" w:color="auto"/>
        <w:left w:val="none" w:sz="0" w:space="0" w:color="auto"/>
        <w:bottom w:val="none" w:sz="0" w:space="0" w:color="auto"/>
        <w:right w:val="none" w:sz="0" w:space="0" w:color="auto"/>
      </w:divBdr>
      <w:divsChild>
        <w:div w:id="904796375">
          <w:marLeft w:val="0"/>
          <w:marRight w:val="0"/>
          <w:marTop w:val="0"/>
          <w:marBottom w:val="0"/>
          <w:divBdr>
            <w:top w:val="single" w:sz="2" w:space="0" w:color="E5E7EB"/>
            <w:left w:val="single" w:sz="2" w:space="0" w:color="E5E7EB"/>
            <w:bottom w:val="single" w:sz="2" w:space="0" w:color="E5E7EB"/>
            <w:right w:val="single" w:sz="2" w:space="0" w:color="E5E7EB"/>
          </w:divBdr>
          <w:divsChild>
            <w:div w:id="459107137">
              <w:marLeft w:val="0"/>
              <w:marRight w:val="0"/>
              <w:marTop w:val="0"/>
              <w:marBottom w:val="0"/>
              <w:divBdr>
                <w:top w:val="single" w:sz="2" w:space="0" w:color="E5E7EB"/>
                <w:left w:val="single" w:sz="2" w:space="0" w:color="E5E7EB"/>
                <w:bottom w:val="single" w:sz="2" w:space="0" w:color="E5E7EB"/>
                <w:right w:val="single" w:sz="2" w:space="0" w:color="E5E7EB"/>
              </w:divBdr>
              <w:divsChild>
                <w:div w:id="2042198569">
                  <w:marLeft w:val="0"/>
                  <w:marRight w:val="0"/>
                  <w:marTop w:val="0"/>
                  <w:marBottom w:val="0"/>
                  <w:divBdr>
                    <w:top w:val="single" w:sz="2" w:space="0" w:color="E5E7EB"/>
                    <w:left w:val="single" w:sz="2" w:space="0" w:color="E5E7EB"/>
                    <w:bottom w:val="single" w:sz="2" w:space="0" w:color="E5E7EB"/>
                    <w:right w:val="single" w:sz="2" w:space="0" w:color="E5E7EB"/>
                  </w:divBdr>
                  <w:divsChild>
                    <w:div w:id="964237150">
                      <w:marLeft w:val="0"/>
                      <w:marRight w:val="0"/>
                      <w:marTop w:val="24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69052152">
      <w:bodyDiv w:val="1"/>
      <w:marLeft w:val="0"/>
      <w:marRight w:val="0"/>
      <w:marTop w:val="0"/>
      <w:marBottom w:val="0"/>
      <w:divBdr>
        <w:top w:val="none" w:sz="0" w:space="0" w:color="auto"/>
        <w:left w:val="none" w:sz="0" w:space="0" w:color="auto"/>
        <w:bottom w:val="none" w:sz="0" w:space="0" w:color="auto"/>
        <w:right w:val="none" w:sz="0" w:space="0" w:color="auto"/>
      </w:divBdr>
    </w:div>
    <w:div w:id="292756399">
      <w:bodyDiv w:val="1"/>
      <w:marLeft w:val="0"/>
      <w:marRight w:val="0"/>
      <w:marTop w:val="0"/>
      <w:marBottom w:val="0"/>
      <w:divBdr>
        <w:top w:val="none" w:sz="0" w:space="0" w:color="auto"/>
        <w:left w:val="none" w:sz="0" w:space="0" w:color="auto"/>
        <w:bottom w:val="none" w:sz="0" w:space="0" w:color="auto"/>
        <w:right w:val="none" w:sz="0" w:space="0" w:color="auto"/>
      </w:divBdr>
    </w:div>
    <w:div w:id="301663285">
      <w:bodyDiv w:val="1"/>
      <w:marLeft w:val="0"/>
      <w:marRight w:val="0"/>
      <w:marTop w:val="0"/>
      <w:marBottom w:val="0"/>
      <w:divBdr>
        <w:top w:val="none" w:sz="0" w:space="0" w:color="auto"/>
        <w:left w:val="none" w:sz="0" w:space="0" w:color="auto"/>
        <w:bottom w:val="none" w:sz="0" w:space="0" w:color="auto"/>
        <w:right w:val="none" w:sz="0" w:space="0" w:color="auto"/>
      </w:divBdr>
    </w:div>
    <w:div w:id="312103215">
      <w:bodyDiv w:val="1"/>
      <w:marLeft w:val="0"/>
      <w:marRight w:val="0"/>
      <w:marTop w:val="0"/>
      <w:marBottom w:val="0"/>
      <w:divBdr>
        <w:top w:val="none" w:sz="0" w:space="0" w:color="auto"/>
        <w:left w:val="none" w:sz="0" w:space="0" w:color="auto"/>
        <w:bottom w:val="none" w:sz="0" w:space="0" w:color="auto"/>
        <w:right w:val="none" w:sz="0" w:space="0" w:color="auto"/>
      </w:divBdr>
      <w:divsChild>
        <w:div w:id="477723170">
          <w:marLeft w:val="0"/>
          <w:marRight w:val="0"/>
          <w:marTop w:val="0"/>
          <w:marBottom w:val="0"/>
          <w:divBdr>
            <w:top w:val="none" w:sz="0" w:space="0" w:color="auto"/>
            <w:left w:val="none" w:sz="0" w:space="0" w:color="auto"/>
            <w:bottom w:val="none" w:sz="0" w:space="0" w:color="auto"/>
            <w:right w:val="none" w:sz="0" w:space="0" w:color="auto"/>
          </w:divBdr>
          <w:divsChild>
            <w:div w:id="148638908">
              <w:marLeft w:val="0"/>
              <w:marRight w:val="0"/>
              <w:marTop w:val="0"/>
              <w:marBottom w:val="0"/>
              <w:divBdr>
                <w:top w:val="none" w:sz="0" w:space="0" w:color="auto"/>
                <w:left w:val="none" w:sz="0" w:space="0" w:color="auto"/>
                <w:bottom w:val="none" w:sz="0" w:space="0" w:color="auto"/>
                <w:right w:val="none" w:sz="0" w:space="0" w:color="auto"/>
              </w:divBdr>
              <w:divsChild>
                <w:div w:id="1967393513">
                  <w:marLeft w:val="0"/>
                  <w:marRight w:val="0"/>
                  <w:marTop w:val="0"/>
                  <w:marBottom w:val="0"/>
                  <w:divBdr>
                    <w:top w:val="none" w:sz="0" w:space="0" w:color="auto"/>
                    <w:left w:val="none" w:sz="0" w:space="0" w:color="auto"/>
                    <w:bottom w:val="none" w:sz="0" w:space="0" w:color="auto"/>
                    <w:right w:val="none" w:sz="0" w:space="0" w:color="auto"/>
                  </w:divBdr>
                  <w:divsChild>
                    <w:div w:id="36433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471004">
          <w:marLeft w:val="0"/>
          <w:marRight w:val="0"/>
          <w:marTop w:val="0"/>
          <w:marBottom w:val="0"/>
          <w:divBdr>
            <w:top w:val="none" w:sz="0" w:space="0" w:color="auto"/>
            <w:left w:val="none" w:sz="0" w:space="0" w:color="auto"/>
            <w:bottom w:val="none" w:sz="0" w:space="0" w:color="auto"/>
            <w:right w:val="none" w:sz="0" w:space="0" w:color="auto"/>
          </w:divBdr>
          <w:divsChild>
            <w:div w:id="1385253727">
              <w:marLeft w:val="0"/>
              <w:marRight w:val="0"/>
              <w:marTop w:val="0"/>
              <w:marBottom w:val="0"/>
              <w:divBdr>
                <w:top w:val="none" w:sz="0" w:space="0" w:color="auto"/>
                <w:left w:val="none" w:sz="0" w:space="0" w:color="auto"/>
                <w:bottom w:val="none" w:sz="0" w:space="0" w:color="auto"/>
                <w:right w:val="none" w:sz="0" w:space="0" w:color="auto"/>
              </w:divBdr>
              <w:divsChild>
                <w:div w:id="502087369">
                  <w:marLeft w:val="0"/>
                  <w:marRight w:val="0"/>
                  <w:marTop w:val="0"/>
                  <w:marBottom w:val="0"/>
                  <w:divBdr>
                    <w:top w:val="none" w:sz="0" w:space="0" w:color="auto"/>
                    <w:left w:val="none" w:sz="0" w:space="0" w:color="auto"/>
                    <w:bottom w:val="none" w:sz="0" w:space="0" w:color="auto"/>
                    <w:right w:val="none" w:sz="0" w:space="0" w:color="auto"/>
                  </w:divBdr>
                  <w:divsChild>
                    <w:div w:id="155697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2149638">
      <w:bodyDiv w:val="1"/>
      <w:marLeft w:val="0"/>
      <w:marRight w:val="0"/>
      <w:marTop w:val="0"/>
      <w:marBottom w:val="0"/>
      <w:divBdr>
        <w:top w:val="none" w:sz="0" w:space="0" w:color="auto"/>
        <w:left w:val="none" w:sz="0" w:space="0" w:color="auto"/>
        <w:bottom w:val="none" w:sz="0" w:space="0" w:color="auto"/>
        <w:right w:val="none" w:sz="0" w:space="0" w:color="auto"/>
      </w:divBdr>
      <w:divsChild>
        <w:div w:id="70204685">
          <w:marLeft w:val="0"/>
          <w:marRight w:val="0"/>
          <w:marTop w:val="0"/>
          <w:marBottom w:val="0"/>
          <w:divBdr>
            <w:top w:val="none" w:sz="0" w:space="0" w:color="auto"/>
            <w:left w:val="none" w:sz="0" w:space="0" w:color="auto"/>
            <w:bottom w:val="none" w:sz="0" w:space="0" w:color="auto"/>
            <w:right w:val="none" w:sz="0" w:space="0" w:color="auto"/>
          </w:divBdr>
        </w:div>
        <w:div w:id="944116931">
          <w:marLeft w:val="0"/>
          <w:marRight w:val="0"/>
          <w:marTop w:val="0"/>
          <w:marBottom w:val="0"/>
          <w:divBdr>
            <w:top w:val="none" w:sz="0" w:space="0" w:color="auto"/>
            <w:left w:val="none" w:sz="0" w:space="0" w:color="auto"/>
            <w:bottom w:val="none" w:sz="0" w:space="0" w:color="auto"/>
            <w:right w:val="none" w:sz="0" w:space="0" w:color="auto"/>
          </w:divBdr>
        </w:div>
        <w:div w:id="1143236952">
          <w:marLeft w:val="0"/>
          <w:marRight w:val="0"/>
          <w:marTop w:val="0"/>
          <w:marBottom w:val="0"/>
          <w:divBdr>
            <w:top w:val="none" w:sz="0" w:space="0" w:color="auto"/>
            <w:left w:val="none" w:sz="0" w:space="0" w:color="auto"/>
            <w:bottom w:val="none" w:sz="0" w:space="0" w:color="auto"/>
            <w:right w:val="none" w:sz="0" w:space="0" w:color="auto"/>
          </w:divBdr>
        </w:div>
        <w:div w:id="1349022354">
          <w:marLeft w:val="0"/>
          <w:marRight w:val="0"/>
          <w:marTop w:val="0"/>
          <w:marBottom w:val="0"/>
          <w:divBdr>
            <w:top w:val="none" w:sz="0" w:space="0" w:color="auto"/>
            <w:left w:val="none" w:sz="0" w:space="0" w:color="auto"/>
            <w:bottom w:val="none" w:sz="0" w:space="0" w:color="auto"/>
            <w:right w:val="none" w:sz="0" w:space="0" w:color="auto"/>
          </w:divBdr>
        </w:div>
        <w:div w:id="1871380952">
          <w:marLeft w:val="0"/>
          <w:marRight w:val="0"/>
          <w:marTop w:val="0"/>
          <w:marBottom w:val="0"/>
          <w:divBdr>
            <w:top w:val="none" w:sz="0" w:space="0" w:color="auto"/>
            <w:left w:val="none" w:sz="0" w:space="0" w:color="auto"/>
            <w:bottom w:val="none" w:sz="0" w:space="0" w:color="auto"/>
            <w:right w:val="none" w:sz="0" w:space="0" w:color="auto"/>
          </w:divBdr>
        </w:div>
      </w:divsChild>
    </w:div>
    <w:div w:id="316301518">
      <w:bodyDiv w:val="1"/>
      <w:marLeft w:val="0"/>
      <w:marRight w:val="0"/>
      <w:marTop w:val="0"/>
      <w:marBottom w:val="0"/>
      <w:divBdr>
        <w:top w:val="none" w:sz="0" w:space="0" w:color="auto"/>
        <w:left w:val="none" w:sz="0" w:space="0" w:color="auto"/>
        <w:bottom w:val="none" w:sz="0" w:space="0" w:color="auto"/>
        <w:right w:val="none" w:sz="0" w:space="0" w:color="auto"/>
      </w:divBdr>
      <w:divsChild>
        <w:div w:id="330257935">
          <w:marLeft w:val="0"/>
          <w:marRight w:val="0"/>
          <w:marTop w:val="0"/>
          <w:marBottom w:val="0"/>
          <w:divBdr>
            <w:top w:val="none" w:sz="0" w:space="0" w:color="auto"/>
            <w:left w:val="none" w:sz="0" w:space="0" w:color="auto"/>
            <w:bottom w:val="none" w:sz="0" w:space="0" w:color="auto"/>
            <w:right w:val="none" w:sz="0" w:space="0" w:color="auto"/>
          </w:divBdr>
          <w:divsChild>
            <w:div w:id="1570454506">
              <w:marLeft w:val="0"/>
              <w:marRight w:val="0"/>
              <w:marTop w:val="0"/>
              <w:marBottom w:val="0"/>
              <w:divBdr>
                <w:top w:val="none" w:sz="0" w:space="0" w:color="auto"/>
                <w:left w:val="none" w:sz="0" w:space="0" w:color="auto"/>
                <w:bottom w:val="none" w:sz="0" w:space="0" w:color="auto"/>
                <w:right w:val="none" w:sz="0" w:space="0" w:color="auto"/>
              </w:divBdr>
              <w:divsChild>
                <w:div w:id="2047488069">
                  <w:marLeft w:val="0"/>
                  <w:marRight w:val="0"/>
                  <w:marTop w:val="0"/>
                  <w:marBottom w:val="0"/>
                  <w:divBdr>
                    <w:top w:val="none" w:sz="0" w:space="0" w:color="auto"/>
                    <w:left w:val="none" w:sz="0" w:space="0" w:color="auto"/>
                    <w:bottom w:val="none" w:sz="0" w:space="0" w:color="auto"/>
                    <w:right w:val="none" w:sz="0" w:space="0" w:color="auto"/>
                  </w:divBdr>
                  <w:divsChild>
                    <w:div w:id="179621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4630612">
      <w:bodyDiv w:val="1"/>
      <w:marLeft w:val="0"/>
      <w:marRight w:val="0"/>
      <w:marTop w:val="0"/>
      <w:marBottom w:val="0"/>
      <w:divBdr>
        <w:top w:val="none" w:sz="0" w:space="0" w:color="auto"/>
        <w:left w:val="none" w:sz="0" w:space="0" w:color="auto"/>
        <w:bottom w:val="none" w:sz="0" w:space="0" w:color="auto"/>
        <w:right w:val="none" w:sz="0" w:space="0" w:color="auto"/>
      </w:divBdr>
    </w:div>
    <w:div w:id="335307117">
      <w:bodyDiv w:val="1"/>
      <w:marLeft w:val="0"/>
      <w:marRight w:val="0"/>
      <w:marTop w:val="0"/>
      <w:marBottom w:val="0"/>
      <w:divBdr>
        <w:top w:val="none" w:sz="0" w:space="0" w:color="auto"/>
        <w:left w:val="none" w:sz="0" w:space="0" w:color="auto"/>
        <w:bottom w:val="none" w:sz="0" w:space="0" w:color="auto"/>
        <w:right w:val="none" w:sz="0" w:space="0" w:color="auto"/>
      </w:divBdr>
    </w:div>
    <w:div w:id="336084052">
      <w:bodyDiv w:val="1"/>
      <w:marLeft w:val="0"/>
      <w:marRight w:val="0"/>
      <w:marTop w:val="0"/>
      <w:marBottom w:val="0"/>
      <w:divBdr>
        <w:top w:val="none" w:sz="0" w:space="0" w:color="auto"/>
        <w:left w:val="none" w:sz="0" w:space="0" w:color="auto"/>
        <w:bottom w:val="none" w:sz="0" w:space="0" w:color="auto"/>
        <w:right w:val="none" w:sz="0" w:space="0" w:color="auto"/>
      </w:divBdr>
    </w:div>
    <w:div w:id="348144328">
      <w:bodyDiv w:val="1"/>
      <w:marLeft w:val="0"/>
      <w:marRight w:val="0"/>
      <w:marTop w:val="0"/>
      <w:marBottom w:val="0"/>
      <w:divBdr>
        <w:top w:val="none" w:sz="0" w:space="0" w:color="auto"/>
        <w:left w:val="none" w:sz="0" w:space="0" w:color="auto"/>
        <w:bottom w:val="none" w:sz="0" w:space="0" w:color="auto"/>
        <w:right w:val="none" w:sz="0" w:space="0" w:color="auto"/>
      </w:divBdr>
    </w:div>
    <w:div w:id="380785224">
      <w:bodyDiv w:val="1"/>
      <w:marLeft w:val="0"/>
      <w:marRight w:val="0"/>
      <w:marTop w:val="0"/>
      <w:marBottom w:val="0"/>
      <w:divBdr>
        <w:top w:val="none" w:sz="0" w:space="0" w:color="auto"/>
        <w:left w:val="none" w:sz="0" w:space="0" w:color="auto"/>
        <w:bottom w:val="none" w:sz="0" w:space="0" w:color="auto"/>
        <w:right w:val="none" w:sz="0" w:space="0" w:color="auto"/>
      </w:divBdr>
    </w:div>
    <w:div w:id="406195522">
      <w:bodyDiv w:val="1"/>
      <w:marLeft w:val="0"/>
      <w:marRight w:val="0"/>
      <w:marTop w:val="0"/>
      <w:marBottom w:val="0"/>
      <w:divBdr>
        <w:top w:val="none" w:sz="0" w:space="0" w:color="auto"/>
        <w:left w:val="none" w:sz="0" w:space="0" w:color="auto"/>
        <w:bottom w:val="none" w:sz="0" w:space="0" w:color="auto"/>
        <w:right w:val="none" w:sz="0" w:space="0" w:color="auto"/>
      </w:divBdr>
    </w:div>
    <w:div w:id="429668638">
      <w:bodyDiv w:val="1"/>
      <w:marLeft w:val="0"/>
      <w:marRight w:val="0"/>
      <w:marTop w:val="0"/>
      <w:marBottom w:val="0"/>
      <w:divBdr>
        <w:top w:val="none" w:sz="0" w:space="0" w:color="auto"/>
        <w:left w:val="none" w:sz="0" w:space="0" w:color="auto"/>
        <w:bottom w:val="none" w:sz="0" w:space="0" w:color="auto"/>
        <w:right w:val="none" w:sz="0" w:space="0" w:color="auto"/>
      </w:divBdr>
    </w:div>
    <w:div w:id="435834491">
      <w:bodyDiv w:val="1"/>
      <w:marLeft w:val="0"/>
      <w:marRight w:val="0"/>
      <w:marTop w:val="0"/>
      <w:marBottom w:val="0"/>
      <w:divBdr>
        <w:top w:val="none" w:sz="0" w:space="0" w:color="auto"/>
        <w:left w:val="none" w:sz="0" w:space="0" w:color="auto"/>
        <w:bottom w:val="none" w:sz="0" w:space="0" w:color="auto"/>
        <w:right w:val="none" w:sz="0" w:space="0" w:color="auto"/>
      </w:divBdr>
    </w:div>
    <w:div w:id="451826154">
      <w:bodyDiv w:val="1"/>
      <w:marLeft w:val="0"/>
      <w:marRight w:val="0"/>
      <w:marTop w:val="0"/>
      <w:marBottom w:val="0"/>
      <w:divBdr>
        <w:top w:val="none" w:sz="0" w:space="0" w:color="auto"/>
        <w:left w:val="none" w:sz="0" w:space="0" w:color="auto"/>
        <w:bottom w:val="none" w:sz="0" w:space="0" w:color="auto"/>
        <w:right w:val="none" w:sz="0" w:space="0" w:color="auto"/>
      </w:divBdr>
    </w:div>
    <w:div w:id="454255850">
      <w:bodyDiv w:val="1"/>
      <w:marLeft w:val="0"/>
      <w:marRight w:val="0"/>
      <w:marTop w:val="0"/>
      <w:marBottom w:val="0"/>
      <w:divBdr>
        <w:top w:val="none" w:sz="0" w:space="0" w:color="auto"/>
        <w:left w:val="none" w:sz="0" w:space="0" w:color="auto"/>
        <w:bottom w:val="none" w:sz="0" w:space="0" w:color="auto"/>
        <w:right w:val="none" w:sz="0" w:space="0" w:color="auto"/>
      </w:divBdr>
    </w:div>
    <w:div w:id="459421015">
      <w:bodyDiv w:val="1"/>
      <w:marLeft w:val="0"/>
      <w:marRight w:val="0"/>
      <w:marTop w:val="0"/>
      <w:marBottom w:val="0"/>
      <w:divBdr>
        <w:top w:val="none" w:sz="0" w:space="0" w:color="auto"/>
        <w:left w:val="none" w:sz="0" w:space="0" w:color="auto"/>
        <w:bottom w:val="none" w:sz="0" w:space="0" w:color="auto"/>
        <w:right w:val="none" w:sz="0" w:space="0" w:color="auto"/>
      </w:divBdr>
    </w:div>
    <w:div w:id="498346376">
      <w:bodyDiv w:val="1"/>
      <w:marLeft w:val="0"/>
      <w:marRight w:val="0"/>
      <w:marTop w:val="0"/>
      <w:marBottom w:val="0"/>
      <w:divBdr>
        <w:top w:val="none" w:sz="0" w:space="0" w:color="auto"/>
        <w:left w:val="none" w:sz="0" w:space="0" w:color="auto"/>
        <w:bottom w:val="none" w:sz="0" w:space="0" w:color="auto"/>
        <w:right w:val="none" w:sz="0" w:space="0" w:color="auto"/>
      </w:divBdr>
    </w:div>
    <w:div w:id="511527889">
      <w:bodyDiv w:val="1"/>
      <w:marLeft w:val="0"/>
      <w:marRight w:val="0"/>
      <w:marTop w:val="0"/>
      <w:marBottom w:val="0"/>
      <w:divBdr>
        <w:top w:val="none" w:sz="0" w:space="0" w:color="auto"/>
        <w:left w:val="none" w:sz="0" w:space="0" w:color="auto"/>
        <w:bottom w:val="none" w:sz="0" w:space="0" w:color="auto"/>
        <w:right w:val="none" w:sz="0" w:space="0" w:color="auto"/>
      </w:divBdr>
    </w:div>
    <w:div w:id="514854533">
      <w:bodyDiv w:val="1"/>
      <w:marLeft w:val="0"/>
      <w:marRight w:val="0"/>
      <w:marTop w:val="0"/>
      <w:marBottom w:val="0"/>
      <w:divBdr>
        <w:top w:val="none" w:sz="0" w:space="0" w:color="auto"/>
        <w:left w:val="none" w:sz="0" w:space="0" w:color="auto"/>
        <w:bottom w:val="none" w:sz="0" w:space="0" w:color="auto"/>
        <w:right w:val="none" w:sz="0" w:space="0" w:color="auto"/>
      </w:divBdr>
    </w:div>
    <w:div w:id="519927777">
      <w:bodyDiv w:val="1"/>
      <w:marLeft w:val="0"/>
      <w:marRight w:val="0"/>
      <w:marTop w:val="0"/>
      <w:marBottom w:val="0"/>
      <w:divBdr>
        <w:top w:val="none" w:sz="0" w:space="0" w:color="auto"/>
        <w:left w:val="none" w:sz="0" w:space="0" w:color="auto"/>
        <w:bottom w:val="none" w:sz="0" w:space="0" w:color="auto"/>
        <w:right w:val="none" w:sz="0" w:space="0" w:color="auto"/>
      </w:divBdr>
    </w:div>
    <w:div w:id="522669523">
      <w:bodyDiv w:val="1"/>
      <w:marLeft w:val="0"/>
      <w:marRight w:val="0"/>
      <w:marTop w:val="0"/>
      <w:marBottom w:val="0"/>
      <w:divBdr>
        <w:top w:val="none" w:sz="0" w:space="0" w:color="auto"/>
        <w:left w:val="none" w:sz="0" w:space="0" w:color="auto"/>
        <w:bottom w:val="none" w:sz="0" w:space="0" w:color="auto"/>
        <w:right w:val="none" w:sz="0" w:space="0" w:color="auto"/>
      </w:divBdr>
    </w:div>
    <w:div w:id="525291996">
      <w:bodyDiv w:val="1"/>
      <w:marLeft w:val="0"/>
      <w:marRight w:val="0"/>
      <w:marTop w:val="0"/>
      <w:marBottom w:val="0"/>
      <w:divBdr>
        <w:top w:val="none" w:sz="0" w:space="0" w:color="auto"/>
        <w:left w:val="none" w:sz="0" w:space="0" w:color="auto"/>
        <w:bottom w:val="none" w:sz="0" w:space="0" w:color="auto"/>
        <w:right w:val="none" w:sz="0" w:space="0" w:color="auto"/>
      </w:divBdr>
    </w:div>
    <w:div w:id="531311900">
      <w:bodyDiv w:val="1"/>
      <w:marLeft w:val="0"/>
      <w:marRight w:val="0"/>
      <w:marTop w:val="0"/>
      <w:marBottom w:val="0"/>
      <w:divBdr>
        <w:top w:val="none" w:sz="0" w:space="0" w:color="auto"/>
        <w:left w:val="none" w:sz="0" w:space="0" w:color="auto"/>
        <w:bottom w:val="none" w:sz="0" w:space="0" w:color="auto"/>
        <w:right w:val="none" w:sz="0" w:space="0" w:color="auto"/>
      </w:divBdr>
    </w:div>
    <w:div w:id="548423178">
      <w:bodyDiv w:val="1"/>
      <w:marLeft w:val="0"/>
      <w:marRight w:val="0"/>
      <w:marTop w:val="0"/>
      <w:marBottom w:val="0"/>
      <w:divBdr>
        <w:top w:val="none" w:sz="0" w:space="0" w:color="auto"/>
        <w:left w:val="none" w:sz="0" w:space="0" w:color="auto"/>
        <w:bottom w:val="none" w:sz="0" w:space="0" w:color="auto"/>
        <w:right w:val="none" w:sz="0" w:space="0" w:color="auto"/>
      </w:divBdr>
      <w:divsChild>
        <w:div w:id="34015139">
          <w:marLeft w:val="0"/>
          <w:marRight w:val="0"/>
          <w:marTop w:val="0"/>
          <w:marBottom w:val="0"/>
          <w:divBdr>
            <w:top w:val="none" w:sz="0" w:space="0" w:color="auto"/>
            <w:left w:val="none" w:sz="0" w:space="0" w:color="auto"/>
            <w:bottom w:val="none" w:sz="0" w:space="0" w:color="auto"/>
            <w:right w:val="none" w:sz="0" w:space="0" w:color="auto"/>
          </w:divBdr>
        </w:div>
        <w:div w:id="1958565681">
          <w:marLeft w:val="0"/>
          <w:marRight w:val="0"/>
          <w:marTop w:val="0"/>
          <w:marBottom w:val="0"/>
          <w:divBdr>
            <w:top w:val="none" w:sz="0" w:space="0" w:color="auto"/>
            <w:left w:val="none" w:sz="0" w:space="0" w:color="auto"/>
            <w:bottom w:val="none" w:sz="0" w:space="0" w:color="auto"/>
            <w:right w:val="none" w:sz="0" w:space="0" w:color="auto"/>
          </w:divBdr>
        </w:div>
        <w:div w:id="2141878054">
          <w:marLeft w:val="0"/>
          <w:marRight w:val="0"/>
          <w:marTop w:val="0"/>
          <w:marBottom w:val="0"/>
          <w:divBdr>
            <w:top w:val="none" w:sz="0" w:space="0" w:color="auto"/>
            <w:left w:val="none" w:sz="0" w:space="0" w:color="auto"/>
            <w:bottom w:val="none" w:sz="0" w:space="0" w:color="auto"/>
            <w:right w:val="none" w:sz="0" w:space="0" w:color="auto"/>
          </w:divBdr>
        </w:div>
      </w:divsChild>
    </w:div>
    <w:div w:id="569845626">
      <w:bodyDiv w:val="1"/>
      <w:marLeft w:val="0"/>
      <w:marRight w:val="0"/>
      <w:marTop w:val="0"/>
      <w:marBottom w:val="0"/>
      <w:divBdr>
        <w:top w:val="none" w:sz="0" w:space="0" w:color="auto"/>
        <w:left w:val="none" w:sz="0" w:space="0" w:color="auto"/>
        <w:bottom w:val="none" w:sz="0" w:space="0" w:color="auto"/>
        <w:right w:val="none" w:sz="0" w:space="0" w:color="auto"/>
      </w:divBdr>
    </w:div>
    <w:div w:id="573320617">
      <w:bodyDiv w:val="1"/>
      <w:marLeft w:val="0"/>
      <w:marRight w:val="0"/>
      <w:marTop w:val="0"/>
      <w:marBottom w:val="0"/>
      <w:divBdr>
        <w:top w:val="none" w:sz="0" w:space="0" w:color="auto"/>
        <w:left w:val="none" w:sz="0" w:space="0" w:color="auto"/>
        <w:bottom w:val="none" w:sz="0" w:space="0" w:color="auto"/>
        <w:right w:val="none" w:sz="0" w:space="0" w:color="auto"/>
      </w:divBdr>
    </w:div>
    <w:div w:id="579679965">
      <w:bodyDiv w:val="1"/>
      <w:marLeft w:val="0"/>
      <w:marRight w:val="0"/>
      <w:marTop w:val="0"/>
      <w:marBottom w:val="0"/>
      <w:divBdr>
        <w:top w:val="none" w:sz="0" w:space="0" w:color="auto"/>
        <w:left w:val="none" w:sz="0" w:space="0" w:color="auto"/>
        <w:bottom w:val="none" w:sz="0" w:space="0" w:color="auto"/>
        <w:right w:val="none" w:sz="0" w:space="0" w:color="auto"/>
      </w:divBdr>
    </w:div>
    <w:div w:id="585920083">
      <w:bodyDiv w:val="1"/>
      <w:marLeft w:val="0"/>
      <w:marRight w:val="0"/>
      <w:marTop w:val="0"/>
      <w:marBottom w:val="0"/>
      <w:divBdr>
        <w:top w:val="none" w:sz="0" w:space="0" w:color="auto"/>
        <w:left w:val="none" w:sz="0" w:space="0" w:color="auto"/>
        <w:bottom w:val="none" w:sz="0" w:space="0" w:color="auto"/>
        <w:right w:val="none" w:sz="0" w:space="0" w:color="auto"/>
      </w:divBdr>
    </w:div>
    <w:div w:id="595989964">
      <w:bodyDiv w:val="1"/>
      <w:marLeft w:val="0"/>
      <w:marRight w:val="0"/>
      <w:marTop w:val="0"/>
      <w:marBottom w:val="0"/>
      <w:divBdr>
        <w:top w:val="none" w:sz="0" w:space="0" w:color="auto"/>
        <w:left w:val="none" w:sz="0" w:space="0" w:color="auto"/>
        <w:bottom w:val="none" w:sz="0" w:space="0" w:color="auto"/>
        <w:right w:val="none" w:sz="0" w:space="0" w:color="auto"/>
      </w:divBdr>
    </w:div>
    <w:div w:id="603348745">
      <w:bodyDiv w:val="1"/>
      <w:marLeft w:val="0"/>
      <w:marRight w:val="0"/>
      <w:marTop w:val="0"/>
      <w:marBottom w:val="0"/>
      <w:divBdr>
        <w:top w:val="none" w:sz="0" w:space="0" w:color="auto"/>
        <w:left w:val="none" w:sz="0" w:space="0" w:color="auto"/>
        <w:bottom w:val="none" w:sz="0" w:space="0" w:color="auto"/>
        <w:right w:val="none" w:sz="0" w:space="0" w:color="auto"/>
      </w:divBdr>
    </w:div>
    <w:div w:id="616833422">
      <w:bodyDiv w:val="1"/>
      <w:marLeft w:val="0"/>
      <w:marRight w:val="0"/>
      <w:marTop w:val="0"/>
      <w:marBottom w:val="0"/>
      <w:divBdr>
        <w:top w:val="none" w:sz="0" w:space="0" w:color="auto"/>
        <w:left w:val="none" w:sz="0" w:space="0" w:color="auto"/>
        <w:bottom w:val="none" w:sz="0" w:space="0" w:color="auto"/>
        <w:right w:val="none" w:sz="0" w:space="0" w:color="auto"/>
      </w:divBdr>
    </w:div>
    <w:div w:id="629359786">
      <w:bodyDiv w:val="1"/>
      <w:marLeft w:val="0"/>
      <w:marRight w:val="0"/>
      <w:marTop w:val="0"/>
      <w:marBottom w:val="0"/>
      <w:divBdr>
        <w:top w:val="none" w:sz="0" w:space="0" w:color="auto"/>
        <w:left w:val="none" w:sz="0" w:space="0" w:color="auto"/>
        <w:bottom w:val="none" w:sz="0" w:space="0" w:color="auto"/>
        <w:right w:val="none" w:sz="0" w:space="0" w:color="auto"/>
      </w:divBdr>
    </w:div>
    <w:div w:id="633488307">
      <w:bodyDiv w:val="1"/>
      <w:marLeft w:val="0"/>
      <w:marRight w:val="0"/>
      <w:marTop w:val="0"/>
      <w:marBottom w:val="0"/>
      <w:divBdr>
        <w:top w:val="none" w:sz="0" w:space="0" w:color="auto"/>
        <w:left w:val="none" w:sz="0" w:space="0" w:color="auto"/>
        <w:bottom w:val="none" w:sz="0" w:space="0" w:color="auto"/>
        <w:right w:val="none" w:sz="0" w:space="0" w:color="auto"/>
      </w:divBdr>
    </w:div>
    <w:div w:id="633760123">
      <w:bodyDiv w:val="1"/>
      <w:marLeft w:val="0"/>
      <w:marRight w:val="0"/>
      <w:marTop w:val="0"/>
      <w:marBottom w:val="0"/>
      <w:divBdr>
        <w:top w:val="none" w:sz="0" w:space="0" w:color="auto"/>
        <w:left w:val="none" w:sz="0" w:space="0" w:color="auto"/>
        <w:bottom w:val="none" w:sz="0" w:space="0" w:color="auto"/>
        <w:right w:val="none" w:sz="0" w:space="0" w:color="auto"/>
      </w:divBdr>
    </w:div>
    <w:div w:id="641235788">
      <w:bodyDiv w:val="1"/>
      <w:marLeft w:val="0"/>
      <w:marRight w:val="0"/>
      <w:marTop w:val="0"/>
      <w:marBottom w:val="0"/>
      <w:divBdr>
        <w:top w:val="none" w:sz="0" w:space="0" w:color="auto"/>
        <w:left w:val="none" w:sz="0" w:space="0" w:color="auto"/>
        <w:bottom w:val="none" w:sz="0" w:space="0" w:color="auto"/>
        <w:right w:val="none" w:sz="0" w:space="0" w:color="auto"/>
      </w:divBdr>
    </w:div>
    <w:div w:id="664283521">
      <w:bodyDiv w:val="1"/>
      <w:marLeft w:val="0"/>
      <w:marRight w:val="0"/>
      <w:marTop w:val="0"/>
      <w:marBottom w:val="0"/>
      <w:divBdr>
        <w:top w:val="none" w:sz="0" w:space="0" w:color="auto"/>
        <w:left w:val="none" w:sz="0" w:space="0" w:color="auto"/>
        <w:bottom w:val="none" w:sz="0" w:space="0" w:color="auto"/>
        <w:right w:val="none" w:sz="0" w:space="0" w:color="auto"/>
      </w:divBdr>
    </w:div>
    <w:div w:id="665518494">
      <w:bodyDiv w:val="1"/>
      <w:marLeft w:val="0"/>
      <w:marRight w:val="0"/>
      <w:marTop w:val="0"/>
      <w:marBottom w:val="0"/>
      <w:divBdr>
        <w:top w:val="none" w:sz="0" w:space="0" w:color="auto"/>
        <w:left w:val="none" w:sz="0" w:space="0" w:color="auto"/>
        <w:bottom w:val="none" w:sz="0" w:space="0" w:color="auto"/>
        <w:right w:val="none" w:sz="0" w:space="0" w:color="auto"/>
      </w:divBdr>
    </w:div>
    <w:div w:id="665666462">
      <w:bodyDiv w:val="1"/>
      <w:marLeft w:val="0"/>
      <w:marRight w:val="0"/>
      <w:marTop w:val="0"/>
      <w:marBottom w:val="0"/>
      <w:divBdr>
        <w:top w:val="none" w:sz="0" w:space="0" w:color="auto"/>
        <w:left w:val="none" w:sz="0" w:space="0" w:color="auto"/>
        <w:bottom w:val="none" w:sz="0" w:space="0" w:color="auto"/>
        <w:right w:val="none" w:sz="0" w:space="0" w:color="auto"/>
      </w:divBdr>
      <w:divsChild>
        <w:div w:id="957756827">
          <w:marLeft w:val="0"/>
          <w:marRight w:val="0"/>
          <w:marTop w:val="0"/>
          <w:marBottom w:val="0"/>
          <w:divBdr>
            <w:top w:val="none" w:sz="0" w:space="0" w:color="auto"/>
            <w:left w:val="none" w:sz="0" w:space="0" w:color="auto"/>
            <w:bottom w:val="none" w:sz="0" w:space="0" w:color="auto"/>
            <w:right w:val="none" w:sz="0" w:space="0" w:color="auto"/>
          </w:divBdr>
          <w:divsChild>
            <w:div w:id="184053069">
              <w:marLeft w:val="0"/>
              <w:marRight w:val="0"/>
              <w:marTop w:val="0"/>
              <w:marBottom w:val="0"/>
              <w:divBdr>
                <w:top w:val="none" w:sz="0" w:space="0" w:color="auto"/>
                <w:left w:val="none" w:sz="0" w:space="0" w:color="auto"/>
                <w:bottom w:val="none" w:sz="0" w:space="0" w:color="auto"/>
                <w:right w:val="none" w:sz="0" w:space="0" w:color="auto"/>
              </w:divBdr>
            </w:div>
          </w:divsChild>
        </w:div>
        <w:div w:id="1891111867">
          <w:marLeft w:val="0"/>
          <w:marRight w:val="0"/>
          <w:marTop w:val="0"/>
          <w:marBottom w:val="0"/>
          <w:divBdr>
            <w:top w:val="none" w:sz="0" w:space="0" w:color="auto"/>
            <w:left w:val="none" w:sz="0" w:space="0" w:color="auto"/>
            <w:bottom w:val="none" w:sz="0" w:space="0" w:color="auto"/>
            <w:right w:val="none" w:sz="0" w:space="0" w:color="auto"/>
          </w:divBdr>
          <w:divsChild>
            <w:div w:id="211965527">
              <w:marLeft w:val="0"/>
              <w:marRight w:val="0"/>
              <w:marTop w:val="0"/>
              <w:marBottom w:val="0"/>
              <w:divBdr>
                <w:top w:val="none" w:sz="0" w:space="0" w:color="auto"/>
                <w:left w:val="none" w:sz="0" w:space="0" w:color="auto"/>
                <w:bottom w:val="none" w:sz="0" w:space="0" w:color="auto"/>
                <w:right w:val="none" w:sz="0" w:space="0" w:color="auto"/>
              </w:divBdr>
            </w:div>
          </w:divsChild>
        </w:div>
        <w:div w:id="101534438">
          <w:marLeft w:val="0"/>
          <w:marRight w:val="0"/>
          <w:marTop w:val="0"/>
          <w:marBottom w:val="0"/>
          <w:divBdr>
            <w:top w:val="none" w:sz="0" w:space="0" w:color="auto"/>
            <w:left w:val="none" w:sz="0" w:space="0" w:color="auto"/>
            <w:bottom w:val="none" w:sz="0" w:space="0" w:color="auto"/>
            <w:right w:val="none" w:sz="0" w:space="0" w:color="auto"/>
          </w:divBdr>
          <w:divsChild>
            <w:div w:id="1948392944">
              <w:marLeft w:val="0"/>
              <w:marRight w:val="0"/>
              <w:marTop w:val="0"/>
              <w:marBottom w:val="0"/>
              <w:divBdr>
                <w:top w:val="none" w:sz="0" w:space="0" w:color="auto"/>
                <w:left w:val="none" w:sz="0" w:space="0" w:color="auto"/>
                <w:bottom w:val="none" w:sz="0" w:space="0" w:color="auto"/>
                <w:right w:val="none" w:sz="0" w:space="0" w:color="auto"/>
              </w:divBdr>
            </w:div>
          </w:divsChild>
        </w:div>
        <w:div w:id="1042748858">
          <w:marLeft w:val="0"/>
          <w:marRight w:val="0"/>
          <w:marTop w:val="0"/>
          <w:marBottom w:val="0"/>
          <w:divBdr>
            <w:top w:val="none" w:sz="0" w:space="0" w:color="auto"/>
            <w:left w:val="none" w:sz="0" w:space="0" w:color="auto"/>
            <w:bottom w:val="none" w:sz="0" w:space="0" w:color="auto"/>
            <w:right w:val="none" w:sz="0" w:space="0" w:color="auto"/>
          </w:divBdr>
          <w:divsChild>
            <w:div w:id="1783113329">
              <w:marLeft w:val="0"/>
              <w:marRight w:val="0"/>
              <w:marTop w:val="0"/>
              <w:marBottom w:val="0"/>
              <w:divBdr>
                <w:top w:val="none" w:sz="0" w:space="0" w:color="auto"/>
                <w:left w:val="none" w:sz="0" w:space="0" w:color="auto"/>
                <w:bottom w:val="none" w:sz="0" w:space="0" w:color="auto"/>
                <w:right w:val="none" w:sz="0" w:space="0" w:color="auto"/>
              </w:divBdr>
            </w:div>
          </w:divsChild>
        </w:div>
        <w:div w:id="1496872884">
          <w:marLeft w:val="0"/>
          <w:marRight w:val="0"/>
          <w:marTop w:val="0"/>
          <w:marBottom w:val="0"/>
          <w:divBdr>
            <w:top w:val="none" w:sz="0" w:space="0" w:color="auto"/>
            <w:left w:val="none" w:sz="0" w:space="0" w:color="auto"/>
            <w:bottom w:val="none" w:sz="0" w:space="0" w:color="auto"/>
            <w:right w:val="none" w:sz="0" w:space="0" w:color="auto"/>
          </w:divBdr>
          <w:divsChild>
            <w:div w:id="217018748">
              <w:marLeft w:val="0"/>
              <w:marRight w:val="0"/>
              <w:marTop w:val="0"/>
              <w:marBottom w:val="0"/>
              <w:divBdr>
                <w:top w:val="none" w:sz="0" w:space="0" w:color="auto"/>
                <w:left w:val="none" w:sz="0" w:space="0" w:color="auto"/>
                <w:bottom w:val="none" w:sz="0" w:space="0" w:color="auto"/>
                <w:right w:val="none" w:sz="0" w:space="0" w:color="auto"/>
              </w:divBdr>
            </w:div>
          </w:divsChild>
        </w:div>
        <w:div w:id="2120830131">
          <w:marLeft w:val="0"/>
          <w:marRight w:val="0"/>
          <w:marTop w:val="0"/>
          <w:marBottom w:val="0"/>
          <w:divBdr>
            <w:top w:val="none" w:sz="0" w:space="0" w:color="auto"/>
            <w:left w:val="none" w:sz="0" w:space="0" w:color="auto"/>
            <w:bottom w:val="none" w:sz="0" w:space="0" w:color="auto"/>
            <w:right w:val="none" w:sz="0" w:space="0" w:color="auto"/>
          </w:divBdr>
          <w:divsChild>
            <w:div w:id="1708791603">
              <w:marLeft w:val="0"/>
              <w:marRight w:val="0"/>
              <w:marTop w:val="0"/>
              <w:marBottom w:val="0"/>
              <w:divBdr>
                <w:top w:val="none" w:sz="0" w:space="0" w:color="auto"/>
                <w:left w:val="none" w:sz="0" w:space="0" w:color="auto"/>
                <w:bottom w:val="none" w:sz="0" w:space="0" w:color="auto"/>
                <w:right w:val="none" w:sz="0" w:space="0" w:color="auto"/>
              </w:divBdr>
            </w:div>
          </w:divsChild>
        </w:div>
        <w:div w:id="765073730">
          <w:marLeft w:val="0"/>
          <w:marRight w:val="0"/>
          <w:marTop w:val="0"/>
          <w:marBottom w:val="0"/>
          <w:divBdr>
            <w:top w:val="none" w:sz="0" w:space="0" w:color="auto"/>
            <w:left w:val="none" w:sz="0" w:space="0" w:color="auto"/>
            <w:bottom w:val="none" w:sz="0" w:space="0" w:color="auto"/>
            <w:right w:val="none" w:sz="0" w:space="0" w:color="auto"/>
          </w:divBdr>
          <w:divsChild>
            <w:div w:id="331765784">
              <w:marLeft w:val="0"/>
              <w:marRight w:val="0"/>
              <w:marTop w:val="0"/>
              <w:marBottom w:val="0"/>
              <w:divBdr>
                <w:top w:val="none" w:sz="0" w:space="0" w:color="auto"/>
                <w:left w:val="none" w:sz="0" w:space="0" w:color="auto"/>
                <w:bottom w:val="none" w:sz="0" w:space="0" w:color="auto"/>
                <w:right w:val="none" w:sz="0" w:space="0" w:color="auto"/>
              </w:divBdr>
            </w:div>
          </w:divsChild>
        </w:div>
        <w:div w:id="1755783569">
          <w:marLeft w:val="0"/>
          <w:marRight w:val="0"/>
          <w:marTop w:val="0"/>
          <w:marBottom w:val="0"/>
          <w:divBdr>
            <w:top w:val="none" w:sz="0" w:space="0" w:color="auto"/>
            <w:left w:val="none" w:sz="0" w:space="0" w:color="auto"/>
            <w:bottom w:val="none" w:sz="0" w:space="0" w:color="auto"/>
            <w:right w:val="none" w:sz="0" w:space="0" w:color="auto"/>
          </w:divBdr>
          <w:divsChild>
            <w:div w:id="2061587114">
              <w:marLeft w:val="0"/>
              <w:marRight w:val="0"/>
              <w:marTop w:val="0"/>
              <w:marBottom w:val="0"/>
              <w:divBdr>
                <w:top w:val="none" w:sz="0" w:space="0" w:color="auto"/>
                <w:left w:val="none" w:sz="0" w:space="0" w:color="auto"/>
                <w:bottom w:val="none" w:sz="0" w:space="0" w:color="auto"/>
                <w:right w:val="none" w:sz="0" w:space="0" w:color="auto"/>
              </w:divBdr>
            </w:div>
          </w:divsChild>
        </w:div>
        <w:div w:id="469370473">
          <w:marLeft w:val="0"/>
          <w:marRight w:val="0"/>
          <w:marTop w:val="0"/>
          <w:marBottom w:val="0"/>
          <w:divBdr>
            <w:top w:val="none" w:sz="0" w:space="0" w:color="auto"/>
            <w:left w:val="none" w:sz="0" w:space="0" w:color="auto"/>
            <w:bottom w:val="none" w:sz="0" w:space="0" w:color="auto"/>
            <w:right w:val="none" w:sz="0" w:space="0" w:color="auto"/>
          </w:divBdr>
          <w:divsChild>
            <w:div w:id="1447116275">
              <w:marLeft w:val="0"/>
              <w:marRight w:val="0"/>
              <w:marTop w:val="0"/>
              <w:marBottom w:val="0"/>
              <w:divBdr>
                <w:top w:val="none" w:sz="0" w:space="0" w:color="auto"/>
                <w:left w:val="none" w:sz="0" w:space="0" w:color="auto"/>
                <w:bottom w:val="none" w:sz="0" w:space="0" w:color="auto"/>
                <w:right w:val="none" w:sz="0" w:space="0" w:color="auto"/>
              </w:divBdr>
            </w:div>
          </w:divsChild>
        </w:div>
        <w:div w:id="2095855809">
          <w:marLeft w:val="0"/>
          <w:marRight w:val="0"/>
          <w:marTop w:val="0"/>
          <w:marBottom w:val="0"/>
          <w:divBdr>
            <w:top w:val="none" w:sz="0" w:space="0" w:color="auto"/>
            <w:left w:val="none" w:sz="0" w:space="0" w:color="auto"/>
            <w:bottom w:val="none" w:sz="0" w:space="0" w:color="auto"/>
            <w:right w:val="none" w:sz="0" w:space="0" w:color="auto"/>
          </w:divBdr>
          <w:divsChild>
            <w:div w:id="2009357478">
              <w:marLeft w:val="0"/>
              <w:marRight w:val="0"/>
              <w:marTop w:val="0"/>
              <w:marBottom w:val="0"/>
              <w:divBdr>
                <w:top w:val="none" w:sz="0" w:space="0" w:color="auto"/>
                <w:left w:val="none" w:sz="0" w:space="0" w:color="auto"/>
                <w:bottom w:val="none" w:sz="0" w:space="0" w:color="auto"/>
                <w:right w:val="none" w:sz="0" w:space="0" w:color="auto"/>
              </w:divBdr>
            </w:div>
          </w:divsChild>
        </w:div>
        <w:div w:id="25719443">
          <w:marLeft w:val="0"/>
          <w:marRight w:val="0"/>
          <w:marTop w:val="0"/>
          <w:marBottom w:val="0"/>
          <w:divBdr>
            <w:top w:val="none" w:sz="0" w:space="0" w:color="auto"/>
            <w:left w:val="none" w:sz="0" w:space="0" w:color="auto"/>
            <w:bottom w:val="none" w:sz="0" w:space="0" w:color="auto"/>
            <w:right w:val="none" w:sz="0" w:space="0" w:color="auto"/>
          </w:divBdr>
          <w:divsChild>
            <w:div w:id="1309938052">
              <w:marLeft w:val="0"/>
              <w:marRight w:val="0"/>
              <w:marTop w:val="0"/>
              <w:marBottom w:val="0"/>
              <w:divBdr>
                <w:top w:val="none" w:sz="0" w:space="0" w:color="auto"/>
                <w:left w:val="none" w:sz="0" w:space="0" w:color="auto"/>
                <w:bottom w:val="none" w:sz="0" w:space="0" w:color="auto"/>
                <w:right w:val="none" w:sz="0" w:space="0" w:color="auto"/>
              </w:divBdr>
            </w:div>
          </w:divsChild>
        </w:div>
        <w:div w:id="902525159">
          <w:marLeft w:val="0"/>
          <w:marRight w:val="0"/>
          <w:marTop w:val="0"/>
          <w:marBottom w:val="0"/>
          <w:divBdr>
            <w:top w:val="none" w:sz="0" w:space="0" w:color="auto"/>
            <w:left w:val="none" w:sz="0" w:space="0" w:color="auto"/>
            <w:bottom w:val="none" w:sz="0" w:space="0" w:color="auto"/>
            <w:right w:val="none" w:sz="0" w:space="0" w:color="auto"/>
          </w:divBdr>
          <w:divsChild>
            <w:div w:id="238177370">
              <w:marLeft w:val="0"/>
              <w:marRight w:val="0"/>
              <w:marTop w:val="0"/>
              <w:marBottom w:val="0"/>
              <w:divBdr>
                <w:top w:val="none" w:sz="0" w:space="0" w:color="auto"/>
                <w:left w:val="none" w:sz="0" w:space="0" w:color="auto"/>
                <w:bottom w:val="none" w:sz="0" w:space="0" w:color="auto"/>
                <w:right w:val="none" w:sz="0" w:space="0" w:color="auto"/>
              </w:divBdr>
            </w:div>
          </w:divsChild>
        </w:div>
        <w:div w:id="1701472368">
          <w:marLeft w:val="0"/>
          <w:marRight w:val="0"/>
          <w:marTop w:val="0"/>
          <w:marBottom w:val="0"/>
          <w:divBdr>
            <w:top w:val="none" w:sz="0" w:space="0" w:color="auto"/>
            <w:left w:val="none" w:sz="0" w:space="0" w:color="auto"/>
            <w:bottom w:val="none" w:sz="0" w:space="0" w:color="auto"/>
            <w:right w:val="none" w:sz="0" w:space="0" w:color="auto"/>
          </w:divBdr>
          <w:divsChild>
            <w:div w:id="74978138">
              <w:marLeft w:val="0"/>
              <w:marRight w:val="0"/>
              <w:marTop w:val="0"/>
              <w:marBottom w:val="0"/>
              <w:divBdr>
                <w:top w:val="none" w:sz="0" w:space="0" w:color="auto"/>
                <w:left w:val="none" w:sz="0" w:space="0" w:color="auto"/>
                <w:bottom w:val="none" w:sz="0" w:space="0" w:color="auto"/>
                <w:right w:val="none" w:sz="0" w:space="0" w:color="auto"/>
              </w:divBdr>
            </w:div>
          </w:divsChild>
        </w:div>
        <w:div w:id="2045135944">
          <w:marLeft w:val="0"/>
          <w:marRight w:val="0"/>
          <w:marTop w:val="0"/>
          <w:marBottom w:val="0"/>
          <w:divBdr>
            <w:top w:val="none" w:sz="0" w:space="0" w:color="auto"/>
            <w:left w:val="none" w:sz="0" w:space="0" w:color="auto"/>
            <w:bottom w:val="none" w:sz="0" w:space="0" w:color="auto"/>
            <w:right w:val="none" w:sz="0" w:space="0" w:color="auto"/>
          </w:divBdr>
          <w:divsChild>
            <w:div w:id="1192915999">
              <w:marLeft w:val="0"/>
              <w:marRight w:val="0"/>
              <w:marTop w:val="0"/>
              <w:marBottom w:val="0"/>
              <w:divBdr>
                <w:top w:val="none" w:sz="0" w:space="0" w:color="auto"/>
                <w:left w:val="none" w:sz="0" w:space="0" w:color="auto"/>
                <w:bottom w:val="none" w:sz="0" w:space="0" w:color="auto"/>
                <w:right w:val="none" w:sz="0" w:space="0" w:color="auto"/>
              </w:divBdr>
            </w:div>
          </w:divsChild>
        </w:div>
        <w:div w:id="113715639">
          <w:marLeft w:val="0"/>
          <w:marRight w:val="0"/>
          <w:marTop w:val="0"/>
          <w:marBottom w:val="0"/>
          <w:divBdr>
            <w:top w:val="none" w:sz="0" w:space="0" w:color="auto"/>
            <w:left w:val="none" w:sz="0" w:space="0" w:color="auto"/>
            <w:bottom w:val="none" w:sz="0" w:space="0" w:color="auto"/>
            <w:right w:val="none" w:sz="0" w:space="0" w:color="auto"/>
          </w:divBdr>
          <w:divsChild>
            <w:div w:id="2038040533">
              <w:marLeft w:val="0"/>
              <w:marRight w:val="0"/>
              <w:marTop w:val="0"/>
              <w:marBottom w:val="0"/>
              <w:divBdr>
                <w:top w:val="none" w:sz="0" w:space="0" w:color="auto"/>
                <w:left w:val="none" w:sz="0" w:space="0" w:color="auto"/>
                <w:bottom w:val="none" w:sz="0" w:space="0" w:color="auto"/>
                <w:right w:val="none" w:sz="0" w:space="0" w:color="auto"/>
              </w:divBdr>
            </w:div>
          </w:divsChild>
        </w:div>
        <w:div w:id="92366903">
          <w:marLeft w:val="0"/>
          <w:marRight w:val="0"/>
          <w:marTop w:val="0"/>
          <w:marBottom w:val="0"/>
          <w:divBdr>
            <w:top w:val="none" w:sz="0" w:space="0" w:color="auto"/>
            <w:left w:val="none" w:sz="0" w:space="0" w:color="auto"/>
            <w:bottom w:val="none" w:sz="0" w:space="0" w:color="auto"/>
            <w:right w:val="none" w:sz="0" w:space="0" w:color="auto"/>
          </w:divBdr>
          <w:divsChild>
            <w:div w:id="1663436277">
              <w:marLeft w:val="0"/>
              <w:marRight w:val="0"/>
              <w:marTop w:val="0"/>
              <w:marBottom w:val="0"/>
              <w:divBdr>
                <w:top w:val="none" w:sz="0" w:space="0" w:color="auto"/>
                <w:left w:val="none" w:sz="0" w:space="0" w:color="auto"/>
                <w:bottom w:val="none" w:sz="0" w:space="0" w:color="auto"/>
                <w:right w:val="none" w:sz="0" w:space="0" w:color="auto"/>
              </w:divBdr>
            </w:div>
          </w:divsChild>
        </w:div>
        <w:div w:id="1652321161">
          <w:marLeft w:val="0"/>
          <w:marRight w:val="0"/>
          <w:marTop w:val="0"/>
          <w:marBottom w:val="0"/>
          <w:divBdr>
            <w:top w:val="none" w:sz="0" w:space="0" w:color="auto"/>
            <w:left w:val="none" w:sz="0" w:space="0" w:color="auto"/>
            <w:bottom w:val="none" w:sz="0" w:space="0" w:color="auto"/>
            <w:right w:val="none" w:sz="0" w:space="0" w:color="auto"/>
          </w:divBdr>
          <w:divsChild>
            <w:div w:id="875461686">
              <w:marLeft w:val="0"/>
              <w:marRight w:val="0"/>
              <w:marTop w:val="0"/>
              <w:marBottom w:val="0"/>
              <w:divBdr>
                <w:top w:val="none" w:sz="0" w:space="0" w:color="auto"/>
                <w:left w:val="none" w:sz="0" w:space="0" w:color="auto"/>
                <w:bottom w:val="none" w:sz="0" w:space="0" w:color="auto"/>
                <w:right w:val="none" w:sz="0" w:space="0" w:color="auto"/>
              </w:divBdr>
            </w:div>
          </w:divsChild>
        </w:div>
        <w:div w:id="1408725525">
          <w:marLeft w:val="0"/>
          <w:marRight w:val="0"/>
          <w:marTop w:val="0"/>
          <w:marBottom w:val="0"/>
          <w:divBdr>
            <w:top w:val="none" w:sz="0" w:space="0" w:color="auto"/>
            <w:left w:val="none" w:sz="0" w:space="0" w:color="auto"/>
            <w:bottom w:val="none" w:sz="0" w:space="0" w:color="auto"/>
            <w:right w:val="none" w:sz="0" w:space="0" w:color="auto"/>
          </w:divBdr>
          <w:divsChild>
            <w:div w:id="325059516">
              <w:marLeft w:val="0"/>
              <w:marRight w:val="0"/>
              <w:marTop w:val="0"/>
              <w:marBottom w:val="0"/>
              <w:divBdr>
                <w:top w:val="none" w:sz="0" w:space="0" w:color="auto"/>
                <w:left w:val="none" w:sz="0" w:space="0" w:color="auto"/>
                <w:bottom w:val="none" w:sz="0" w:space="0" w:color="auto"/>
                <w:right w:val="none" w:sz="0" w:space="0" w:color="auto"/>
              </w:divBdr>
            </w:div>
          </w:divsChild>
        </w:div>
        <w:div w:id="1052265742">
          <w:marLeft w:val="0"/>
          <w:marRight w:val="0"/>
          <w:marTop w:val="0"/>
          <w:marBottom w:val="0"/>
          <w:divBdr>
            <w:top w:val="none" w:sz="0" w:space="0" w:color="auto"/>
            <w:left w:val="none" w:sz="0" w:space="0" w:color="auto"/>
            <w:bottom w:val="none" w:sz="0" w:space="0" w:color="auto"/>
            <w:right w:val="none" w:sz="0" w:space="0" w:color="auto"/>
          </w:divBdr>
          <w:divsChild>
            <w:div w:id="677584276">
              <w:marLeft w:val="0"/>
              <w:marRight w:val="0"/>
              <w:marTop w:val="0"/>
              <w:marBottom w:val="0"/>
              <w:divBdr>
                <w:top w:val="none" w:sz="0" w:space="0" w:color="auto"/>
                <w:left w:val="none" w:sz="0" w:space="0" w:color="auto"/>
                <w:bottom w:val="none" w:sz="0" w:space="0" w:color="auto"/>
                <w:right w:val="none" w:sz="0" w:space="0" w:color="auto"/>
              </w:divBdr>
            </w:div>
          </w:divsChild>
        </w:div>
        <w:div w:id="87317580">
          <w:marLeft w:val="0"/>
          <w:marRight w:val="0"/>
          <w:marTop w:val="0"/>
          <w:marBottom w:val="0"/>
          <w:divBdr>
            <w:top w:val="none" w:sz="0" w:space="0" w:color="auto"/>
            <w:left w:val="none" w:sz="0" w:space="0" w:color="auto"/>
            <w:bottom w:val="none" w:sz="0" w:space="0" w:color="auto"/>
            <w:right w:val="none" w:sz="0" w:space="0" w:color="auto"/>
          </w:divBdr>
          <w:divsChild>
            <w:div w:id="755322869">
              <w:marLeft w:val="0"/>
              <w:marRight w:val="0"/>
              <w:marTop w:val="0"/>
              <w:marBottom w:val="0"/>
              <w:divBdr>
                <w:top w:val="none" w:sz="0" w:space="0" w:color="auto"/>
                <w:left w:val="none" w:sz="0" w:space="0" w:color="auto"/>
                <w:bottom w:val="none" w:sz="0" w:space="0" w:color="auto"/>
                <w:right w:val="none" w:sz="0" w:space="0" w:color="auto"/>
              </w:divBdr>
            </w:div>
          </w:divsChild>
        </w:div>
        <w:div w:id="13387955">
          <w:marLeft w:val="0"/>
          <w:marRight w:val="0"/>
          <w:marTop w:val="0"/>
          <w:marBottom w:val="0"/>
          <w:divBdr>
            <w:top w:val="none" w:sz="0" w:space="0" w:color="auto"/>
            <w:left w:val="none" w:sz="0" w:space="0" w:color="auto"/>
            <w:bottom w:val="none" w:sz="0" w:space="0" w:color="auto"/>
            <w:right w:val="none" w:sz="0" w:space="0" w:color="auto"/>
          </w:divBdr>
          <w:divsChild>
            <w:div w:id="176969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716627">
      <w:bodyDiv w:val="1"/>
      <w:marLeft w:val="0"/>
      <w:marRight w:val="0"/>
      <w:marTop w:val="0"/>
      <w:marBottom w:val="0"/>
      <w:divBdr>
        <w:top w:val="none" w:sz="0" w:space="0" w:color="auto"/>
        <w:left w:val="none" w:sz="0" w:space="0" w:color="auto"/>
        <w:bottom w:val="none" w:sz="0" w:space="0" w:color="auto"/>
        <w:right w:val="none" w:sz="0" w:space="0" w:color="auto"/>
      </w:divBdr>
    </w:div>
    <w:div w:id="667250184">
      <w:bodyDiv w:val="1"/>
      <w:marLeft w:val="0"/>
      <w:marRight w:val="0"/>
      <w:marTop w:val="0"/>
      <w:marBottom w:val="0"/>
      <w:divBdr>
        <w:top w:val="none" w:sz="0" w:space="0" w:color="auto"/>
        <w:left w:val="none" w:sz="0" w:space="0" w:color="auto"/>
        <w:bottom w:val="none" w:sz="0" w:space="0" w:color="auto"/>
        <w:right w:val="none" w:sz="0" w:space="0" w:color="auto"/>
      </w:divBdr>
    </w:div>
    <w:div w:id="675573010">
      <w:bodyDiv w:val="1"/>
      <w:marLeft w:val="0"/>
      <w:marRight w:val="0"/>
      <w:marTop w:val="0"/>
      <w:marBottom w:val="0"/>
      <w:divBdr>
        <w:top w:val="none" w:sz="0" w:space="0" w:color="auto"/>
        <w:left w:val="none" w:sz="0" w:space="0" w:color="auto"/>
        <w:bottom w:val="none" w:sz="0" w:space="0" w:color="auto"/>
        <w:right w:val="none" w:sz="0" w:space="0" w:color="auto"/>
      </w:divBdr>
    </w:div>
    <w:div w:id="687605720">
      <w:bodyDiv w:val="1"/>
      <w:marLeft w:val="0"/>
      <w:marRight w:val="0"/>
      <w:marTop w:val="0"/>
      <w:marBottom w:val="0"/>
      <w:divBdr>
        <w:top w:val="none" w:sz="0" w:space="0" w:color="auto"/>
        <w:left w:val="none" w:sz="0" w:space="0" w:color="auto"/>
        <w:bottom w:val="none" w:sz="0" w:space="0" w:color="auto"/>
        <w:right w:val="none" w:sz="0" w:space="0" w:color="auto"/>
      </w:divBdr>
    </w:div>
    <w:div w:id="691154179">
      <w:bodyDiv w:val="1"/>
      <w:marLeft w:val="0"/>
      <w:marRight w:val="0"/>
      <w:marTop w:val="0"/>
      <w:marBottom w:val="0"/>
      <w:divBdr>
        <w:top w:val="none" w:sz="0" w:space="0" w:color="auto"/>
        <w:left w:val="none" w:sz="0" w:space="0" w:color="auto"/>
        <w:bottom w:val="none" w:sz="0" w:space="0" w:color="auto"/>
        <w:right w:val="none" w:sz="0" w:space="0" w:color="auto"/>
      </w:divBdr>
    </w:div>
    <w:div w:id="699161464">
      <w:bodyDiv w:val="1"/>
      <w:marLeft w:val="0"/>
      <w:marRight w:val="0"/>
      <w:marTop w:val="0"/>
      <w:marBottom w:val="0"/>
      <w:divBdr>
        <w:top w:val="none" w:sz="0" w:space="0" w:color="auto"/>
        <w:left w:val="none" w:sz="0" w:space="0" w:color="auto"/>
        <w:bottom w:val="none" w:sz="0" w:space="0" w:color="auto"/>
        <w:right w:val="none" w:sz="0" w:space="0" w:color="auto"/>
      </w:divBdr>
    </w:div>
    <w:div w:id="712189813">
      <w:bodyDiv w:val="1"/>
      <w:marLeft w:val="0"/>
      <w:marRight w:val="0"/>
      <w:marTop w:val="0"/>
      <w:marBottom w:val="0"/>
      <w:divBdr>
        <w:top w:val="none" w:sz="0" w:space="0" w:color="auto"/>
        <w:left w:val="none" w:sz="0" w:space="0" w:color="auto"/>
        <w:bottom w:val="none" w:sz="0" w:space="0" w:color="auto"/>
        <w:right w:val="none" w:sz="0" w:space="0" w:color="auto"/>
      </w:divBdr>
    </w:div>
    <w:div w:id="730620041">
      <w:bodyDiv w:val="1"/>
      <w:marLeft w:val="0"/>
      <w:marRight w:val="0"/>
      <w:marTop w:val="0"/>
      <w:marBottom w:val="0"/>
      <w:divBdr>
        <w:top w:val="none" w:sz="0" w:space="0" w:color="auto"/>
        <w:left w:val="none" w:sz="0" w:space="0" w:color="auto"/>
        <w:bottom w:val="none" w:sz="0" w:space="0" w:color="auto"/>
        <w:right w:val="none" w:sz="0" w:space="0" w:color="auto"/>
      </w:divBdr>
    </w:div>
    <w:div w:id="745691579">
      <w:bodyDiv w:val="1"/>
      <w:marLeft w:val="0"/>
      <w:marRight w:val="0"/>
      <w:marTop w:val="0"/>
      <w:marBottom w:val="0"/>
      <w:divBdr>
        <w:top w:val="none" w:sz="0" w:space="0" w:color="auto"/>
        <w:left w:val="none" w:sz="0" w:space="0" w:color="auto"/>
        <w:bottom w:val="none" w:sz="0" w:space="0" w:color="auto"/>
        <w:right w:val="none" w:sz="0" w:space="0" w:color="auto"/>
      </w:divBdr>
    </w:div>
    <w:div w:id="783036941">
      <w:bodyDiv w:val="1"/>
      <w:marLeft w:val="0"/>
      <w:marRight w:val="0"/>
      <w:marTop w:val="0"/>
      <w:marBottom w:val="0"/>
      <w:divBdr>
        <w:top w:val="none" w:sz="0" w:space="0" w:color="auto"/>
        <w:left w:val="none" w:sz="0" w:space="0" w:color="auto"/>
        <w:bottom w:val="none" w:sz="0" w:space="0" w:color="auto"/>
        <w:right w:val="none" w:sz="0" w:space="0" w:color="auto"/>
      </w:divBdr>
    </w:div>
    <w:div w:id="796028706">
      <w:bodyDiv w:val="1"/>
      <w:marLeft w:val="0"/>
      <w:marRight w:val="0"/>
      <w:marTop w:val="0"/>
      <w:marBottom w:val="0"/>
      <w:divBdr>
        <w:top w:val="none" w:sz="0" w:space="0" w:color="auto"/>
        <w:left w:val="none" w:sz="0" w:space="0" w:color="auto"/>
        <w:bottom w:val="none" w:sz="0" w:space="0" w:color="auto"/>
        <w:right w:val="none" w:sz="0" w:space="0" w:color="auto"/>
      </w:divBdr>
    </w:div>
    <w:div w:id="814179990">
      <w:bodyDiv w:val="1"/>
      <w:marLeft w:val="0"/>
      <w:marRight w:val="0"/>
      <w:marTop w:val="0"/>
      <w:marBottom w:val="0"/>
      <w:divBdr>
        <w:top w:val="none" w:sz="0" w:space="0" w:color="auto"/>
        <w:left w:val="none" w:sz="0" w:space="0" w:color="auto"/>
        <w:bottom w:val="none" w:sz="0" w:space="0" w:color="auto"/>
        <w:right w:val="none" w:sz="0" w:space="0" w:color="auto"/>
      </w:divBdr>
    </w:div>
    <w:div w:id="820585891">
      <w:bodyDiv w:val="1"/>
      <w:marLeft w:val="0"/>
      <w:marRight w:val="0"/>
      <w:marTop w:val="0"/>
      <w:marBottom w:val="0"/>
      <w:divBdr>
        <w:top w:val="none" w:sz="0" w:space="0" w:color="auto"/>
        <w:left w:val="none" w:sz="0" w:space="0" w:color="auto"/>
        <w:bottom w:val="none" w:sz="0" w:space="0" w:color="auto"/>
        <w:right w:val="none" w:sz="0" w:space="0" w:color="auto"/>
      </w:divBdr>
    </w:div>
    <w:div w:id="843205536">
      <w:bodyDiv w:val="1"/>
      <w:marLeft w:val="0"/>
      <w:marRight w:val="0"/>
      <w:marTop w:val="0"/>
      <w:marBottom w:val="0"/>
      <w:divBdr>
        <w:top w:val="none" w:sz="0" w:space="0" w:color="auto"/>
        <w:left w:val="none" w:sz="0" w:space="0" w:color="auto"/>
        <w:bottom w:val="none" w:sz="0" w:space="0" w:color="auto"/>
        <w:right w:val="none" w:sz="0" w:space="0" w:color="auto"/>
      </w:divBdr>
    </w:div>
    <w:div w:id="847522666">
      <w:bodyDiv w:val="1"/>
      <w:marLeft w:val="0"/>
      <w:marRight w:val="0"/>
      <w:marTop w:val="0"/>
      <w:marBottom w:val="0"/>
      <w:divBdr>
        <w:top w:val="none" w:sz="0" w:space="0" w:color="auto"/>
        <w:left w:val="none" w:sz="0" w:space="0" w:color="auto"/>
        <w:bottom w:val="none" w:sz="0" w:space="0" w:color="auto"/>
        <w:right w:val="none" w:sz="0" w:space="0" w:color="auto"/>
      </w:divBdr>
    </w:div>
    <w:div w:id="859047930">
      <w:bodyDiv w:val="1"/>
      <w:marLeft w:val="0"/>
      <w:marRight w:val="0"/>
      <w:marTop w:val="0"/>
      <w:marBottom w:val="0"/>
      <w:divBdr>
        <w:top w:val="none" w:sz="0" w:space="0" w:color="auto"/>
        <w:left w:val="none" w:sz="0" w:space="0" w:color="auto"/>
        <w:bottom w:val="none" w:sz="0" w:space="0" w:color="auto"/>
        <w:right w:val="none" w:sz="0" w:space="0" w:color="auto"/>
      </w:divBdr>
    </w:div>
    <w:div w:id="859126936">
      <w:bodyDiv w:val="1"/>
      <w:marLeft w:val="0"/>
      <w:marRight w:val="0"/>
      <w:marTop w:val="0"/>
      <w:marBottom w:val="0"/>
      <w:divBdr>
        <w:top w:val="none" w:sz="0" w:space="0" w:color="auto"/>
        <w:left w:val="none" w:sz="0" w:space="0" w:color="auto"/>
        <w:bottom w:val="none" w:sz="0" w:space="0" w:color="auto"/>
        <w:right w:val="none" w:sz="0" w:space="0" w:color="auto"/>
      </w:divBdr>
    </w:div>
    <w:div w:id="892470226">
      <w:bodyDiv w:val="1"/>
      <w:marLeft w:val="0"/>
      <w:marRight w:val="0"/>
      <w:marTop w:val="0"/>
      <w:marBottom w:val="0"/>
      <w:divBdr>
        <w:top w:val="none" w:sz="0" w:space="0" w:color="auto"/>
        <w:left w:val="none" w:sz="0" w:space="0" w:color="auto"/>
        <w:bottom w:val="none" w:sz="0" w:space="0" w:color="auto"/>
        <w:right w:val="none" w:sz="0" w:space="0" w:color="auto"/>
      </w:divBdr>
    </w:div>
    <w:div w:id="911737071">
      <w:bodyDiv w:val="1"/>
      <w:marLeft w:val="0"/>
      <w:marRight w:val="0"/>
      <w:marTop w:val="0"/>
      <w:marBottom w:val="0"/>
      <w:divBdr>
        <w:top w:val="none" w:sz="0" w:space="0" w:color="auto"/>
        <w:left w:val="none" w:sz="0" w:space="0" w:color="auto"/>
        <w:bottom w:val="none" w:sz="0" w:space="0" w:color="auto"/>
        <w:right w:val="none" w:sz="0" w:space="0" w:color="auto"/>
      </w:divBdr>
    </w:div>
    <w:div w:id="925768920">
      <w:bodyDiv w:val="1"/>
      <w:marLeft w:val="0"/>
      <w:marRight w:val="0"/>
      <w:marTop w:val="0"/>
      <w:marBottom w:val="0"/>
      <w:divBdr>
        <w:top w:val="none" w:sz="0" w:space="0" w:color="auto"/>
        <w:left w:val="none" w:sz="0" w:space="0" w:color="auto"/>
        <w:bottom w:val="none" w:sz="0" w:space="0" w:color="auto"/>
        <w:right w:val="none" w:sz="0" w:space="0" w:color="auto"/>
      </w:divBdr>
    </w:div>
    <w:div w:id="934437513">
      <w:bodyDiv w:val="1"/>
      <w:marLeft w:val="0"/>
      <w:marRight w:val="0"/>
      <w:marTop w:val="0"/>
      <w:marBottom w:val="0"/>
      <w:divBdr>
        <w:top w:val="none" w:sz="0" w:space="0" w:color="auto"/>
        <w:left w:val="none" w:sz="0" w:space="0" w:color="auto"/>
        <w:bottom w:val="none" w:sz="0" w:space="0" w:color="auto"/>
        <w:right w:val="none" w:sz="0" w:space="0" w:color="auto"/>
      </w:divBdr>
    </w:div>
    <w:div w:id="945507212">
      <w:bodyDiv w:val="1"/>
      <w:marLeft w:val="0"/>
      <w:marRight w:val="0"/>
      <w:marTop w:val="0"/>
      <w:marBottom w:val="0"/>
      <w:divBdr>
        <w:top w:val="none" w:sz="0" w:space="0" w:color="auto"/>
        <w:left w:val="none" w:sz="0" w:space="0" w:color="auto"/>
        <w:bottom w:val="none" w:sz="0" w:space="0" w:color="auto"/>
        <w:right w:val="none" w:sz="0" w:space="0" w:color="auto"/>
      </w:divBdr>
    </w:div>
    <w:div w:id="967928521">
      <w:bodyDiv w:val="1"/>
      <w:marLeft w:val="0"/>
      <w:marRight w:val="0"/>
      <w:marTop w:val="0"/>
      <w:marBottom w:val="0"/>
      <w:divBdr>
        <w:top w:val="none" w:sz="0" w:space="0" w:color="auto"/>
        <w:left w:val="none" w:sz="0" w:space="0" w:color="auto"/>
        <w:bottom w:val="none" w:sz="0" w:space="0" w:color="auto"/>
        <w:right w:val="none" w:sz="0" w:space="0" w:color="auto"/>
      </w:divBdr>
    </w:div>
    <w:div w:id="967979891">
      <w:bodyDiv w:val="1"/>
      <w:marLeft w:val="0"/>
      <w:marRight w:val="0"/>
      <w:marTop w:val="0"/>
      <w:marBottom w:val="0"/>
      <w:divBdr>
        <w:top w:val="none" w:sz="0" w:space="0" w:color="auto"/>
        <w:left w:val="none" w:sz="0" w:space="0" w:color="auto"/>
        <w:bottom w:val="none" w:sz="0" w:space="0" w:color="auto"/>
        <w:right w:val="none" w:sz="0" w:space="0" w:color="auto"/>
      </w:divBdr>
    </w:div>
    <w:div w:id="971446370">
      <w:bodyDiv w:val="1"/>
      <w:marLeft w:val="0"/>
      <w:marRight w:val="0"/>
      <w:marTop w:val="0"/>
      <w:marBottom w:val="0"/>
      <w:divBdr>
        <w:top w:val="none" w:sz="0" w:space="0" w:color="auto"/>
        <w:left w:val="none" w:sz="0" w:space="0" w:color="auto"/>
        <w:bottom w:val="none" w:sz="0" w:space="0" w:color="auto"/>
        <w:right w:val="none" w:sz="0" w:space="0" w:color="auto"/>
      </w:divBdr>
    </w:div>
    <w:div w:id="986476035">
      <w:bodyDiv w:val="1"/>
      <w:marLeft w:val="0"/>
      <w:marRight w:val="0"/>
      <w:marTop w:val="0"/>
      <w:marBottom w:val="0"/>
      <w:divBdr>
        <w:top w:val="none" w:sz="0" w:space="0" w:color="auto"/>
        <w:left w:val="none" w:sz="0" w:space="0" w:color="auto"/>
        <w:bottom w:val="none" w:sz="0" w:space="0" w:color="auto"/>
        <w:right w:val="none" w:sz="0" w:space="0" w:color="auto"/>
      </w:divBdr>
    </w:div>
    <w:div w:id="1002665390">
      <w:bodyDiv w:val="1"/>
      <w:marLeft w:val="0"/>
      <w:marRight w:val="0"/>
      <w:marTop w:val="0"/>
      <w:marBottom w:val="0"/>
      <w:divBdr>
        <w:top w:val="none" w:sz="0" w:space="0" w:color="auto"/>
        <w:left w:val="none" w:sz="0" w:space="0" w:color="auto"/>
        <w:bottom w:val="none" w:sz="0" w:space="0" w:color="auto"/>
        <w:right w:val="none" w:sz="0" w:space="0" w:color="auto"/>
      </w:divBdr>
    </w:div>
    <w:div w:id="1006135950">
      <w:bodyDiv w:val="1"/>
      <w:marLeft w:val="0"/>
      <w:marRight w:val="0"/>
      <w:marTop w:val="0"/>
      <w:marBottom w:val="0"/>
      <w:divBdr>
        <w:top w:val="none" w:sz="0" w:space="0" w:color="auto"/>
        <w:left w:val="none" w:sz="0" w:space="0" w:color="auto"/>
        <w:bottom w:val="none" w:sz="0" w:space="0" w:color="auto"/>
        <w:right w:val="none" w:sz="0" w:space="0" w:color="auto"/>
      </w:divBdr>
    </w:div>
    <w:div w:id="1010646616">
      <w:bodyDiv w:val="1"/>
      <w:marLeft w:val="0"/>
      <w:marRight w:val="0"/>
      <w:marTop w:val="0"/>
      <w:marBottom w:val="0"/>
      <w:divBdr>
        <w:top w:val="none" w:sz="0" w:space="0" w:color="auto"/>
        <w:left w:val="none" w:sz="0" w:space="0" w:color="auto"/>
        <w:bottom w:val="none" w:sz="0" w:space="0" w:color="auto"/>
        <w:right w:val="none" w:sz="0" w:space="0" w:color="auto"/>
      </w:divBdr>
    </w:div>
    <w:div w:id="1011878024">
      <w:bodyDiv w:val="1"/>
      <w:marLeft w:val="0"/>
      <w:marRight w:val="0"/>
      <w:marTop w:val="0"/>
      <w:marBottom w:val="0"/>
      <w:divBdr>
        <w:top w:val="none" w:sz="0" w:space="0" w:color="auto"/>
        <w:left w:val="none" w:sz="0" w:space="0" w:color="auto"/>
        <w:bottom w:val="none" w:sz="0" w:space="0" w:color="auto"/>
        <w:right w:val="none" w:sz="0" w:space="0" w:color="auto"/>
      </w:divBdr>
    </w:div>
    <w:div w:id="1036808882">
      <w:bodyDiv w:val="1"/>
      <w:marLeft w:val="0"/>
      <w:marRight w:val="0"/>
      <w:marTop w:val="0"/>
      <w:marBottom w:val="0"/>
      <w:divBdr>
        <w:top w:val="none" w:sz="0" w:space="0" w:color="auto"/>
        <w:left w:val="none" w:sz="0" w:space="0" w:color="auto"/>
        <w:bottom w:val="none" w:sz="0" w:space="0" w:color="auto"/>
        <w:right w:val="none" w:sz="0" w:space="0" w:color="auto"/>
      </w:divBdr>
    </w:div>
    <w:div w:id="1041978454">
      <w:bodyDiv w:val="1"/>
      <w:marLeft w:val="0"/>
      <w:marRight w:val="0"/>
      <w:marTop w:val="0"/>
      <w:marBottom w:val="0"/>
      <w:divBdr>
        <w:top w:val="none" w:sz="0" w:space="0" w:color="auto"/>
        <w:left w:val="none" w:sz="0" w:space="0" w:color="auto"/>
        <w:bottom w:val="none" w:sz="0" w:space="0" w:color="auto"/>
        <w:right w:val="none" w:sz="0" w:space="0" w:color="auto"/>
      </w:divBdr>
    </w:div>
    <w:div w:id="1042749565">
      <w:bodyDiv w:val="1"/>
      <w:marLeft w:val="0"/>
      <w:marRight w:val="0"/>
      <w:marTop w:val="0"/>
      <w:marBottom w:val="0"/>
      <w:divBdr>
        <w:top w:val="none" w:sz="0" w:space="0" w:color="auto"/>
        <w:left w:val="none" w:sz="0" w:space="0" w:color="auto"/>
        <w:bottom w:val="none" w:sz="0" w:space="0" w:color="auto"/>
        <w:right w:val="none" w:sz="0" w:space="0" w:color="auto"/>
      </w:divBdr>
    </w:div>
    <w:div w:id="1048842388">
      <w:bodyDiv w:val="1"/>
      <w:marLeft w:val="0"/>
      <w:marRight w:val="0"/>
      <w:marTop w:val="0"/>
      <w:marBottom w:val="0"/>
      <w:divBdr>
        <w:top w:val="none" w:sz="0" w:space="0" w:color="auto"/>
        <w:left w:val="none" w:sz="0" w:space="0" w:color="auto"/>
        <w:bottom w:val="none" w:sz="0" w:space="0" w:color="auto"/>
        <w:right w:val="none" w:sz="0" w:space="0" w:color="auto"/>
      </w:divBdr>
    </w:div>
    <w:div w:id="1088767573">
      <w:bodyDiv w:val="1"/>
      <w:marLeft w:val="0"/>
      <w:marRight w:val="0"/>
      <w:marTop w:val="0"/>
      <w:marBottom w:val="0"/>
      <w:divBdr>
        <w:top w:val="none" w:sz="0" w:space="0" w:color="auto"/>
        <w:left w:val="none" w:sz="0" w:space="0" w:color="auto"/>
        <w:bottom w:val="none" w:sz="0" w:space="0" w:color="auto"/>
        <w:right w:val="none" w:sz="0" w:space="0" w:color="auto"/>
      </w:divBdr>
    </w:div>
    <w:div w:id="1093551155">
      <w:bodyDiv w:val="1"/>
      <w:marLeft w:val="0"/>
      <w:marRight w:val="0"/>
      <w:marTop w:val="0"/>
      <w:marBottom w:val="0"/>
      <w:divBdr>
        <w:top w:val="none" w:sz="0" w:space="0" w:color="auto"/>
        <w:left w:val="none" w:sz="0" w:space="0" w:color="auto"/>
        <w:bottom w:val="none" w:sz="0" w:space="0" w:color="auto"/>
        <w:right w:val="none" w:sz="0" w:space="0" w:color="auto"/>
      </w:divBdr>
    </w:div>
    <w:div w:id="1128671735">
      <w:bodyDiv w:val="1"/>
      <w:marLeft w:val="0"/>
      <w:marRight w:val="0"/>
      <w:marTop w:val="0"/>
      <w:marBottom w:val="0"/>
      <w:divBdr>
        <w:top w:val="none" w:sz="0" w:space="0" w:color="auto"/>
        <w:left w:val="none" w:sz="0" w:space="0" w:color="auto"/>
        <w:bottom w:val="none" w:sz="0" w:space="0" w:color="auto"/>
        <w:right w:val="none" w:sz="0" w:space="0" w:color="auto"/>
      </w:divBdr>
    </w:div>
    <w:div w:id="1133988981">
      <w:bodyDiv w:val="1"/>
      <w:marLeft w:val="0"/>
      <w:marRight w:val="0"/>
      <w:marTop w:val="0"/>
      <w:marBottom w:val="0"/>
      <w:divBdr>
        <w:top w:val="none" w:sz="0" w:space="0" w:color="auto"/>
        <w:left w:val="none" w:sz="0" w:space="0" w:color="auto"/>
        <w:bottom w:val="none" w:sz="0" w:space="0" w:color="auto"/>
        <w:right w:val="none" w:sz="0" w:space="0" w:color="auto"/>
      </w:divBdr>
    </w:div>
    <w:div w:id="1142961787">
      <w:bodyDiv w:val="1"/>
      <w:marLeft w:val="0"/>
      <w:marRight w:val="0"/>
      <w:marTop w:val="0"/>
      <w:marBottom w:val="0"/>
      <w:divBdr>
        <w:top w:val="none" w:sz="0" w:space="0" w:color="auto"/>
        <w:left w:val="none" w:sz="0" w:space="0" w:color="auto"/>
        <w:bottom w:val="none" w:sz="0" w:space="0" w:color="auto"/>
        <w:right w:val="none" w:sz="0" w:space="0" w:color="auto"/>
      </w:divBdr>
    </w:div>
    <w:div w:id="1143235611">
      <w:bodyDiv w:val="1"/>
      <w:marLeft w:val="0"/>
      <w:marRight w:val="0"/>
      <w:marTop w:val="0"/>
      <w:marBottom w:val="0"/>
      <w:divBdr>
        <w:top w:val="none" w:sz="0" w:space="0" w:color="auto"/>
        <w:left w:val="none" w:sz="0" w:space="0" w:color="auto"/>
        <w:bottom w:val="none" w:sz="0" w:space="0" w:color="auto"/>
        <w:right w:val="none" w:sz="0" w:space="0" w:color="auto"/>
      </w:divBdr>
    </w:div>
    <w:div w:id="1149394853">
      <w:bodyDiv w:val="1"/>
      <w:marLeft w:val="0"/>
      <w:marRight w:val="0"/>
      <w:marTop w:val="0"/>
      <w:marBottom w:val="0"/>
      <w:divBdr>
        <w:top w:val="none" w:sz="0" w:space="0" w:color="auto"/>
        <w:left w:val="none" w:sz="0" w:space="0" w:color="auto"/>
        <w:bottom w:val="none" w:sz="0" w:space="0" w:color="auto"/>
        <w:right w:val="none" w:sz="0" w:space="0" w:color="auto"/>
      </w:divBdr>
    </w:div>
    <w:div w:id="1162815547">
      <w:bodyDiv w:val="1"/>
      <w:marLeft w:val="0"/>
      <w:marRight w:val="0"/>
      <w:marTop w:val="0"/>
      <w:marBottom w:val="0"/>
      <w:divBdr>
        <w:top w:val="none" w:sz="0" w:space="0" w:color="auto"/>
        <w:left w:val="none" w:sz="0" w:space="0" w:color="auto"/>
        <w:bottom w:val="none" w:sz="0" w:space="0" w:color="auto"/>
        <w:right w:val="none" w:sz="0" w:space="0" w:color="auto"/>
      </w:divBdr>
    </w:div>
    <w:div w:id="1175848055">
      <w:bodyDiv w:val="1"/>
      <w:marLeft w:val="0"/>
      <w:marRight w:val="0"/>
      <w:marTop w:val="0"/>
      <w:marBottom w:val="0"/>
      <w:divBdr>
        <w:top w:val="none" w:sz="0" w:space="0" w:color="auto"/>
        <w:left w:val="none" w:sz="0" w:space="0" w:color="auto"/>
        <w:bottom w:val="none" w:sz="0" w:space="0" w:color="auto"/>
        <w:right w:val="none" w:sz="0" w:space="0" w:color="auto"/>
      </w:divBdr>
    </w:div>
    <w:div w:id="1200164680">
      <w:bodyDiv w:val="1"/>
      <w:marLeft w:val="0"/>
      <w:marRight w:val="0"/>
      <w:marTop w:val="0"/>
      <w:marBottom w:val="0"/>
      <w:divBdr>
        <w:top w:val="none" w:sz="0" w:space="0" w:color="auto"/>
        <w:left w:val="none" w:sz="0" w:space="0" w:color="auto"/>
        <w:bottom w:val="none" w:sz="0" w:space="0" w:color="auto"/>
        <w:right w:val="none" w:sz="0" w:space="0" w:color="auto"/>
      </w:divBdr>
    </w:div>
    <w:div w:id="1205603452">
      <w:bodyDiv w:val="1"/>
      <w:marLeft w:val="0"/>
      <w:marRight w:val="0"/>
      <w:marTop w:val="0"/>
      <w:marBottom w:val="0"/>
      <w:divBdr>
        <w:top w:val="none" w:sz="0" w:space="0" w:color="auto"/>
        <w:left w:val="none" w:sz="0" w:space="0" w:color="auto"/>
        <w:bottom w:val="none" w:sz="0" w:space="0" w:color="auto"/>
        <w:right w:val="none" w:sz="0" w:space="0" w:color="auto"/>
      </w:divBdr>
    </w:div>
    <w:div w:id="1210799846">
      <w:bodyDiv w:val="1"/>
      <w:marLeft w:val="0"/>
      <w:marRight w:val="0"/>
      <w:marTop w:val="0"/>
      <w:marBottom w:val="0"/>
      <w:divBdr>
        <w:top w:val="none" w:sz="0" w:space="0" w:color="auto"/>
        <w:left w:val="none" w:sz="0" w:space="0" w:color="auto"/>
        <w:bottom w:val="none" w:sz="0" w:space="0" w:color="auto"/>
        <w:right w:val="none" w:sz="0" w:space="0" w:color="auto"/>
      </w:divBdr>
    </w:div>
    <w:div w:id="1214197280">
      <w:bodyDiv w:val="1"/>
      <w:marLeft w:val="0"/>
      <w:marRight w:val="0"/>
      <w:marTop w:val="0"/>
      <w:marBottom w:val="0"/>
      <w:divBdr>
        <w:top w:val="none" w:sz="0" w:space="0" w:color="auto"/>
        <w:left w:val="none" w:sz="0" w:space="0" w:color="auto"/>
        <w:bottom w:val="none" w:sz="0" w:space="0" w:color="auto"/>
        <w:right w:val="none" w:sz="0" w:space="0" w:color="auto"/>
      </w:divBdr>
    </w:div>
    <w:div w:id="1231383892">
      <w:bodyDiv w:val="1"/>
      <w:marLeft w:val="0"/>
      <w:marRight w:val="0"/>
      <w:marTop w:val="0"/>
      <w:marBottom w:val="0"/>
      <w:divBdr>
        <w:top w:val="none" w:sz="0" w:space="0" w:color="auto"/>
        <w:left w:val="none" w:sz="0" w:space="0" w:color="auto"/>
        <w:bottom w:val="none" w:sz="0" w:space="0" w:color="auto"/>
        <w:right w:val="none" w:sz="0" w:space="0" w:color="auto"/>
      </w:divBdr>
    </w:div>
    <w:div w:id="1232809617">
      <w:bodyDiv w:val="1"/>
      <w:marLeft w:val="0"/>
      <w:marRight w:val="0"/>
      <w:marTop w:val="0"/>
      <w:marBottom w:val="0"/>
      <w:divBdr>
        <w:top w:val="none" w:sz="0" w:space="0" w:color="auto"/>
        <w:left w:val="none" w:sz="0" w:space="0" w:color="auto"/>
        <w:bottom w:val="none" w:sz="0" w:space="0" w:color="auto"/>
        <w:right w:val="none" w:sz="0" w:space="0" w:color="auto"/>
      </w:divBdr>
    </w:div>
    <w:div w:id="1241283919">
      <w:bodyDiv w:val="1"/>
      <w:marLeft w:val="0"/>
      <w:marRight w:val="0"/>
      <w:marTop w:val="0"/>
      <w:marBottom w:val="0"/>
      <w:divBdr>
        <w:top w:val="none" w:sz="0" w:space="0" w:color="auto"/>
        <w:left w:val="none" w:sz="0" w:space="0" w:color="auto"/>
        <w:bottom w:val="none" w:sz="0" w:space="0" w:color="auto"/>
        <w:right w:val="none" w:sz="0" w:space="0" w:color="auto"/>
      </w:divBdr>
    </w:div>
    <w:div w:id="1256593863">
      <w:bodyDiv w:val="1"/>
      <w:marLeft w:val="0"/>
      <w:marRight w:val="0"/>
      <w:marTop w:val="0"/>
      <w:marBottom w:val="0"/>
      <w:divBdr>
        <w:top w:val="none" w:sz="0" w:space="0" w:color="auto"/>
        <w:left w:val="none" w:sz="0" w:space="0" w:color="auto"/>
        <w:bottom w:val="none" w:sz="0" w:space="0" w:color="auto"/>
        <w:right w:val="none" w:sz="0" w:space="0" w:color="auto"/>
      </w:divBdr>
    </w:div>
    <w:div w:id="1277520760">
      <w:bodyDiv w:val="1"/>
      <w:marLeft w:val="0"/>
      <w:marRight w:val="0"/>
      <w:marTop w:val="0"/>
      <w:marBottom w:val="0"/>
      <w:divBdr>
        <w:top w:val="none" w:sz="0" w:space="0" w:color="auto"/>
        <w:left w:val="none" w:sz="0" w:space="0" w:color="auto"/>
        <w:bottom w:val="none" w:sz="0" w:space="0" w:color="auto"/>
        <w:right w:val="none" w:sz="0" w:space="0" w:color="auto"/>
      </w:divBdr>
    </w:div>
    <w:div w:id="1297684495">
      <w:bodyDiv w:val="1"/>
      <w:marLeft w:val="0"/>
      <w:marRight w:val="0"/>
      <w:marTop w:val="0"/>
      <w:marBottom w:val="0"/>
      <w:divBdr>
        <w:top w:val="none" w:sz="0" w:space="0" w:color="auto"/>
        <w:left w:val="none" w:sz="0" w:space="0" w:color="auto"/>
        <w:bottom w:val="none" w:sz="0" w:space="0" w:color="auto"/>
        <w:right w:val="none" w:sz="0" w:space="0" w:color="auto"/>
      </w:divBdr>
      <w:divsChild>
        <w:div w:id="485392221">
          <w:marLeft w:val="0"/>
          <w:marRight w:val="0"/>
          <w:marTop w:val="0"/>
          <w:marBottom w:val="0"/>
          <w:divBdr>
            <w:top w:val="none" w:sz="0" w:space="0" w:color="auto"/>
            <w:left w:val="none" w:sz="0" w:space="0" w:color="auto"/>
            <w:bottom w:val="none" w:sz="0" w:space="0" w:color="auto"/>
            <w:right w:val="none" w:sz="0" w:space="0" w:color="auto"/>
          </w:divBdr>
          <w:divsChild>
            <w:div w:id="2087338493">
              <w:marLeft w:val="0"/>
              <w:marRight w:val="0"/>
              <w:marTop w:val="0"/>
              <w:marBottom w:val="0"/>
              <w:divBdr>
                <w:top w:val="none" w:sz="0" w:space="0" w:color="auto"/>
                <w:left w:val="none" w:sz="0" w:space="0" w:color="auto"/>
                <w:bottom w:val="none" w:sz="0" w:space="0" w:color="auto"/>
                <w:right w:val="none" w:sz="0" w:space="0" w:color="auto"/>
              </w:divBdr>
              <w:divsChild>
                <w:div w:id="196432532">
                  <w:marLeft w:val="0"/>
                  <w:marRight w:val="0"/>
                  <w:marTop w:val="0"/>
                  <w:marBottom w:val="0"/>
                  <w:divBdr>
                    <w:top w:val="none" w:sz="0" w:space="0" w:color="auto"/>
                    <w:left w:val="none" w:sz="0" w:space="0" w:color="auto"/>
                    <w:bottom w:val="none" w:sz="0" w:space="0" w:color="auto"/>
                    <w:right w:val="none" w:sz="0" w:space="0" w:color="auto"/>
                  </w:divBdr>
                  <w:divsChild>
                    <w:div w:id="1577086153">
                      <w:marLeft w:val="0"/>
                      <w:marRight w:val="0"/>
                      <w:marTop w:val="0"/>
                      <w:marBottom w:val="0"/>
                      <w:divBdr>
                        <w:top w:val="none" w:sz="0" w:space="0" w:color="auto"/>
                        <w:left w:val="none" w:sz="0" w:space="0" w:color="auto"/>
                        <w:bottom w:val="none" w:sz="0" w:space="0" w:color="auto"/>
                        <w:right w:val="none" w:sz="0" w:space="0" w:color="auto"/>
                      </w:divBdr>
                      <w:divsChild>
                        <w:div w:id="359169405">
                          <w:marLeft w:val="0"/>
                          <w:marRight w:val="0"/>
                          <w:marTop w:val="0"/>
                          <w:marBottom w:val="0"/>
                          <w:divBdr>
                            <w:top w:val="none" w:sz="0" w:space="0" w:color="auto"/>
                            <w:left w:val="none" w:sz="0" w:space="0" w:color="auto"/>
                            <w:bottom w:val="none" w:sz="0" w:space="0" w:color="auto"/>
                            <w:right w:val="none" w:sz="0" w:space="0" w:color="auto"/>
                          </w:divBdr>
                          <w:divsChild>
                            <w:div w:id="156980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602164">
                  <w:marLeft w:val="0"/>
                  <w:marRight w:val="0"/>
                  <w:marTop w:val="0"/>
                  <w:marBottom w:val="0"/>
                  <w:divBdr>
                    <w:top w:val="none" w:sz="0" w:space="0" w:color="auto"/>
                    <w:left w:val="none" w:sz="0" w:space="0" w:color="auto"/>
                    <w:bottom w:val="none" w:sz="0" w:space="0" w:color="auto"/>
                    <w:right w:val="none" w:sz="0" w:space="0" w:color="auto"/>
                  </w:divBdr>
                  <w:divsChild>
                    <w:div w:id="37056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1079889">
      <w:bodyDiv w:val="1"/>
      <w:marLeft w:val="0"/>
      <w:marRight w:val="0"/>
      <w:marTop w:val="0"/>
      <w:marBottom w:val="0"/>
      <w:divBdr>
        <w:top w:val="none" w:sz="0" w:space="0" w:color="auto"/>
        <w:left w:val="none" w:sz="0" w:space="0" w:color="auto"/>
        <w:bottom w:val="none" w:sz="0" w:space="0" w:color="auto"/>
        <w:right w:val="none" w:sz="0" w:space="0" w:color="auto"/>
      </w:divBdr>
      <w:divsChild>
        <w:div w:id="764305393">
          <w:marLeft w:val="0"/>
          <w:marRight w:val="0"/>
          <w:marTop w:val="0"/>
          <w:marBottom w:val="0"/>
          <w:divBdr>
            <w:top w:val="none" w:sz="0" w:space="0" w:color="auto"/>
            <w:left w:val="none" w:sz="0" w:space="0" w:color="auto"/>
            <w:bottom w:val="none" w:sz="0" w:space="0" w:color="auto"/>
            <w:right w:val="none" w:sz="0" w:space="0" w:color="auto"/>
          </w:divBdr>
          <w:divsChild>
            <w:div w:id="461964199">
              <w:marLeft w:val="0"/>
              <w:marRight w:val="0"/>
              <w:marTop w:val="0"/>
              <w:marBottom w:val="0"/>
              <w:divBdr>
                <w:top w:val="none" w:sz="0" w:space="0" w:color="auto"/>
                <w:left w:val="none" w:sz="0" w:space="0" w:color="auto"/>
                <w:bottom w:val="none" w:sz="0" w:space="0" w:color="auto"/>
                <w:right w:val="none" w:sz="0" w:space="0" w:color="auto"/>
              </w:divBdr>
              <w:divsChild>
                <w:div w:id="1181774106">
                  <w:marLeft w:val="0"/>
                  <w:marRight w:val="0"/>
                  <w:marTop w:val="0"/>
                  <w:marBottom w:val="0"/>
                  <w:divBdr>
                    <w:top w:val="none" w:sz="0" w:space="0" w:color="auto"/>
                    <w:left w:val="none" w:sz="0" w:space="0" w:color="auto"/>
                    <w:bottom w:val="none" w:sz="0" w:space="0" w:color="auto"/>
                    <w:right w:val="none" w:sz="0" w:space="0" w:color="auto"/>
                  </w:divBdr>
                  <w:divsChild>
                    <w:div w:id="506211596">
                      <w:marLeft w:val="0"/>
                      <w:marRight w:val="0"/>
                      <w:marTop w:val="0"/>
                      <w:marBottom w:val="0"/>
                      <w:divBdr>
                        <w:top w:val="none" w:sz="0" w:space="0" w:color="auto"/>
                        <w:left w:val="none" w:sz="0" w:space="0" w:color="auto"/>
                        <w:bottom w:val="none" w:sz="0" w:space="0" w:color="auto"/>
                        <w:right w:val="none" w:sz="0" w:space="0" w:color="auto"/>
                      </w:divBdr>
                      <w:divsChild>
                        <w:div w:id="40330945">
                          <w:marLeft w:val="0"/>
                          <w:marRight w:val="0"/>
                          <w:marTop w:val="0"/>
                          <w:marBottom w:val="0"/>
                          <w:divBdr>
                            <w:top w:val="none" w:sz="0" w:space="0" w:color="auto"/>
                            <w:left w:val="none" w:sz="0" w:space="0" w:color="auto"/>
                            <w:bottom w:val="none" w:sz="0" w:space="0" w:color="auto"/>
                            <w:right w:val="none" w:sz="0" w:space="0" w:color="auto"/>
                          </w:divBdr>
                          <w:divsChild>
                            <w:div w:id="823855725">
                              <w:marLeft w:val="0"/>
                              <w:marRight w:val="0"/>
                              <w:marTop w:val="0"/>
                              <w:marBottom w:val="0"/>
                              <w:divBdr>
                                <w:top w:val="none" w:sz="0" w:space="0" w:color="auto"/>
                                <w:left w:val="none" w:sz="0" w:space="0" w:color="auto"/>
                                <w:bottom w:val="none" w:sz="0" w:space="0" w:color="auto"/>
                                <w:right w:val="none" w:sz="0" w:space="0" w:color="auto"/>
                              </w:divBdr>
                              <w:divsChild>
                                <w:div w:id="2074158758">
                                  <w:marLeft w:val="0"/>
                                  <w:marRight w:val="0"/>
                                  <w:marTop w:val="0"/>
                                  <w:marBottom w:val="0"/>
                                  <w:divBdr>
                                    <w:top w:val="none" w:sz="0" w:space="0" w:color="auto"/>
                                    <w:left w:val="none" w:sz="0" w:space="0" w:color="auto"/>
                                    <w:bottom w:val="none" w:sz="0" w:space="0" w:color="auto"/>
                                    <w:right w:val="none" w:sz="0" w:space="0" w:color="auto"/>
                                  </w:divBdr>
                                  <w:divsChild>
                                    <w:div w:id="1841658948">
                                      <w:marLeft w:val="0"/>
                                      <w:marRight w:val="0"/>
                                      <w:marTop w:val="0"/>
                                      <w:marBottom w:val="0"/>
                                      <w:divBdr>
                                        <w:top w:val="none" w:sz="0" w:space="0" w:color="auto"/>
                                        <w:left w:val="none" w:sz="0" w:space="0" w:color="auto"/>
                                        <w:bottom w:val="none" w:sz="0" w:space="0" w:color="auto"/>
                                        <w:right w:val="none" w:sz="0" w:space="0" w:color="auto"/>
                                      </w:divBdr>
                                      <w:divsChild>
                                        <w:div w:id="994145177">
                                          <w:marLeft w:val="0"/>
                                          <w:marRight w:val="0"/>
                                          <w:marTop w:val="0"/>
                                          <w:marBottom w:val="0"/>
                                          <w:divBdr>
                                            <w:top w:val="none" w:sz="0" w:space="0" w:color="auto"/>
                                            <w:left w:val="none" w:sz="0" w:space="0" w:color="auto"/>
                                            <w:bottom w:val="none" w:sz="0" w:space="0" w:color="auto"/>
                                            <w:right w:val="none" w:sz="0" w:space="0" w:color="auto"/>
                                          </w:divBdr>
                                          <w:divsChild>
                                            <w:div w:id="36006384">
                                              <w:marLeft w:val="0"/>
                                              <w:marRight w:val="0"/>
                                              <w:marTop w:val="0"/>
                                              <w:marBottom w:val="0"/>
                                              <w:divBdr>
                                                <w:top w:val="none" w:sz="0" w:space="0" w:color="auto"/>
                                                <w:left w:val="none" w:sz="0" w:space="0" w:color="auto"/>
                                                <w:bottom w:val="none" w:sz="0" w:space="0" w:color="auto"/>
                                                <w:right w:val="none" w:sz="0" w:space="0" w:color="auto"/>
                                              </w:divBdr>
                                              <w:divsChild>
                                                <w:div w:id="307364053">
                                                  <w:marLeft w:val="0"/>
                                                  <w:marRight w:val="0"/>
                                                  <w:marTop w:val="0"/>
                                                  <w:marBottom w:val="0"/>
                                                  <w:divBdr>
                                                    <w:top w:val="none" w:sz="0" w:space="0" w:color="auto"/>
                                                    <w:left w:val="none" w:sz="0" w:space="0" w:color="auto"/>
                                                    <w:bottom w:val="none" w:sz="0" w:space="0" w:color="auto"/>
                                                    <w:right w:val="none" w:sz="0" w:space="0" w:color="auto"/>
                                                  </w:divBdr>
                                                </w:div>
                                                <w:div w:id="1969050597">
                                                  <w:marLeft w:val="0"/>
                                                  <w:marRight w:val="0"/>
                                                  <w:marTop w:val="0"/>
                                                  <w:marBottom w:val="0"/>
                                                  <w:divBdr>
                                                    <w:top w:val="none" w:sz="0" w:space="0" w:color="auto"/>
                                                    <w:left w:val="none" w:sz="0" w:space="0" w:color="auto"/>
                                                    <w:bottom w:val="none" w:sz="0" w:space="0" w:color="auto"/>
                                                    <w:right w:val="none" w:sz="0" w:space="0" w:color="auto"/>
                                                  </w:divBdr>
                                                  <w:divsChild>
                                                    <w:div w:id="194120601">
                                                      <w:marLeft w:val="0"/>
                                                      <w:marRight w:val="0"/>
                                                      <w:marTop w:val="0"/>
                                                      <w:marBottom w:val="0"/>
                                                      <w:divBdr>
                                                        <w:top w:val="none" w:sz="0" w:space="0" w:color="auto"/>
                                                        <w:left w:val="none" w:sz="0" w:space="0" w:color="auto"/>
                                                        <w:bottom w:val="none" w:sz="0" w:space="0" w:color="auto"/>
                                                        <w:right w:val="none" w:sz="0" w:space="0" w:color="auto"/>
                                                      </w:divBdr>
                                                      <w:divsChild>
                                                        <w:div w:id="95860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2460664">
          <w:marLeft w:val="0"/>
          <w:marRight w:val="0"/>
          <w:marTop w:val="0"/>
          <w:marBottom w:val="0"/>
          <w:divBdr>
            <w:top w:val="none" w:sz="0" w:space="0" w:color="auto"/>
            <w:left w:val="none" w:sz="0" w:space="0" w:color="auto"/>
            <w:bottom w:val="none" w:sz="0" w:space="0" w:color="auto"/>
            <w:right w:val="none" w:sz="0" w:space="0" w:color="auto"/>
          </w:divBdr>
          <w:divsChild>
            <w:div w:id="910504362">
              <w:marLeft w:val="0"/>
              <w:marRight w:val="0"/>
              <w:marTop w:val="0"/>
              <w:marBottom w:val="0"/>
              <w:divBdr>
                <w:top w:val="none" w:sz="0" w:space="0" w:color="auto"/>
                <w:left w:val="none" w:sz="0" w:space="0" w:color="auto"/>
                <w:bottom w:val="none" w:sz="0" w:space="0" w:color="auto"/>
                <w:right w:val="none" w:sz="0" w:space="0" w:color="auto"/>
              </w:divBdr>
              <w:divsChild>
                <w:div w:id="1678464871">
                  <w:marLeft w:val="0"/>
                  <w:marRight w:val="0"/>
                  <w:marTop w:val="0"/>
                  <w:marBottom w:val="0"/>
                  <w:divBdr>
                    <w:top w:val="none" w:sz="0" w:space="0" w:color="auto"/>
                    <w:left w:val="none" w:sz="0" w:space="0" w:color="auto"/>
                    <w:bottom w:val="none" w:sz="0" w:space="0" w:color="auto"/>
                    <w:right w:val="none" w:sz="0" w:space="0" w:color="auto"/>
                  </w:divBdr>
                  <w:divsChild>
                    <w:div w:id="1694527648">
                      <w:marLeft w:val="0"/>
                      <w:marRight w:val="0"/>
                      <w:marTop w:val="0"/>
                      <w:marBottom w:val="0"/>
                      <w:divBdr>
                        <w:top w:val="none" w:sz="0" w:space="0" w:color="auto"/>
                        <w:left w:val="none" w:sz="0" w:space="0" w:color="auto"/>
                        <w:bottom w:val="none" w:sz="0" w:space="0" w:color="auto"/>
                        <w:right w:val="none" w:sz="0" w:space="0" w:color="auto"/>
                      </w:divBdr>
                      <w:divsChild>
                        <w:div w:id="715860397">
                          <w:marLeft w:val="0"/>
                          <w:marRight w:val="0"/>
                          <w:marTop w:val="0"/>
                          <w:marBottom w:val="0"/>
                          <w:divBdr>
                            <w:top w:val="none" w:sz="0" w:space="0" w:color="auto"/>
                            <w:left w:val="none" w:sz="0" w:space="0" w:color="auto"/>
                            <w:bottom w:val="none" w:sz="0" w:space="0" w:color="auto"/>
                            <w:right w:val="none" w:sz="0" w:space="0" w:color="auto"/>
                          </w:divBdr>
                          <w:divsChild>
                            <w:div w:id="1031956285">
                              <w:marLeft w:val="0"/>
                              <w:marRight w:val="0"/>
                              <w:marTop w:val="0"/>
                              <w:marBottom w:val="0"/>
                              <w:divBdr>
                                <w:top w:val="none" w:sz="0" w:space="0" w:color="auto"/>
                                <w:left w:val="none" w:sz="0" w:space="0" w:color="auto"/>
                                <w:bottom w:val="none" w:sz="0" w:space="0" w:color="auto"/>
                                <w:right w:val="none" w:sz="0" w:space="0" w:color="auto"/>
                              </w:divBdr>
                              <w:divsChild>
                                <w:div w:id="339281935">
                                  <w:marLeft w:val="0"/>
                                  <w:marRight w:val="0"/>
                                  <w:marTop w:val="0"/>
                                  <w:marBottom w:val="0"/>
                                  <w:divBdr>
                                    <w:top w:val="none" w:sz="0" w:space="0" w:color="auto"/>
                                    <w:left w:val="none" w:sz="0" w:space="0" w:color="auto"/>
                                    <w:bottom w:val="none" w:sz="0" w:space="0" w:color="auto"/>
                                    <w:right w:val="none" w:sz="0" w:space="0" w:color="auto"/>
                                  </w:divBdr>
                                  <w:divsChild>
                                    <w:div w:id="1032342430">
                                      <w:marLeft w:val="0"/>
                                      <w:marRight w:val="0"/>
                                      <w:marTop w:val="0"/>
                                      <w:marBottom w:val="0"/>
                                      <w:divBdr>
                                        <w:top w:val="none" w:sz="0" w:space="0" w:color="auto"/>
                                        <w:left w:val="none" w:sz="0" w:space="0" w:color="auto"/>
                                        <w:bottom w:val="none" w:sz="0" w:space="0" w:color="auto"/>
                                        <w:right w:val="none" w:sz="0" w:space="0" w:color="auto"/>
                                      </w:divBdr>
                                      <w:divsChild>
                                        <w:div w:id="1397892734">
                                          <w:marLeft w:val="0"/>
                                          <w:marRight w:val="0"/>
                                          <w:marTop w:val="0"/>
                                          <w:marBottom w:val="0"/>
                                          <w:divBdr>
                                            <w:top w:val="none" w:sz="0" w:space="0" w:color="auto"/>
                                            <w:left w:val="none" w:sz="0" w:space="0" w:color="auto"/>
                                            <w:bottom w:val="none" w:sz="0" w:space="0" w:color="auto"/>
                                            <w:right w:val="none" w:sz="0" w:space="0" w:color="auto"/>
                                          </w:divBdr>
                                          <w:divsChild>
                                            <w:div w:id="683091823">
                                              <w:marLeft w:val="0"/>
                                              <w:marRight w:val="0"/>
                                              <w:marTop w:val="0"/>
                                              <w:marBottom w:val="0"/>
                                              <w:divBdr>
                                                <w:top w:val="none" w:sz="0" w:space="0" w:color="auto"/>
                                                <w:left w:val="none" w:sz="0" w:space="0" w:color="auto"/>
                                                <w:bottom w:val="none" w:sz="0" w:space="0" w:color="auto"/>
                                                <w:right w:val="none" w:sz="0" w:space="0" w:color="auto"/>
                                              </w:divBdr>
                                              <w:divsChild>
                                                <w:div w:id="3440596">
                                                  <w:marLeft w:val="0"/>
                                                  <w:marRight w:val="0"/>
                                                  <w:marTop w:val="0"/>
                                                  <w:marBottom w:val="0"/>
                                                  <w:divBdr>
                                                    <w:top w:val="none" w:sz="0" w:space="0" w:color="auto"/>
                                                    <w:left w:val="none" w:sz="0" w:space="0" w:color="auto"/>
                                                    <w:bottom w:val="none" w:sz="0" w:space="0" w:color="auto"/>
                                                    <w:right w:val="none" w:sz="0" w:space="0" w:color="auto"/>
                                                  </w:divBdr>
                                                  <w:divsChild>
                                                    <w:div w:id="64828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446779">
                                          <w:marLeft w:val="0"/>
                                          <w:marRight w:val="0"/>
                                          <w:marTop w:val="0"/>
                                          <w:marBottom w:val="0"/>
                                          <w:divBdr>
                                            <w:top w:val="none" w:sz="0" w:space="0" w:color="auto"/>
                                            <w:left w:val="none" w:sz="0" w:space="0" w:color="auto"/>
                                            <w:bottom w:val="none" w:sz="0" w:space="0" w:color="auto"/>
                                            <w:right w:val="none" w:sz="0" w:space="0" w:color="auto"/>
                                          </w:divBdr>
                                          <w:divsChild>
                                            <w:div w:id="302808839">
                                              <w:marLeft w:val="0"/>
                                              <w:marRight w:val="0"/>
                                              <w:marTop w:val="0"/>
                                              <w:marBottom w:val="0"/>
                                              <w:divBdr>
                                                <w:top w:val="none" w:sz="0" w:space="0" w:color="auto"/>
                                                <w:left w:val="none" w:sz="0" w:space="0" w:color="auto"/>
                                                <w:bottom w:val="none" w:sz="0" w:space="0" w:color="auto"/>
                                                <w:right w:val="none" w:sz="0" w:space="0" w:color="auto"/>
                                              </w:divBdr>
                                              <w:divsChild>
                                                <w:div w:id="436678943">
                                                  <w:marLeft w:val="0"/>
                                                  <w:marRight w:val="0"/>
                                                  <w:marTop w:val="0"/>
                                                  <w:marBottom w:val="0"/>
                                                  <w:divBdr>
                                                    <w:top w:val="none" w:sz="0" w:space="0" w:color="auto"/>
                                                    <w:left w:val="none" w:sz="0" w:space="0" w:color="auto"/>
                                                    <w:bottom w:val="none" w:sz="0" w:space="0" w:color="auto"/>
                                                    <w:right w:val="none" w:sz="0" w:space="0" w:color="auto"/>
                                                  </w:divBdr>
                                                  <w:divsChild>
                                                    <w:div w:id="150832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9791252">
      <w:bodyDiv w:val="1"/>
      <w:marLeft w:val="0"/>
      <w:marRight w:val="0"/>
      <w:marTop w:val="0"/>
      <w:marBottom w:val="0"/>
      <w:divBdr>
        <w:top w:val="none" w:sz="0" w:space="0" w:color="auto"/>
        <w:left w:val="none" w:sz="0" w:space="0" w:color="auto"/>
        <w:bottom w:val="none" w:sz="0" w:space="0" w:color="auto"/>
        <w:right w:val="none" w:sz="0" w:space="0" w:color="auto"/>
      </w:divBdr>
    </w:div>
    <w:div w:id="1335065737">
      <w:bodyDiv w:val="1"/>
      <w:marLeft w:val="0"/>
      <w:marRight w:val="0"/>
      <w:marTop w:val="0"/>
      <w:marBottom w:val="0"/>
      <w:divBdr>
        <w:top w:val="none" w:sz="0" w:space="0" w:color="auto"/>
        <w:left w:val="none" w:sz="0" w:space="0" w:color="auto"/>
        <w:bottom w:val="none" w:sz="0" w:space="0" w:color="auto"/>
        <w:right w:val="none" w:sz="0" w:space="0" w:color="auto"/>
      </w:divBdr>
    </w:div>
    <w:div w:id="1403017754">
      <w:bodyDiv w:val="1"/>
      <w:marLeft w:val="0"/>
      <w:marRight w:val="0"/>
      <w:marTop w:val="0"/>
      <w:marBottom w:val="0"/>
      <w:divBdr>
        <w:top w:val="none" w:sz="0" w:space="0" w:color="auto"/>
        <w:left w:val="none" w:sz="0" w:space="0" w:color="auto"/>
        <w:bottom w:val="none" w:sz="0" w:space="0" w:color="auto"/>
        <w:right w:val="none" w:sz="0" w:space="0" w:color="auto"/>
      </w:divBdr>
    </w:div>
    <w:div w:id="1407344423">
      <w:bodyDiv w:val="1"/>
      <w:marLeft w:val="0"/>
      <w:marRight w:val="0"/>
      <w:marTop w:val="0"/>
      <w:marBottom w:val="0"/>
      <w:divBdr>
        <w:top w:val="none" w:sz="0" w:space="0" w:color="auto"/>
        <w:left w:val="none" w:sz="0" w:space="0" w:color="auto"/>
        <w:bottom w:val="none" w:sz="0" w:space="0" w:color="auto"/>
        <w:right w:val="none" w:sz="0" w:space="0" w:color="auto"/>
      </w:divBdr>
    </w:div>
    <w:div w:id="1426271052">
      <w:bodyDiv w:val="1"/>
      <w:marLeft w:val="0"/>
      <w:marRight w:val="0"/>
      <w:marTop w:val="0"/>
      <w:marBottom w:val="0"/>
      <w:divBdr>
        <w:top w:val="none" w:sz="0" w:space="0" w:color="auto"/>
        <w:left w:val="none" w:sz="0" w:space="0" w:color="auto"/>
        <w:bottom w:val="none" w:sz="0" w:space="0" w:color="auto"/>
        <w:right w:val="none" w:sz="0" w:space="0" w:color="auto"/>
      </w:divBdr>
    </w:div>
    <w:div w:id="1428844462">
      <w:bodyDiv w:val="1"/>
      <w:marLeft w:val="0"/>
      <w:marRight w:val="0"/>
      <w:marTop w:val="0"/>
      <w:marBottom w:val="0"/>
      <w:divBdr>
        <w:top w:val="none" w:sz="0" w:space="0" w:color="auto"/>
        <w:left w:val="none" w:sz="0" w:space="0" w:color="auto"/>
        <w:bottom w:val="none" w:sz="0" w:space="0" w:color="auto"/>
        <w:right w:val="none" w:sz="0" w:space="0" w:color="auto"/>
      </w:divBdr>
    </w:div>
    <w:div w:id="1436629465">
      <w:bodyDiv w:val="1"/>
      <w:marLeft w:val="0"/>
      <w:marRight w:val="0"/>
      <w:marTop w:val="0"/>
      <w:marBottom w:val="0"/>
      <w:divBdr>
        <w:top w:val="none" w:sz="0" w:space="0" w:color="auto"/>
        <w:left w:val="none" w:sz="0" w:space="0" w:color="auto"/>
        <w:bottom w:val="none" w:sz="0" w:space="0" w:color="auto"/>
        <w:right w:val="none" w:sz="0" w:space="0" w:color="auto"/>
      </w:divBdr>
    </w:div>
    <w:div w:id="1454858722">
      <w:bodyDiv w:val="1"/>
      <w:marLeft w:val="0"/>
      <w:marRight w:val="0"/>
      <w:marTop w:val="0"/>
      <w:marBottom w:val="0"/>
      <w:divBdr>
        <w:top w:val="none" w:sz="0" w:space="0" w:color="auto"/>
        <w:left w:val="none" w:sz="0" w:space="0" w:color="auto"/>
        <w:bottom w:val="none" w:sz="0" w:space="0" w:color="auto"/>
        <w:right w:val="none" w:sz="0" w:space="0" w:color="auto"/>
      </w:divBdr>
    </w:div>
    <w:div w:id="1457674586">
      <w:bodyDiv w:val="1"/>
      <w:marLeft w:val="0"/>
      <w:marRight w:val="0"/>
      <w:marTop w:val="0"/>
      <w:marBottom w:val="0"/>
      <w:divBdr>
        <w:top w:val="none" w:sz="0" w:space="0" w:color="auto"/>
        <w:left w:val="none" w:sz="0" w:space="0" w:color="auto"/>
        <w:bottom w:val="none" w:sz="0" w:space="0" w:color="auto"/>
        <w:right w:val="none" w:sz="0" w:space="0" w:color="auto"/>
      </w:divBdr>
    </w:div>
    <w:div w:id="1485970177">
      <w:bodyDiv w:val="1"/>
      <w:marLeft w:val="0"/>
      <w:marRight w:val="0"/>
      <w:marTop w:val="0"/>
      <w:marBottom w:val="0"/>
      <w:divBdr>
        <w:top w:val="none" w:sz="0" w:space="0" w:color="auto"/>
        <w:left w:val="none" w:sz="0" w:space="0" w:color="auto"/>
        <w:bottom w:val="none" w:sz="0" w:space="0" w:color="auto"/>
        <w:right w:val="none" w:sz="0" w:space="0" w:color="auto"/>
      </w:divBdr>
    </w:div>
    <w:div w:id="1512253246">
      <w:bodyDiv w:val="1"/>
      <w:marLeft w:val="0"/>
      <w:marRight w:val="0"/>
      <w:marTop w:val="0"/>
      <w:marBottom w:val="0"/>
      <w:divBdr>
        <w:top w:val="none" w:sz="0" w:space="0" w:color="auto"/>
        <w:left w:val="none" w:sz="0" w:space="0" w:color="auto"/>
        <w:bottom w:val="none" w:sz="0" w:space="0" w:color="auto"/>
        <w:right w:val="none" w:sz="0" w:space="0" w:color="auto"/>
      </w:divBdr>
    </w:div>
    <w:div w:id="1514566647">
      <w:bodyDiv w:val="1"/>
      <w:marLeft w:val="0"/>
      <w:marRight w:val="0"/>
      <w:marTop w:val="0"/>
      <w:marBottom w:val="0"/>
      <w:divBdr>
        <w:top w:val="none" w:sz="0" w:space="0" w:color="auto"/>
        <w:left w:val="none" w:sz="0" w:space="0" w:color="auto"/>
        <w:bottom w:val="none" w:sz="0" w:space="0" w:color="auto"/>
        <w:right w:val="none" w:sz="0" w:space="0" w:color="auto"/>
      </w:divBdr>
    </w:div>
    <w:div w:id="1516534922">
      <w:bodyDiv w:val="1"/>
      <w:marLeft w:val="0"/>
      <w:marRight w:val="0"/>
      <w:marTop w:val="0"/>
      <w:marBottom w:val="0"/>
      <w:divBdr>
        <w:top w:val="none" w:sz="0" w:space="0" w:color="auto"/>
        <w:left w:val="none" w:sz="0" w:space="0" w:color="auto"/>
        <w:bottom w:val="none" w:sz="0" w:space="0" w:color="auto"/>
        <w:right w:val="none" w:sz="0" w:space="0" w:color="auto"/>
      </w:divBdr>
    </w:div>
    <w:div w:id="1519346427">
      <w:bodyDiv w:val="1"/>
      <w:marLeft w:val="0"/>
      <w:marRight w:val="0"/>
      <w:marTop w:val="0"/>
      <w:marBottom w:val="0"/>
      <w:divBdr>
        <w:top w:val="none" w:sz="0" w:space="0" w:color="auto"/>
        <w:left w:val="none" w:sz="0" w:space="0" w:color="auto"/>
        <w:bottom w:val="none" w:sz="0" w:space="0" w:color="auto"/>
        <w:right w:val="none" w:sz="0" w:space="0" w:color="auto"/>
      </w:divBdr>
      <w:divsChild>
        <w:div w:id="216362561">
          <w:marLeft w:val="0"/>
          <w:marRight w:val="0"/>
          <w:marTop w:val="0"/>
          <w:marBottom w:val="0"/>
          <w:divBdr>
            <w:top w:val="none" w:sz="0" w:space="0" w:color="auto"/>
            <w:left w:val="none" w:sz="0" w:space="0" w:color="auto"/>
            <w:bottom w:val="none" w:sz="0" w:space="0" w:color="auto"/>
            <w:right w:val="none" w:sz="0" w:space="0" w:color="auto"/>
          </w:divBdr>
          <w:divsChild>
            <w:div w:id="2102018346">
              <w:marLeft w:val="0"/>
              <w:marRight w:val="0"/>
              <w:marTop w:val="0"/>
              <w:marBottom w:val="0"/>
              <w:divBdr>
                <w:top w:val="none" w:sz="0" w:space="0" w:color="auto"/>
                <w:left w:val="none" w:sz="0" w:space="0" w:color="auto"/>
                <w:bottom w:val="none" w:sz="0" w:space="0" w:color="auto"/>
                <w:right w:val="none" w:sz="0" w:space="0" w:color="auto"/>
              </w:divBdr>
              <w:divsChild>
                <w:div w:id="41289853">
                  <w:marLeft w:val="0"/>
                  <w:marRight w:val="0"/>
                  <w:marTop w:val="0"/>
                  <w:marBottom w:val="0"/>
                  <w:divBdr>
                    <w:top w:val="none" w:sz="0" w:space="0" w:color="auto"/>
                    <w:left w:val="none" w:sz="0" w:space="0" w:color="auto"/>
                    <w:bottom w:val="none" w:sz="0" w:space="0" w:color="auto"/>
                    <w:right w:val="none" w:sz="0" w:space="0" w:color="auto"/>
                  </w:divBdr>
                  <w:divsChild>
                    <w:div w:id="911355440">
                      <w:marLeft w:val="0"/>
                      <w:marRight w:val="0"/>
                      <w:marTop w:val="0"/>
                      <w:marBottom w:val="0"/>
                      <w:divBdr>
                        <w:top w:val="none" w:sz="0" w:space="0" w:color="auto"/>
                        <w:left w:val="none" w:sz="0" w:space="0" w:color="auto"/>
                        <w:bottom w:val="none" w:sz="0" w:space="0" w:color="auto"/>
                        <w:right w:val="none" w:sz="0" w:space="0" w:color="auto"/>
                      </w:divBdr>
                      <w:divsChild>
                        <w:div w:id="1809200820">
                          <w:marLeft w:val="0"/>
                          <w:marRight w:val="0"/>
                          <w:marTop w:val="0"/>
                          <w:marBottom w:val="0"/>
                          <w:divBdr>
                            <w:top w:val="none" w:sz="0" w:space="0" w:color="auto"/>
                            <w:left w:val="none" w:sz="0" w:space="0" w:color="auto"/>
                            <w:bottom w:val="none" w:sz="0" w:space="0" w:color="auto"/>
                            <w:right w:val="none" w:sz="0" w:space="0" w:color="auto"/>
                          </w:divBdr>
                          <w:divsChild>
                            <w:div w:id="57593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935659">
                  <w:marLeft w:val="0"/>
                  <w:marRight w:val="0"/>
                  <w:marTop w:val="0"/>
                  <w:marBottom w:val="0"/>
                  <w:divBdr>
                    <w:top w:val="none" w:sz="0" w:space="0" w:color="auto"/>
                    <w:left w:val="none" w:sz="0" w:space="0" w:color="auto"/>
                    <w:bottom w:val="none" w:sz="0" w:space="0" w:color="auto"/>
                    <w:right w:val="none" w:sz="0" w:space="0" w:color="auto"/>
                  </w:divBdr>
                  <w:divsChild>
                    <w:div w:id="71920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6190032">
      <w:bodyDiv w:val="1"/>
      <w:marLeft w:val="0"/>
      <w:marRight w:val="0"/>
      <w:marTop w:val="0"/>
      <w:marBottom w:val="0"/>
      <w:divBdr>
        <w:top w:val="none" w:sz="0" w:space="0" w:color="auto"/>
        <w:left w:val="none" w:sz="0" w:space="0" w:color="auto"/>
        <w:bottom w:val="none" w:sz="0" w:space="0" w:color="auto"/>
        <w:right w:val="none" w:sz="0" w:space="0" w:color="auto"/>
      </w:divBdr>
    </w:div>
    <w:div w:id="1567184433">
      <w:bodyDiv w:val="1"/>
      <w:marLeft w:val="0"/>
      <w:marRight w:val="0"/>
      <w:marTop w:val="0"/>
      <w:marBottom w:val="0"/>
      <w:divBdr>
        <w:top w:val="none" w:sz="0" w:space="0" w:color="auto"/>
        <w:left w:val="none" w:sz="0" w:space="0" w:color="auto"/>
        <w:bottom w:val="none" w:sz="0" w:space="0" w:color="auto"/>
        <w:right w:val="none" w:sz="0" w:space="0" w:color="auto"/>
      </w:divBdr>
    </w:div>
    <w:div w:id="1568950613">
      <w:bodyDiv w:val="1"/>
      <w:marLeft w:val="0"/>
      <w:marRight w:val="0"/>
      <w:marTop w:val="0"/>
      <w:marBottom w:val="0"/>
      <w:divBdr>
        <w:top w:val="none" w:sz="0" w:space="0" w:color="auto"/>
        <w:left w:val="none" w:sz="0" w:space="0" w:color="auto"/>
        <w:bottom w:val="none" w:sz="0" w:space="0" w:color="auto"/>
        <w:right w:val="none" w:sz="0" w:space="0" w:color="auto"/>
      </w:divBdr>
    </w:div>
    <w:div w:id="1569264418">
      <w:bodyDiv w:val="1"/>
      <w:marLeft w:val="0"/>
      <w:marRight w:val="0"/>
      <w:marTop w:val="0"/>
      <w:marBottom w:val="0"/>
      <w:divBdr>
        <w:top w:val="none" w:sz="0" w:space="0" w:color="auto"/>
        <w:left w:val="none" w:sz="0" w:space="0" w:color="auto"/>
        <w:bottom w:val="none" w:sz="0" w:space="0" w:color="auto"/>
        <w:right w:val="none" w:sz="0" w:space="0" w:color="auto"/>
      </w:divBdr>
    </w:div>
    <w:div w:id="1600941953">
      <w:bodyDiv w:val="1"/>
      <w:marLeft w:val="0"/>
      <w:marRight w:val="0"/>
      <w:marTop w:val="0"/>
      <w:marBottom w:val="0"/>
      <w:divBdr>
        <w:top w:val="none" w:sz="0" w:space="0" w:color="auto"/>
        <w:left w:val="none" w:sz="0" w:space="0" w:color="auto"/>
        <w:bottom w:val="none" w:sz="0" w:space="0" w:color="auto"/>
        <w:right w:val="none" w:sz="0" w:space="0" w:color="auto"/>
      </w:divBdr>
      <w:divsChild>
        <w:div w:id="1010714202">
          <w:marLeft w:val="0"/>
          <w:marRight w:val="0"/>
          <w:marTop w:val="0"/>
          <w:marBottom w:val="0"/>
          <w:divBdr>
            <w:top w:val="none" w:sz="0" w:space="0" w:color="auto"/>
            <w:left w:val="none" w:sz="0" w:space="0" w:color="auto"/>
            <w:bottom w:val="none" w:sz="0" w:space="0" w:color="auto"/>
            <w:right w:val="none" w:sz="0" w:space="0" w:color="auto"/>
          </w:divBdr>
          <w:divsChild>
            <w:div w:id="1733194401">
              <w:marLeft w:val="0"/>
              <w:marRight w:val="0"/>
              <w:marTop w:val="0"/>
              <w:marBottom w:val="0"/>
              <w:divBdr>
                <w:top w:val="none" w:sz="0" w:space="0" w:color="auto"/>
                <w:left w:val="none" w:sz="0" w:space="0" w:color="auto"/>
                <w:bottom w:val="none" w:sz="0" w:space="0" w:color="auto"/>
                <w:right w:val="none" w:sz="0" w:space="0" w:color="auto"/>
              </w:divBdr>
              <w:divsChild>
                <w:div w:id="1240209305">
                  <w:marLeft w:val="0"/>
                  <w:marRight w:val="0"/>
                  <w:marTop w:val="0"/>
                  <w:marBottom w:val="0"/>
                  <w:divBdr>
                    <w:top w:val="none" w:sz="0" w:space="0" w:color="auto"/>
                    <w:left w:val="none" w:sz="0" w:space="0" w:color="auto"/>
                    <w:bottom w:val="none" w:sz="0" w:space="0" w:color="auto"/>
                    <w:right w:val="none" w:sz="0" w:space="0" w:color="auto"/>
                  </w:divBdr>
                  <w:divsChild>
                    <w:div w:id="1092512687">
                      <w:marLeft w:val="0"/>
                      <w:marRight w:val="0"/>
                      <w:marTop w:val="0"/>
                      <w:marBottom w:val="0"/>
                      <w:divBdr>
                        <w:top w:val="none" w:sz="0" w:space="0" w:color="auto"/>
                        <w:left w:val="none" w:sz="0" w:space="0" w:color="auto"/>
                        <w:bottom w:val="none" w:sz="0" w:space="0" w:color="auto"/>
                        <w:right w:val="none" w:sz="0" w:space="0" w:color="auto"/>
                      </w:divBdr>
                      <w:divsChild>
                        <w:div w:id="87951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1269527">
          <w:marLeft w:val="0"/>
          <w:marRight w:val="0"/>
          <w:marTop w:val="0"/>
          <w:marBottom w:val="0"/>
          <w:divBdr>
            <w:top w:val="none" w:sz="0" w:space="0" w:color="auto"/>
            <w:left w:val="none" w:sz="0" w:space="0" w:color="auto"/>
            <w:bottom w:val="none" w:sz="0" w:space="0" w:color="auto"/>
            <w:right w:val="none" w:sz="0" w:space="0" w:color="auto"/>
          </w:divBdr>
          <w:divsChild>
            <w:div w:id="17661105">
              <w:marLeft w:val="0"/>
              <w:marRight w:val="0"/>
              <w:marTop w:val="1200"/>
              <w:marBottom w:val="120"/>
              <w:divBdr>
                <w:top w:val="none" w:sz="0" w:space="0" w:color="auto"/>
                <w:left w:val="none" w:sz="0" w:space="0" w:color="auto"/>
                <w:bottom w:val="none" w:sz="0" w:space="0" w:color="auto"/>
                <w:right w:val="none" w:sz="0" w:space="0" w:color="auto"/>
              </w:divBdr>
              <w:divsChild>
                <w:div w:id="197389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785104">
          <w:marLeft w:val="0"/>
          <w:marRight w:val="0"/>
          <w:marTop w:val="0"/>
          <w:marBottom w:val="0"/>
          <w:divBdr>
            <w:top w:val="none" w:sz="0" w:space="0" w:color="auto"/>
            <w:left w:val="none" w:sz="0" w:space="0" w:color="auto"/>
            <w:bottom w:val="none" w:sz="0" w:space="0" w:color="auto"/>
            <w:right w:val="none" w:sz="0" w:space="0" w:color="auto"/>
          </w:divBdr>
          <w:divsChild>
            <w:div w:id="654846133">
              <w:marLeft w:val="0"/>
              <w:marRight w:val="0"/>
              <w:marTop w:val="0"/>
              <w:marBottom w:val="0"/>
              <w:divBdr>
                <w:top w:val="none" w:sz="0" w:space="0" w:color="auto"/>
                <w:left w:val="none" w:sz="0" w:space="0" w:color="auto"/>
                <w:bottom w:val="none" w:sz="0" w:space="0" w:color="auto"/>
                <w:right w:val="none" w:sz="0" w:space="0" w:color="auto"/>
              </w:divBdr>
              <w:divsChild>
                <w:div w:id="875964700">
                  <w:marLeft w:val="0"/>
                  <w:marRight w:val="0"/>
                  <w:marTop w:val="0"/>
                  <w:marBottom w:val="0"/>
                  <w:divBdr>
                    <w:top w:val="none" w:sz="0" w:space="0" w:color="auto"/>
                    <w:left w:val="none" w:sz="0" w:space="0" w:color="auto"/>
                    <w:bottom w:val="none" w:sz="0" w:space="0" w:color="auto"/>
                    <w:right w:val="none" w:sz="0" w:space="0" w:color="auto"/>
                  </w:divBdr>
                  <w:divsChild>
                    <w:div w:id="2004427206">
                      <w:marLeft w:val="0"/>
                      <w:marRight w:val="0"/>
                      <w:marTop w:val="0"/>
                      <w:marBottom w:val="0"/>
                      <w:divBdr>
                        <w:top w:val="none" w:sz="0" w:space="0" w:color="auto"/>
                        <w:left w:val="none" w:sz="0" w:space="0" w:color="auto"/>
                        <w:bottom w:val="none" w:sz="0" w:space="0" w:color="auto"/>
                        <w:right w:val="none" w:sz="0" w:space="0" w:color="auto"/>
                      </w:divBdr>
                      <w:divsChild>
                        <w:div w:id="1120418917">
                          <w:marLeft w:val="0"/>
                          <w:marRight w:val="0"/>
                          <w:marTop w:val="0"/>
                          <w:marBottom w:val="0"/>
                          <w:divBdr>
                            <w:top w:val="none" w:sz="0" w:space="0" w:color="auto"/>
                            <w:left w:val="none" w:sz="0" w:space="0" w:color="auto"/>
                            <w:bottom w:val="none" w:sz="0" w:space="0" w:color="auto"/>
                            <w:right w:val="none" w:sz="0" w:space="0" w:color="auto"/>
                          </w:divBdr>
                          <w:divsChild>
                            <w:div w:id="1289241913">
                              <w:marLeft w:val="0"/>
                              <w:marRight w:val="0"/>
                              <w:marTop w:val="0"/>
                              <w:marBottom w:val="0"/>
                              <w:divBdr>
                                <w:top w:val="none" w:sz="0" w:space="0" w:color="auto"/>
                                <w:left w:val="none" w:sz="0" w:space="0" w:color="auto"/>
                                <w:bottom w:val="none" w:sz="0" w:space="0" w:color="auto"/>
                                <w:right w:val="none" w:sz="0" w:space="0" w:color="auto"/>
                              </w:divBdr>
                              <w:divsChild>
                                <w:div w:id="750615386">
                                  <w:marLeft w:val="0"/>
                                  <w:marRight w:val="0"/>
                                  <w:marTop w:val="0"/>
                                  <w:marBottom w:val="0"/>
                                  <w:divBdr>
                                    <w:top w:val="none" w:sz="0" w:space="0" w:color="auto"/>
                                    <w:left w:val="none" w:sz="0" w:space="0" w:color="auto"/>
                                    <w:bottom w:val="none" w:sz="0" w:space="0" w:color="auto"/>
                                    <w:right w:val="none" w:sz="0" w:space="0" w:color="auto"/>
                                  </w:divBdr>
                                  <w:divsChild>
                                    <w:div w:id="794955341">
                                      <w:marLeft w:val="0"/>
                                      <w:marRight w:val="0"/>
                                      <w:marTop w:val="0"/>
                                      <w:marBottom w:val="0"/>
                                      <w:divBdr>
                                        <w:top w:val="none" w:sz="0" w:space="0" w:color="auto"/>
                                        <w:left w:val="none" w:sz="0" w:space="0" w:color="auto"/>
                                        <w:bottom w:val="none" w:sz="0" w:space="0" w:color="auto"/>
                                        <w:right w:val="none" w:sz="0" w:space="0" w:color="auto"/>
                                      </w:divBdr>
                                      <w:divsChild>
                                        <w:div w:id="66347897">
                                          <w:marLeft w:val="0"/>
                                          <w:marRight w:val="0"/>
                                          <w:marTop w:val="0"/>
                                          <w:marBottom w:val="0"/>
                                          <w:divBdr>
                                            <w:top w:val="none" w:sz="0" w:space="0" w:color="auto"/>
                                            <w:left w:val="none" w:sz="0" w:space="0" w:color="auto"/>
                                            <w:bottom w:val="none" w:sz="0" w:space="0" w:color="auto"/>
                                            <w:right w:val="none" w:sz="0" w:space="0" w:color="auto"/>
                                          </w:divBdr>
                                          <w:divsChild>
                                            <w:div w:id="855118219">
                                              <w:marLeft w:val="600"/>
                                              <w:marRight w:val="0"/>
                                              <w:marTop w:val="0"/>
                                              <w:marBottom w:val="0"/>
                                              <w:divBdr>
                                                <w:top w:val="none" w:sz="0" w:space="0" w:color="auto"/>
                                                <w:left w:val="none" w:sz="0" w:space="0" w:color="auto"/>
                                                <w:bottom w:val="none" w:sz="0" w:space="0" w:color="auto"/>
                                                <w:right w:val="none" w:sz="0" w:space="0" w:color="auto"/>
                                              </w:divBdr>
                                              <w:divsChild>
                                                <w:div w:id="544758708">
                                                  <w:marLeft w:val="0"/>
                                                  <w:marRight w:val="0"/>
                                                  <w:marTop w:val="30"/>
                                                  <w:marBottom w:val="0"/>
                                                  <w:divBdr>
                                                    <w:top w:val="none" w:sz="0" w:space="0" w:color="auto"/>
                                                    <w:left w:val="none" w:sz="0" w:space="0" w:color="auto"/>
                                                    <w:bottom w:val="none" w:sz="0" w:space="0" w:color="auto"/>
                                                    <w:right w:val="none" w:sz="0" w:space="0" w:color="auto"/>
                                                  </w:divBdr>
                                                </w:div>
                                              </w:divsChild>
                                            </w:div>
                                            <w:div w:id="1109928120">
                                              <w:marLeft w:val="-150"/>
                                              <w:marRight w:val="0"/>
                                              <w:marTop w:val="0"/>
                                              <w:marBottom w:val="0"/>
                                              <w:divBdr>
                                                <w:top w:val="none" w:sz="0" w:space="0" w:color="auto"/>
                                                <w:left w:val="none" w:sz="0" w:space="0" w:color="auto"/>
                                                <w:bottom w:val="none" w:sz="0" w:space="0" w:color="auto"/>
                                                <w:right w:val="none" w:sz="0" w:space="0" w:color="auto"/>
                                              </w:divBdr>
                                              <w:divsChild>
                                                <w:div w:id="351540691">
                                                  <w:marLeft w:val="0"/>
                                                  <w:marRight w:val="0"/>
                                                  <w:marTop w:val="0"/>
                                                  <w:marBottom w:val="0"/>
                                                  <w:divBdr>
                                                    <w:top w:val="none" w:sz="0" w:space="0" w:color="auto"/>
                                                    <w:left w:val="none" w:sz="0" w:space="0" w:color="auto"/>
                                                    <w:bottom w:val="none" w:sz="0" w:space="0" w:color="auto"/>
                                                    <w:right w:val="none" w:sz="0" w:space="0" w:color="auto"/>
                                                  </w:divBdr>
                                                  <w:divsChild>
                                                    <w:div w:id="341468685">
                                                      <w:marLeft w:val="0"/>
                                                      <w:marRight w:val="0"/>
                                                      <w:marTop w:val="0"/>
                                                      <w:marBottom w:val="0"/>
                                                      <w:divBdr>
                                                        <w:top w:val="none" w:sz="0" w:space="0" w:color="auto"/>
                                                        <w:left w:val="none" w:sz="0" w:space="0" w:color="auto"/>
                                                        <w:bottom w:val="none" w:sz="0" w:space="0" w:color="auto"/>
                                                        <w:right w:val="none" w:sz="0" w:space="0" w:color="auto"/>
                                                      </w:divBdr>
                                                      <w:divsChild>
                                                        <w:div w:id="773550949">
                                                          <w:marLeft w:val="0"/>
                                                          <w:marRight w:val="0"/>
                                                          <w:marTop w:val="0"/>
                                                          <w:marBottom w:val="0"/>
                                                          <w:divBdr>
                                                            <w:top w:val="none" w:sz="0" w:space="0" w:color="auto"/>
                                                            <w:left w:val="none" w:sz="0" w:space="0" w:color="auto"/>
                                                            <w:bottom w:val="none" w:sz="0" w:space="0" w:color="auto"/>
                                                            <w:right w:val="none" w:sz="0" w:space="0" w:color="auto"/>
                                                          </w:divBdr>
                                                          <w:divsChild>
                                                            <w:div w:id="211150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331370">
                                                      <w:marLeft w:val="0"/>
                                                      <w:marRight w:val="0"/>
                                                      <w:marTop w:val="0"/>
                                                      <w:marBottom w:val="0"/>
                                                      <w:divBdr>
                                                        <w:top w:val="none" w:sz="0" w:space="0" w:color="auto"/>
                                                        <w:left w:val="none" w:sz="0" w:space="0" w:color="auto"/>
                                                        <w:bottom w:val="none" w:sz="0" w:space="0" w:color="auto"/>
                                                        <w:right w:val="none" w:sz="0" w:space="0" w:color="auto"/>
                                                      </w:divBdr>
                                                      <w:divsChild>
                                                        <w:div w:id="1039940213">
                                                          <w:marLeft w:val="0"/>
                                                          <w:marRight w:val="0"/>
                                                          <w:marTop w:val="0"/>
                                                          <w:marBottom w:val="0"/>
                                                          <w:divBdr>
                                                            <w:top w:val="none" w:sz="0" w:space="0" w:color="auto"/>
                                                            <w:left w:val="none" w:sz="0" w:space="0" w:color="auto"/>
                                                            <w:bottom w:val="none" w:sz="0" w:space="0" w:color="auto"/>
                                                            <w:right w:val="none" w:sz="0" w:space="0" w:color="auto"/>
                                                          </w:divBdr>
                                                        </w:div>
                                                      </w:divsChild>
                                                    </w:div>
                                                    <w:div w:id="1151874491">
                                                      <w:marLeft w:val="0"/>
                                                      <w:marRight w:val="0"/>
                                                      <w:marTop w:val="0"/>
                                                      <w:marBottom w:val="0"/>
                                                      <w:divBdr>
                                                        <w:top w:val="none" w:sz="0" w:space="0" w:color="auto"/>
                                                        <w:left w:val="none" w:sz="0" w:space="0" w:color="auto"/>
                                                        <w:bottom w:val="none" w:sz="0" w:space="0" w:color="auto"/>
                                                        <w:right w:val="none" w:sz="0" w:space="0" w:color="auto"/>
                                                      </w:divBdr>
                                                      <w:divsChild>
                                                        <w:div w:id="140318300">
                                                          <w:marLeft w:val="0"/>
                                                          <w:marRight w:val="0"/>
                                                          <w:marTop w:val="0"/>
                                                          <w:marBottom w:val="0"/>
                                                          <w:divBdr>
                                                            <w:top w:val="none" w:sz="0" w:space="0" w:color="auto"/>
                                                            <w:left w:val="none" w:sz="0" w:space="0" w:color="auto"/>
                                                            <w:bottom w:val="single" w:sz="18" w:space="6" w:color="E8E8E8"/>
                                                            <w:right w:val="none" w:sz="0" w:space="0" w:color="auto"/>
                                                          </w:divBdr>
                                                        </w:div>
                                                      </w:divsChild>
                                                    </w:div>
                                                    <w:div w:id="1271619304">
                                                      <w:marLeft w:val="0"/>
                                                      <w:marRight w:val="0"/>
                                                      <w:marTop w:val="0"/>
                                                      <w:marBottom w:val="0"/>
                                                      <w:divBdr>
                                                        <w:top w:val="none" w:sz="0" w:space="0" w:color="auto"/>
                                                        <w:left w:val="none" w:sz="0" w:space="0" w:color="auto"/>
                                                        <w:bottom w:val="none" w:sz="0" w:space="0" w:color="auto"/>
                                                        <w:right w:val="none" w:sz="0" w:space="0" w:color="auto"/>
                                                      </w:divBdr>
                                                      <w:divsChild>
                                                        <w:div w:id="2068259497">
                                                          <w:marLeft w:val="0"/>
                                                          <w:marRight w:val="0"/>
                                                          <w:marTop w:val="0"/>
                                                          <w:marBottom w:val="0"/>
                                                          <w:divBdr>
                                                            <w:top w:val="none" w:sz="0" w:space="0" w:color="auto"/>
                                                            <w:left w:val="none" w:sz="0" w:space="0" w:color="auto"/>
                                                            <w:bottom w:val="none" w:sz="0" w:space="0" w:color="auto"/>
                                                            <w:right w:val="none" w:sz="0" w:space="0" w:color="auto"/>
                                                          </w:divBdr>
                                                        </w:div>
                                                      </w:divsChild>
                                                    </w:div>
                                                    <w:div w:id="1492788667">
                                                      <w:marLeft w:val="0"/>
                                                      <w:marRight w:val="0"/>
                                                      <w:marTop w:val="0"/>
                                                      <w:marBottom w:val="0"/>
                                                      <w:divBdr>
                                                        <w:top w:val="none" w:sz="0" w:space="0" w:color="auto"/>
                                                        <w:left w:val="none" w:sz="0" w:space="0" w:color="auto"/>
                                                        <w:bottom w:val="none" w:sz="0" w:space="0" w:color="auto"/>
                                                        <w:right w:val="none" w:sz="0" w:space="0" w:color="auto"/>
                                                      </w:divBdr>
                                                      <w:divsChild>
                                                        <w:div w:id="1294943533">
                                                          <w:marLeft w:val="0"/>
                                                          <w:marRight w:val="0"/>
                                                          <w:marTop w:val="0"/>
                                                          <w:marBottom w:val="0"/>
                                                          <w:divBdr>
                                                            <w:top w:val="none" w:sz="0" w:space="0" w:color="auto"/>
                                                            <w:left w:val="none" w:sz="0" w:space="0" w:color="auto"/>
                                                            <w:bottom w:val="none" w:sz="0" w:space="0" w:color="auto"/>
                                                            <w:right w:val="none" w:sz="0" w:space="0" w:color="auto"/>
                                                          </w:divBdr>
                                                        </w:div>
                                                      </w:divsChild>
                                                    </w:div>
                                                    <w:div w:id="1817916221">
                                                      <w:marLeft w:val="0"/>
                                                      <w:marRight w:val="0"/>
                                                      <w:marTop w:val="0"/>
                                                      <w:marBottom w:val="0"/>
                                                      <w:divBdr>
                                                        <w:top w:val="none" w:sz="0" w:space="0" w:color="auto"/>
                                                        <w:left w:val="none" w:sz="0" w:space="0" w:color="auto"/>
                                                        <w:bottom w:val="none" w:sz="0" w:space="0" w:color="auto"/>
                                                        <w:right w:val="none" w:sz="0" w:space="0" w:color="auto"/>
                                                      </w:divBdr>
                                                      <w:divsChild>
                                                        <w:div w:id="492258442">
                                                          <w:marLeft w:val="0"/>
                                                          <w:marRight w:val="0"/>
                                                          <w:marTop w:val="0"/>
                                                          <w:marBottom w:val="0"/>
                                                          <w:divBdr>
                                                            <w:top w:val="none" w:sz="0" w:space="0" w:color="auto"/>
                                                            <w:left w:val="none" w:sz="0" w:space="0" w:color="auto"/>
                                                            <w:bottom w:val="none" w:sz="0" w:space="0" w:color="auto"/>
                                                            <w:right w:val="none" w:sz="0" w:space="0" w:color="auto"/>
                                                          </w:divBdr>
                                                        </w:div>
                                                      </w:divsChild>
                                                    </w:div>
                                                    <w:div w:id="1961951985">
                                                      <w:marLeft w:val="0"/>
                                                      <w:marRight w:val="0"/>
                                                      <w:marTop w:val="0"/>
                                                      <w:marBottom w:val="0"/>
                                                      <w:divBdr>
                                                        <w:top w:val="none" w:sz="0" w:space="0" w:color="auto"/>
                                                        <w:left w:val="none" w:sz="0" w:space="0" w:color="auto"/>
                                                        <w:bottom w:val="none" w:sz="0" w:space="0" w:color="auto"/>
                                                        <w:right w:val="none" w:sz="0" w:space="0" w:color="auto"/>
                                                      </w:divBdr>
                                                      <w:divsChild>
                                                        <w:div w:id="712576461">
                                                          <w:marLeft w:val="0"/>
                                                          <w:marRight w:val="0"/>
                                                          <w:marTop w:val="0"/>
                                                          <w:marBottom w:val="0"/>
                                                          <w:divBdr>
                                                            <w:top w:val="none" w:sz="0" w:space="0" w:color="auto"/>
                                                            <w:left w:val="none" w:sz="0" w:space="0" w:color="auto"/>
                                                            <w:bottom w:val="none" w:sz="0" w:space="0" w:color="auto"/>
                                                            <w:right w:val="none" w:sz="0" w:space="0" w:color="auto"/>
                                                          </w:divBdr>
                                                        </w:div>
                                                      </w:divsChild>
                                                    </w:div>
                                                    <w:div w:id="2022974037">
                                                      <w:marLeft w:val="0"/>
                                                      <w:marRight w:val="0"/>
                                                      <w:marTop w:val="0"/>
                                                      <w:marBottom w:val="0"/>
                                                      <w:divBdr>
                                                        <w:top w:val="none" w:sz="0" w:space="0" w:color="auto"/>
                                                        <w:left w:val="none" w:sz="0" w:space="0" w:color="auto"/>
                                                        <w:bottom w:val="none" w:sz="0" w:space="0" w:color="auto"/>
                                                        <w:right w:val="none" w:sz="0" w:space="0" w:color="auto"/>
                                                      </w:divBdr>
                                                      <w:divsChild>
                                                        <w:div w:id="150400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67335488">
                  <w:marLeft w:val="0"/>
                  <w:marRight w:val="0"/>
                  <w:marTop w:val="0"/>
                  <w:marBottom w:val="0"/>
                  <w:divBdr>
                    <w:top w:val="none" w:sz="0" w:space="0" w:color="auto"/>
                    <w:left w:val="none" w:sz="0" w:space="0" w:color="auto"/>
                    <w:bottom w:val="none" w:sz="0" w:space="0" w:color="auto"/>
                    <w:right w:val="none" w:sz="0" w:space="0" w:color="auto"/>
                  </w:divBdr>
                  <w:divsChild>
                    <w:div w:id="731151464">
                      <w:marLeft w:val="0"/>
                      <w:marRight w:val="0"/>
                      <w:marTop w:val="0"/>
                      <w:marBottom w:val="0"/>
                      <w:divBdr>
                        <w:top w:val="none" w:sz="0" w:space="0" w:color="auto"/>
                        <w:left w:val="none" w:sz="0" w:space="0" w:color="auto"/>
                        <w:bottom w:val="none" w:sz="0" w:space="0" w:color="auto"/>
                        <w:right w:val="none" w:sz="0" w:space="0" w:color="auto"/>
                      </w:divBdr>
                      <w:divsChild>
                        <w:div w:id="1712611926">
                          <w:marLeft w:val="0"/>
                          <w:marRight w:val="0"/>
                          <w:marTop w:val="0"/>
                          <w:marBottom w:val="0"/>
                          <w:divBdr>
                            <w:top w:val="none" w:sz="0" w:space="0" w:color="auto"/>
                            <w:left w:val="none" w:sz="0" w:space="0" w:color="auto"/>
                            <w:bottom w:val="none" w:sz="0" w:space="0" w:color="auto"/>
                            <w:right w:val="none" w:sz="0" w:space="0" w:color="auto"/>
                          </w:divBdr>
                          <w:divsChild>
                            <w:div w:id="1542744875">
                              <w:marLeft w:val="0"/>
                              <w:marRight w:val="0"/>
                              <w:marTop w:val="0"/>
                              <w:marBottom w:val="0"/>
                              <w:divBdr>
                                <w:top w:val="none" w:sz="0" w:space="0" w:color="auto"/>
                                <w:left w:val="none" w:sz="0" w:space="0" w:color="auto"/>
                                <w:bottom w:val="none" w:sz="0" w:space="0" w:color="auto"/>
                                <w:right w:val="none" w:sz="0" w:space="0" w:color="auto"/>
                              </w:divBdr>
                              <w:divsChild>
                                <w:div w:id="503857933">
                                  <w:marLeft w:val="0"/>
                                  <w:marRight w:val="0"/>
                                  <w:marTop w:val="0"/>
                                  <w:marBottom w:val="0"/>
                                  <w:divBdr>
                                    <w:top w:val="none" w:sz="0" w:space="0" w:color="auto"/>
                                    <w:left w:val="none" w:sz="0" w:space="0" w:color="auto"/>
                                    <w:bottom w:val="none" w:sz="0" w:space="0" w:color="auto"/>
                                    <w:right w:val="none" w:sz="0" w:space="0" w:color="auto"/>
                                  </w:divBdr>
                                  <w:divsChild>
                                    <w:div w:id="171996349">
                                      <w:marLeft w:val="0"/>
                                      <w:marRight w:val="0"/>
                                      <w:marTop w:val="0"/>
                                      <w:marBottom w:val="0"/>
                                      <w:divBdr>
                                        <w:top w:val="none" w:sz="0" w:space="0" w:color="auto"/>
                                        <w:left w:val="none" w:sz="0" w:space="0" w:color="auto"/>
                                        <w:bottom w:val="none" w:sz="0" w:space="0" w:color="auto"/>
                                        <w:right w:val="none" w:sz="0" w:space="0" w:color="auto"/>
                                      </w:divBdr>
                                    </w:div>
                                    <w:div w:id="924151362">
                                      <w:marLeft w:val="0"/>
                                      <w:marRight w:val="0"/>
                                      <w:marTop w:val="0"/>
                                      <w:marBottom w:val="0"/>
                                      <w:divBdr>
                                        <w:top w:val="none" w:sz="0" w:space="0" w:color="auto"/>
                                        <w:left w:val="none" w:sz="0" w:space="0" w:color="auto"/>
                                        <w:bottom w:val="none" w:sz="0" w:space="0" w:color="auto"/>
                                        <w:right w:val="none" w:sz="0" w:space="0" w:color="auto"/>
                                      </w:divBdr>
                                      <w:divsChild>
                                        <w:div w:id="2038385831">
                                          <w:marLeft w:val="0"/>
                                          <w:marRight w:val="0"/>
                                          <w:marTop w:val="0"/>
                                          <w:marBottom w:val="0"/>
                                          <w:divBdr>
                                            <w:top w:val="none" w:sz="0" w:space="0" w:color="auto"/>
                                            <w:left w:val="none" w:sz="0" w:space="0" w:color="auto"/>
                                            <w:bottom w:val="none" w:sz="0" w:space="0" w:color="auto"/>
                                            <w:right w:val="none" w:sz="0" w:space="0" w:color="auto"/>
                                          </w:divBdr>
                                          <w:divsChild>
                                            <w:div w:id="272788003">
                                              <w:marLeft w:val="195"/>
                                              <w:marRight w:val="0"/>
                                              <w:marTop w:val="0"/>
                                              <w:marBottom w:val="0"/>
                                              <w:divBdr>
                                                <w:top w:val="none" w:sz="0" w:space="0" w:color="auto"/>
                                                <w:left w:val="none" w:sz="0" w:space="0" w:color="auto"/>
                                                <w:bottom w:val="none" w:sz="0" w:space="0" w:color="auto"/>
                                                <w:right w:val="none" w:sz="0" w:space="0" w:color="auto"/>
                                              </w:divBdr>
                                              <w:divsChild>
                                                <w:div w:id="1949462152">
                                                  <w:marLeft w:val="0"/>
                                                  <w:marRight w:val="0"/>
                                                  <w:marTop w:val="0"/>
                                                  <w:marBottom w:val="0"/>
                                                  <w:divBdr>
                                                    <w:top w:val="none" w:sz="0" w:space="0" w:color="auto"/>
                                                    <w:left w:val="none" w:sz="0" w:space="0" w:color="auto"/>
                                                    <w:bottom w:val="none" w:sz="0" w:space="0" w:color="auto"/>
                                                    <w:right w:val="none" w:sz="0" w:space="0" w:color="auto"/>
                                                  </w:divBdr>
                                                  <w:divsChild>
                                                    <w:div w:id="1878156835">
                                                      <w:marLeft w:val="0"/>
                                                      <w:marRight w:val="0"/>
                                                      <w:marTop w:val="0"/>
                                                      <w:marBottom w:val="0"/>
                                                      <w:divBdr>
                                                        <w:top w:val="none" w:sz="0" w:space="0" w:color="auto"/>
                                                        <w:left w:val="none" w:sz="0" w:space="0" w:color="auto"/>
                                                        <w:bottom w:val="none" w:sz="0" w:space="0" w:color="auto"/>
                                                        <w:right w:val="none" w:sz="0" w:space="0" w:color="auto"/>
                                                      </w:divBdr>
                                                    </w:div>
                                                    <w:div w:id="2045136154">
                                                      <w:marLeft w:val="0"/>
                                                      <w:marRight w:val="0"/>
                                                      <w:marTop w:val="0"/>
                                                      <w:marBottom w:val="0"/>
                                                      <w:divBdr>
                                                        <w:top w:val="none" w:sz="0" w:space="0" w:color="auto"/>
                                                        <w:left w:val="none" w:sz="0" w:space="0" w:color="auto"/>
                                                        <w:bottom w:val="none" w:sz="0" w:space="0" w:color="auto"/>
                                                        <w:right w:val="none" w:sz="0" w:space="0" w:color="auto"/>
                                                      </w:divBdr>
                                                      <w:divsChild>
                                                        <w:div w:id="806969242">
                                                          <w:marLeft w:val="0"/>
                                                          <w:marRight w:val="0"/>
                                                          <w:marTop w:val="0"/>
                                                          <w:marBottom w:val="0"/>
                                                          <w:divBdr>
                                                            <w:top w:val="none" w:sz="0" w:space="0" w:color="auto"/>
                                                            <w:left w:val="none" w:sz="0" w:space="0" w:color="auto"/>
                                                            <w:bottom w:val="none" w:sz="0" w:space="0" w:color="auto"/>
                                                            <w:right w:val="none" w:sz="0" w:space="0" w:color="auto"/>
                                                          </w:divBdr>
                                                        </w:div>
                                                        <w:div w:id="105515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3265723">
                                      <w:marLeft w:val="0"/>
                                      <w:marRight w:val="0"/>
                                      <w:marTop w:val="0"/>
                                      <w:marBottom w:val="0"/>
                                      <w:divBdr>
                                        <w:top w:val="none" w:sz="0" w:space="0" w:color="auto"/>
                                        <w:left w:val="none" w:sz="0" w:space="0" w:color="auto"/>
                                        <w:bottom w:val="none" w:sz="0" w:space="0" w:color="auto"/>
                                        <w:right w:val="none" w:sz="0" w:space="0" w:color="auto"/>
                                      </w:divBdr>
                                      <w:divsChild>
                                        <w:div w:id="1648124343">
                                          <w:marLeft w:val="0"/>
                                          <w:marRight w:val="0"/>
                                          <w:marTop w:val="0"/>
                                          <w:marBottom w:val="0"/>
                                          <w:divBdr>
                                            <w:top w:val="none" w:sz="0" w:space="0" w:color="auto"/>
                                            <w:left w:val="none" w:sz="0" w:space="0" w:color="auto"/>
                                            <w:bottom w:val="none" w:sz="0" w:space="0" w:color="auto"/>
                                            <w:right w:val="none" w:sz="0" w:space="0" w:color="auto"/>
                                          </w:divBdr>
                                          <w:divsChild>
                                            <w:div w:id="1981300656">
                                              <w:marLeft w:val="0"/>
                                              <w:marRight w:val="0"/>
                                              <w:marTop w:val="0"/>
                                              <w:marBottom w:val="0"/>
                                              <w:divBdr>
                                                <w:top w:val="none" w:sz="0" w:space="0" w:color="auto"/>
                                                <w:left w:val="none" w:sz="0" w:space="0" w:color="auto"/>
                                                <w:bottom w:val="none" w:sz="0" w:space="0" w:color="auto"/>
                                                <w:right w:val="none" w:sz="0" w:space="0" w:color="auto"/>
                                              </w:divBdr>
                                              <w:divsChild>
                                                <w:div w:id="33091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4630215">
                  <w:marLeft w:val="0"/>
                  <w:marRight w:val="0"/>
                  <w:marTop w:val="0"/>
                  <w:marBottom w:val="0"/>
                  <w:divBdr>
                    <w:top w:val="none" w:sz="0" w:space="0" w:color="auto"/>
                    <w:left w:val="none" w:sz="0" w:space="0" w:color="auto"/>
                    <w:bottom w:val="none" w:sz="0" w:space="0" w:color="auto"/>
                    <w:right w:val="none" w:sz="0" w:space="0" w:color="auto"/>
                  </w:divBdr>
                  <w:divsChild>
                    <w:div w:id="834222888">
                      <w:marLeft w:val="0"/>
                      <w:marRight w:val="0"/>
                      <w:marTop w:val="0"/>
                      <w:marBottom w:val="0"/>
                      <w:divBdr>
                        <w:top w:val="none" w:sz="0" w:space="0" w:color="auto"/>
                        <w:left w:val="none" w:sz="0" w:space="0" w:color="auto"/>
                        <w:bottom w:val="none" w:sz="0" w:space="0" w:color="auto"/>
                        <w:right w:val="none" w:sz="0" w:space="0" w:color="auto"/>
                      </w:divBdr>
                      <w:divsChild>
                        <w:div w:id="1289972995">
                          <w:marLeft w:val="0"/>
                          <w:marRight w:val="0"/>
                          <w:marTop w:val="0"/>
                          <w:marBottom w:val="0"/>
                          <w:divBdr>
                            <w:top w:val="none" w:sz="0" w:space="0" w:color="auto"/>
                            <w:left w:val="none" w:sz="0" w:space="0" w:color="auto"/>
                            <w:bottom w:val="none" w:sz="0" w:space="0" w:color="auto"/>
                            <w:right w:val="none" w:sz="0" w:space="0" w:color="auto"/>
                          </w:divBdr>
                          <w:divsChild>
                            <w:div w:id="1854227619">
                              <w:marLeft w:val="0"/>
                              <w:marRight w:val="0"/>
                              <w:marTop w:val="0"/>
                              <w:marBottom w:val="0"/>
                              <w:divBdr>
                                <w:top w:val="none" w:sz="0" w:space="0" w:color="auto"/>
                                <w:left w:val="none" w:sz="0" w:space="0" w:color="auto"/>
                                <w:bottom w:val="none" w:sz="0" w:space="0" w:color="auto"/>
                                <w:right w:val="none" w:sz="0" w:space="0" w:color="auto"/>
                              </w:divBdr>
                              <w:divsChild>
                                <w:div w:id="1655332550">
                                  <w:marLeft w:val="0"/>
                                  <w:marRight w:val="0"/>
                                  <w:marTop w:val="0"/>
                                  <w:marBottom w:val="0"/>
                                  <w:divBdr>
                                    <w:top w:val="none" w:sz="0" w:space="0" w:color="auto"/>
                                    <w:left w:val="none" w:sz="0" w:space="0" w:color="auto"/>
                                    <w:bottom w:val="none" w:sz="0" w:space="0" w:color="auto"/>
                                    <w:right w:val="none" w:sz="0" w:space="0" w:color="auto"/>
                                  </w:divBdr>
                                  <w:divsChild>
                                    <w:div w:id="471949078">
                                      <w:marLeft w:val="0"/>
                                      <w:marRight w:val="0"/>
                                      <w:marTop w:val="0"/>
                                      <w:marBottom w:val="660"/>
                                      <w:divBdr>
                                        <w:top w:val="none" w:sz="0" w:space="0" w:color="auto"/>
                                        <w:left w:val="none" w:sz="0" w:space="0" w:color="auto"/>
                                        <w:bottom w:val="none" w:sz="0" w:space="0" w:color="auto"/>
                                        <w:right w:val="none" w:sz="0" w:space="0" w:color="auto"/>
                                      </w:divBdr>
                                      <w:divsChild>
                                        <w:div w:id="2108845561">
                                          <w:marLeft w:val="0"/>
                                          <w:marRight w:val="0"/>
                                          <w:marTop w:val="0"/>
                                          <w:marBottom w:val="0"/>
                                          <w:divBdr>
                                            <w:top w:val="none" w:sz="0" w:space="0" w:color="auto"/>
                                            <w:left w:val="none" w:sz="0" w:space="0" w:color="auto"/>
                                            <w:bottom w:val="none" w:sz="0" w:space="0" w:color="auto"/>
                                            <w:right w:val="none" w:sz="0" w:space="0" w:color="auto"/>
                                          </w:divBdr>
                                          <w:divsChild>
                                            <w:div w:id="1285188785">
                                              <w:marLeft w:val="0"/>
                                              <w:marRight w:val="0"/>
                                              <w:marTop w:val="0"/>
                                              <w:marBottom w:val="0"/>
                                              <w:divBdr>
                                                <w:top w:val="none" w:sz="0" w:space="0" w:color="auto"/>
                                                <w:left w:val="none" w:sz="0" w:space="0" w:color="auto"/>
                                                <w:bottom w:val="none" w:sz="0" w:space="0" w:color="auto"/>
                                                <w:right w:val="none" w:sz="0" w:space="0" w:color="auto"/>
                                              </w:divBdr>
                                              <w:divsChild>
                                                <w:div w:id="1596674676">
                                                  <w:marLeft w:val="0"/>
                                                  <w:marRight w:val="0"/>
                                                  <w:marTop w:val="0"/>
                                                  <w:marBottom w:val="0"/>
                                                  <w:divBdr>
                                                    <w:top w:val="none" w:sz="0" w:space="0" w:color="auto"/>
                                                    <w:left w:val="none" w:sz="0" w:space="0" w:color="auto"/>
                                                    <w:bottom w:val="none" w:sz="0" w:space="0" w:color="auto"/>
                                                    <w:right w:val="none" w:sz="0" w:space="0" w:color="auto"/>
                                                  </w:divBdr>
                                                  <w:divsChild>
                                                    <w:div w:id="139855214">
                                                      <w:marLeft w:val="0"/>
                                                      <w:marRight w:val="0"/>
                                                      <w:marTop w:val="0"/>
                                                      <w:marBottom w:val="0"/>
                                                      <w:divBdr>
                                                        <w:top w:val="none" w:sz="0" w:space="0" w:color="auto"/>
                                                        <w:left w:val="none" w:sz="0" w:space="0" w:color="auto"/>
                                                        <w:bottom w:val="none" w:sz="0" w:space="0" w:color="auto"/>
                                                        <w:right w:val="none" w:sz="0" w:space="0" w:color="auto"/>
                                                      </w:divBdr>
                                                      <w:divsChild>
                                                        <w:div w:id="447965418">
                                                          <w:marLeft w:val="0"/>
                                                          <w:marRight w:val="0"/>
                                                          <w:marTop w:val="0"/>
                                                          <w:marBottom w:val="0"/>
                                                          <w:divBdr>
                                                            <w:top w:val="none" w:sz="0" w:space="0" w:color="auto"/>
                                                            <w:left w:val="none" w:sz="0" w:space="0" w:color="auto"/>
                                                            <w:bottom w:val="none" w:sz="0" w:space="0" w:color="auto"/>
                                                            <w:right w:val="none" w:sz="0" w:space="0" w:color="auto"/>
                                                          </w:divBdr>
                                                          <w:divsChild>
                                                            <w:div w:id="22291649">
                                                              <w:marLeft w:val="0"/>
                                                              <w:marRight w:val="0"/>
                                                              <w:marTop w:val="0"/>
                                                              <w:marBottom w:val="0"/>
                                                              <w:divBdr>
                                                                <w:top w:val="none" w:sz="0" w:space="0" w:color="auto"/>
                                                                <w:left w:val="none" w:sz="0" w:space="0" w:color="auto"/>
                                                                <w:bottom w:val="none" w:sz="0" w:space="0" w:color="auto"/>
                                                                <w:right w:val="none" w:sz="0" w:space="0" w:color="auto"/>
                                                              </w:divBdr>
                                                              <w:divsChild>
                                                                <w:div w:id="654184863">
                                                                  <w:marLeft w:val="0"/>
                                                                  <w:marRight w:val="0"/>
                                                                  <w:marTop w:val="180"/>
                                                                  <w:marBottom w:val="0"/>
                                                                  <w:divBdr>
                                                                    <w:top w:val="none" w:sz="0" w:space="0" w:color="auto"/>
                                                                    <w:left w:val="none" w:sz="0" w:space="0" w:color="auto"/>
                                                                    <w:bottom w:val="none" w:sz="0" w:space="0" w:color="auto"/>
                                                                    <w:right w:val="none" w:sz="0" w:space="0" w:color="auto"/>
                                                                  </w:divBdr>
                                                                  <w:divsChild>
                                                                    <w:div w:id="322241017">
                                                                      <w:marLeft w:val="0"/>
                                                                      <w:marRight w:val="0"/>
                                                                      <w:marTop w:val="0"/>
                                                                      <w:marBottom w:val="0"/>
                                                                      <w:divBdr>
                                                                        <w:top w:val="none" w:sz="0" w:space="0" w:color="auto"/>
                                                                        <w:left w:val="none" w:sz="0" w:space="0" w:color="auto"/>
                                                                        <w:bottom w:val="none" w:sz="0" w:space="0" w:color="auto"/>
                                                                        <w:right w:val="none" w:sz="0" w:space="0" w:color="auto"/>
                                                                      </w:divBdr>
                                                                      <w:divsChild>
                                                                        <w:div w:id="1952278519">
                                                                          <w:marLeft w:val="0"/>
                                                                          <w:marRight w:val="0"/>
                                                                          <w:marTop w:val="0"/>
                                                                          <w:marBottom w:val="0"/>
                                                                          <w:divBdr>
                                                                            <w:top w:val="none" w:sz="0" w:space="0" w:color="auto"/>
                                                                            <w:left w:val="none" w:sz="0" w:space="0" w:color="auto"/>
                                                                            <w:bottom w:val="none" w:sz="0" w:space="0" w:color="auto"/>
                                                                            <w:right w:val="none" w:sz="0" w:space="0" w:color="auto"/>
                                                                          </w:divBdr>
                                                                          <w:divsChild>
                                                                            <w:div w:id="1984503820">
                                                                              <w:marLeft w:val="0"/>
                                                                              <w:marRight w:val="0"/>
                                                                              <w:marTop w:val="0"/>
                                                                              <w:marBottom w:val="0"/>
                                                                              <w:divBdr>
                                                                                <w:top w:val="none" w:sz="0" w:space="0" w:color="auto"/>
                                                                                <w:left w:val="none" w:sz="0" w:space="0" w:color="auto"/>
                                                                                <w:bottom w:val="none" w:sz="0" w:space="0" w:color="auto"/>
                                                                                <w:right w:val="none" w:sz="0" w:space="0" w:color="auto"/>
                                                                              </w:divBdr>
                                                                              <w:divsChild>
                                                                                <w:div w:id="246110187">
                                                                                  <w:marLeft w:val="0"/>
                                                                                  <w:marRight w:val="0"/>
                                                                                  <w:marTop w:val="0"/>
                                                                                  <w:marBottom w:val="0"/>
                                                                                  <w:divBdr>
                                                                                    <w:top w:val="none" w:sz="0" w:space="0" w:color="auto"/>
                                                                                    <w:left w:val="none" w:sz="0" w:space="0" w:color="auto"/>
                                                                                    <w:bottom w:val="none" w:sz="0" w:space="0" w:color="auto"/>
                                                                                    <w:right w:val="none" w:sz="0" w:space="0" w:color="auto"/>
                                                                                  </w:divBdr>
                                                                                  <w:divsChild>
                                                                                    <w:div w:id="1015695669">
                                                                                      <w:marLeft w:val="0"/>
                                                                                      <w:marRight w:val="0"/>
                                                                                      <w:marTop w:val="0"/>
                                                                                      <w:marBottom w:val="0"/>
                                                                                      <w:divBdr>
                                                                                        <w:top w:val="none" w:sz="0" w:space="0" w:color="auto"/>
                                                                                        <w:left w:val="none" w:sz="0" w:space="0" w:color="auto"/>
                                                                                        <w:bottom w:val="none" w:sz="0" w:space="0" w:color="auto"/>
                                                                                        <w:right w:val="none" w:sz="0" w:space="0" w:color="auto"/>
                                                                                      </w:divBdr>
                                                                                      <w:divsChild>
                                                                                        <w:div w:id="157959925">
                                                                                          <w:marLeft w:val="0"/>
                                                                                          <w:marRight w:val="300"/>
                                                                                          <w:marTop w:val="0"/>
                                                                                          <w:marBottom w:val="0"/>
                                                                                          <w:divBdr>
                                                                                            <w:top w:val="none" w:sz="0" w:space="0" w:color="auto"/>
                                                                                            <w:left w:val="none" w:sz="0" w:space="0" w:color="auto"/>
                                                                                            <w:bottom w:val="none" w:sz="0" w:space="0" w:color="auto"/>
                                                                                            <w:right w:val="none" w:sz="0" w:space="0" w:color="auto"/>
                                                                                          </w:divBdr>
                                                                                          <w:divsChild>
                                                                                            <w:div w:id="1140489832">
                                                                                              <w:marLeft w:val="0"/>
                                                                                              <w:marRight w:val="0"/>
                                                                                              <w:marTop w:val="0"/>
                                                                                              <w:marBottom w:val="0"/>
                                                                                              <w:divBdr>
                                                                                                <w:top w:val="none" w:sz="0" w:space="0" w:color="auto"/>
                                                                                                <w:left w:val="none" w:sz="0" w:space="0" w:color="auto"/>
                                                                                                <w:bottom w:val="none" w:sz="0" w:space="0" w:color="auto"/>
                                                                                                <w:right w:val="none" w:sz="0" w:space="0" w:color="auto"/>
                                                                                              </w:divBdr>
                                                                                              <w:divsChild>
                                                                                                <w:div w:id="332076045">
                                                                                                  <w:marLeft w:val="0"/>
                                                                                                  <w:marRight w:val="0"/>
                                                                                                  <w:marTop w:val="0"/>
                                                                                                  <w:marBottom w:val="0"/>
                                                                                                  <w:divBdr>
                                                                                                    <w:top w:val="none" w:sz="0" w:space="0" w:color="auto"/>
                                                                                                    <w:left w:val="none" w:sz="0" w:space="0" w:color="auto"/>
                                                                                                    <w:bottom w:val="none" w:sz="0" w:space="0" w:color="auto"/>
                                                                                                    <w:right w:val="none" w:sz="0" w:space="0" w:color="auto"/>
                                                                                                  </w:divBdr>
                                                                                                  <w:divsChild>
                                                                                                    <w:div w:id="592014234">
                                                                                                      <w:marLeft w:val="0"/>
                                                                                                      <w:marRight w:val="0"/>
                                                                                                      <w:marTop w:val="0"/>
                                                                                                      <w:marBottom w:val="0"/>
                                                                                                      <w:divBdr>
                                                                                                        <w:top w:val="none" w:sz="0" w:space="0" w:color="auto"/>
                                                                                                        <w:left w:val="none" w:sz="0" w:space="0" w:color="auto"/>
                                                                                                        <w:bottom w:val="none" w:sz="0" w:space="0" w:color="auto"/>
                                                                                                        <w:right w:val="none" w:sz="0" w:space="0" w:color="auto"/>
                                                                                                      </w:divBdr>
                                                                                                      <w:divsChild>
                                                                                                        <w:div w:id="370573198">
                                                                                                          <w:marLeft w:val="0"/>
                                                                                                          <w:marRight w:val="0"/>
                                                                                                          <w:marTop w:val="0"/>
                                                                                                          <w:marBottom w:val="0"/>
                                                                                                          <w:divBdr>
                                                                                                            <w:top w:val="none" w:sz="0" w:space="0" w:color="auto"/>
                                                                                                            <w:left w:val="none" w:sz="0" w:space="0" w:color="auto"/>
                                                                                                            <w:bottom w:val="none" w:sz="0" w:space="0" w:color="auto"/>
                                                                                                            <w:right w:val="none" w:sz="0" w:space="0" w:color="auto"/>
                                                                                                          </w:divBdr>
                                                                                                          <w:divsChild>
                                                                                                            <w:div w:id="2043168206">
                                                                                                              <w:marLeft w:val="0"/>
                                                                                                              <w:marRight w:val="0"/>
                                                                                                              <w:marTop w:val="0"/>
                                                                                                              <w:marBottom w:val="0"/>
                                                                                                              <w:divBdr>
                                                                                                                <w:top w:val="none" w:sz="0" w:space="0" w:color="auto"/>
                                                                                                                <w:left w:val="none" w:sz="0" w:space="0" w:color="auto"/>
                                                                                                                <w:bottom w:val="none" w:sz="0" w:space="0" w:color="auto"/>
                                                                                                                <w:right w:val="none" w:sz="0" w:space="0" w:color="auto"/>
                                                                                                              </w:divBdr>
                                                                                                              <w:divsChild>
                                                                                                                <w:div w:id="318311138">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978152890">
                                                                                                          <w:marLeft w:val="0"/>
                                                                                                          <w:marRight w:val="0"/>
                                                                                                          <w:marTop w:val="0"/>
                                                                                                          <w:marBottom w:val="0"/>
                                                                                                          <w:divBdr>
                                                                                                            <w:top w:val="none" w:sz="0" w:space="0" w:color="auto"/>
                                                                                                            <w:left w:val="none" w:sz="0" w:space="0" w:color="auto"/>
                                                                                                            <w:bottom w:val="none" w:sz="0" w:space="0" w:color="auto"/>
                                                                                                            <w:right w:val="none" w:sz="0" w:space="0" w:color="auto"/>
                                                                                                          </w:divBdr>
                                                                                                          <w:divsChild>
                                                                                                            <w:div w:id="73258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7207163">
                                                                                          <w:marLeft w:val="0"/>
                                                                                          <w:marRight w:val="300"/>
                                                                                          <w:marTop w:val="0"/>
                                                                                          <w:marBottom w:val="0"/>
                                                                                          <w:divBdr>
                                                                                            <w:top w:val="none" w:sz="0" w:space="0" w:color="auto"/>
                                                                                            <w:left w:val="none" w:sz="0" w:space="0" w:color="auto"/>
                                                                                            <w:bottom w:val="none" w:sz="0" w:space="0" w:color="auto"/>
                                                                                            <w:right w:val="none" w:sz="0" w:space="0" w:color="auto"/>
                                                                                          </w:divBdr>
                                                                                          <w:divsChild>
                                                                                            <w:div w:id="1173765268">
                                                                                              <w:marLeft w:val="0"/>
                                                                                              <w:marRight w:val="0"/>
                                                                                              <w:marTop w:val="0"/>
                                                                                              <w:marBottom w:val="0"/>
                                                                                              <w:divBdr>
                                                                                                <w:top w:val="none" w:sz="0" w:space="0" w:color="auto"/>
                                                                                                <w:left w:val="none" w:sz="0" w:space="0" w:color="auto"/>
                                                                                                <w:bottom w:val="none" w:sz="0" w:space="0" w:color="auto"/>
                                                                                                <w:right w:val="none" w:sz="0" w:space="0" w:color="auto"/>
                                                                                              </w:divBdr>
                                                                                              <w:divsChild>
                                                                                                <w:div w:id="1843009586">
                                                                                                  <w:marLeft w:val="0"/>
                                                                                                  <w:marRight w:val="0"/>
                                                                                                  <w:marTop w:val="0"/>
                                                                                                  <w:marBottom w:val="0"/>
                                                                                                  <w:divBdr>
                                                                                                    <w:top w:val="none" w:sz="0" w:space="0" w:color="auto"/>
                                                                                                    <w:left w:val="none" w:sz="0" w:space="0" w:color="auto"/>
                                                                                                    <w:bottom w:val="none" w:sz="0" w:space="0" w:color="auto"/>
                                                                                                    <w:right w:val="none" w:sz="0" w:space="0" w:color="auto"/>
                                                                                                  </w:divBdr>
                                                                                                  <w:divsChild>
                                                                                                    <w:div w:id="1740009806">
                                                                                                      <w:marLeft w:val="0"/>
                                                                                                      <w:marRight w:val="0"/>
                                                                                                      <w:marTop w:val="0"/>
                                                                                                      <w:marBottom w:val="0"/>
                                                                                                      <w:divBdr>
                                                                                                        <w:top w:val="none" w:sz="0" w:space="0" w:color="auto"/>
                                                                                                        <w:left w:val="none" w:sz="0" w:space="0" w:color="auto"/>
                                                                                                        <w:bottom w:val="none" w:sz="0" w:space="0" w:color="auto"/>
                                                                                                        <w:right w:val="none" w:sz="0" w:space="0" w:color="auto"/>
                                                                                                      </w:divBdr>
                                                                                                      <w:divsChild>
                                                                                                        <w:div w:id="266235177">
                                                                                                          <w:marLeft w:val="0"/>
                                                                                                          <w:marRight w:val="0"/>
                                                                                                          <w:marTop w:val="0"/>
                                                                                                          <w:marBottom w:val="0"/>
                                                                                                          <w:divBdr>
                                                                                                            <w:top w:val="none" w:sz="0" w:space="0" w:color="auto"/>
                                                                                                            <w:left w:val="none" w:sz="0" w:space="0" w:color="auto"/>
                                                                                                            <w:bottom w:val="none" w:sz="0" w:space="0" w:color="auto"/>
                                                                                                            <w:right w:val="none" w:sz="0" w:space="0" w:color="auto"/>
                                                                                                          </w:divBdr>
                                                                                                          <w:divsChild>
                                                                                                            <w:div w:id="758866604">
                                                                                                              <w:marLeft w:val="0"/>
                                                                                                              <w:marRight w:val="0"/>
                                                                                                              <w:marTop w:val="0"/>
                                                                                                              <w:marBottom w:val="0"/>
                                                                                                              <w:divBdr>
                                                                                                                <w:top w:val="none" w:sz="0" w:space="0" w:color="auto"/>
                                                                                                                <w:left w:val="none" w:sz="0" w:space="0" w:color="auto"/>
                                                                                                                <w:bottom w:val="none" w:sz="0" w:space="0" w:color="auto"/>
                                                                                                                <w:right w:val="none" w:sz="0" w:space="0" w:color="auto"/>
                                                                                                              </w:divBdr>
                                                                                                              <w:divsChild>
                                                                                                                <w:div w:id="170996300">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760560571">
                                                                                                          <w:marLeft w:val="0"/>
                                                                                                          <w:marRight w:val="0"/>
                                                                                                          <w:marTop w:val="0"/>
                                                                                                          <w:marBottom w:val="0"/>
                                                                                                          <w:divBdr>
                                                                                                            <w:top w:val="none" w:sz="0" w:space="0" w:color="auto"/>
                                                                                                            <w:left w:val="none" w:sz="0" w:space="0" w:color="auto"/>
                                                                                                            <w:bottom w:val="none" w:sz="0" w:space="0" w:color="auto"/>
                                                                                                            <w:right w:val="none" w:sz="0" w:space="0" w:color="auto"/>
                                                                                                          </w:divBdr>
                                                                                                          <w:divsChild>
                                                                                                            <w:div w:id="196951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6623292">
                                                                                          <w:marLeft w:val="0"/>
                                                                                          <w:marRight w:val="300"/>
                                                                                          <w:marTop w:val="0"/>
                                                                                          <w:marBottom w:val="0"/>
                                                                                          <w:divBdr>
                                                                                            <w:top w:val="none" w:sz="0" w:space="0" w:color="auto"/>
                                                                                            <w:left w:val="none" w:sz="0" w:space="0" w:color="auto"/>
                                                                                            <w:bottom w:val="none" w:sz="0" w:space="0" w:color="auto"/>
                                                                                            <w:right w:val="none" w:sz="0" w:space="0" w:color="auto"/>
                                                                                          </w:divBdr>
                                                                                          <w:divsChild>
                                                                                            <w:div w:id="779027555">
                                                                                              <w:marLeft w:val="0"/>
                                                                                              <w:marRight w:val="0"/>
                                                                                              <w:marTop w:val="0"/>
                                                                                              <w:marBottom w:val="0"/>
                                                                                              <w:divBdr>
                                                                                                <w:top w:val="none" w:sz="0" w:space="0" w:color="auto"/>
                                                                                                <w:left w:val="none" w:sz="0" w:space="0" w:color="auto"/>
                                                                                                <w:bottom w:val="none" w:sz="0" w:space="0" w:color="auto"/>
                                                                                                <w:right w:val="none" w:sz="0" w:space="0" w:color="auto"/>
                                                                                              </w:divBdr>
                                                                                              <w:divsChild>
                                                                                                <w:div w:id="1434352460">
                                                                                                  <w:marLeft w:val="0"/>
                                                                                                  <w:marRight w:val="0"/>
                                                                                                  <w:marTop w:val="0"/>
                                                                                                  <w:marBottom w:val="0"/>
                                                                                                  <w:divBdr>
                                                                                                    <w:top w:val="none" w:sz="0" w:space="0" w:color="auto"/>
                                                                                                    <w:left w:val="none" w:sz="0" w:space="0" w:color="auto"/>
                                                                                                    <w:bottom w:val="none" w:sz="0" w:space="0" w:color="auto"/>
                                                                                                    <w:right w:val="none" w:sz="0" w:space="0" w:color="auto"/>
                                                                                                  </w:divBdr>
                                                                                                  <w:divsChild>
                                                                                                    <w:div w:id="849837133">
                                                                                                      <w:marLeft w:val="0"/>
                                                                                                      <w:marRight w:val="0"/>
                                                                                                      <w:marTop w:val="0"/>
                                                                                                      <w:marBottom w:val="0"/>
                                                                                                      <w:divBdr>
                                                                                                        <w:top w:val="none" w:sz="0" w:space="0" w:color="auto"/>
                                                                                                        <w:left w:val="none" w:sz="0" w:space="0" w:color="auto"/>
                                                                                                        <w:bottom w:val="none" w:sz="0" w:space="0" w:color="auto"/>
                                                                                                        <w:right w:val="none" w:sz="0" w:space="0" w:color="auto"/>
                                                                                                      </w:divBdr>
                                                                                                      <w:divsChild>
                                                                                                        <w:div w:id="564948077">
                                                                                                          <w:marLeft w:val="0"/>
                                                                                                          <w:marRight w:val="0"/>
                                                                                                          <w:marTop w:val="0"/>
                                                                                                          <w:marBottom w:val="0"/>
                                                                                                          <w:divBdr>
                                                                                                            <w:top w:val="none" w:sz="0" w:space="0" w:color="auto"/>
                                                                                                            <w:left w:val="none" w:sz="0" w:space="0" w:color="auto"/>
                                                                                                            <w:bottom w:val="none" w:sz="0" w:space="0" w:color="auto"/>
                                                                                                            <w:right w:val="none" w:sz="0" w:space="0" w:color="auto"/>
                                                                                                          </w:divBdr>
                                                                                                          <w:divsChild>
                                                                                                            <w:div w:id="1764833361">
                                                                                                              <w:marLeft w:val="0"/>
                                                                                                              <w:marRight w:val="0"/>
                                                                                                              <w:marTop w:val="0"/>
                                                                                                              <w:marBottom w:val="0"/>
                                                                                                              <w:divBdr>
                                                                                                                <w:top w:val="none" w:sz="0" w:space="0" w:color="auto"/>
                                                                                                                <w:left w:val="none" w:sz="0" w:space="0" w:color="auto"/>
                                                                                                                <w:bottom w:val="none" w:sz="0" w:space="0" w:color="auto"/>
                                                                                                                <w:right w:val="none" w:sz="0" w:space="0" w:color="auto"/>
                                                                                                              </w:divBdr>
                                                                                                              <w:divsChild>
                                                                                                                <w:div w:id="1222791400">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585799246">
                                                                                                          <w:marLeft w:val="0"/>
                                                                                                          <w:marRight w:val="0"/>
                                                                                                          <w:marTop w:val="0"/>
                                                                                                          <w:marBottom w:val="0"/>
                                                                                                          <w:divBdr>
                                                                                                            <w:top w:val="none" w:sz="0" w:space="0" w:color="auto"/>
                                                                                                            <w:left w:val="none" w:sz="0" w:space="0" w:color="auto"/>
                                                                                                            <w:bottom w:val="none" w:sz="0" w:space="0" w:color="auto"/>
                                                                                                            <w:right w:val="none" w:sz="0" w:space="0" w:color="auto"/>
                                                                                                          </w:divBdr>
                                                                                                          <w:divsChild>
                                                                                                            <w:div w:id="69134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3614974">
                                                                                          <w:marLeft w:val="0"/>
                                                                                          <w:marRight w:val="300"/>
                                                                                          <w:marTop w:val="0"/>
                                                                                          <w:marBottom w:val="0"/>
                                                                                          <w:divBdr>
                                                                                            <w:top w:val="none" w:sz="0" w:space="0" w:color="auto"/>
                                                                                            <w:left w:val="none" w:sz="0" w:space="0" w:color="auto"/>
                                                                                            <w:bottom w:val="none" w:sz="0" w:space="0" w:color="auto"/>
                                                                                            <w:right w:val="none" w:sz="0" w:space="0" w:color="auto"/>
                                                                                          </w:divBdr>
                                                                                          <w:divsChild>
                                                                                            <w:div w:id="698775886">
                                                                                              <w:marLeft w:val="0"/>
                                                                                              <w:marRight w:val="0"/>
                                                                                              <w:marTop w:val="0"/>
                                                                                              <w:marBottom w:val="0"/>
                                                                                              <w:divBdr>
                                                                                                <w:top w:val="none" w:sz="0" w:space="0" w:color="auto"/>
                                                                                                <w:left w:val="none" w:sz="0" w:space="0" w:color="auto"/>
                                                                                                <w:bottom w:val="none" w:sz="0" w:space="0" w:color="auto"/>
                                                                                                <w:right w:val="none" w:sz="0" w:space="0" w:color="auto"/>
                                                                                              </w:divBdr>
                                                                                              <w:divsChild>
                                                                                                <w:div w:id="1324311707">
                                                                                                  <w:marLeft w:val="0"/>
                                                                                                  <w:marRight w:val="0"/>
                                                                                                  <w:marTop w:val="0"/>
                                                                                                  <w:marBottom w:val="0"/>
                                                                                                  <w:divBdr>
                                                                                                    <w:top w:val="none" w:sz="0" w:space="0" w:color="auto"/>
                                                                                                    <w:left w:val="none" w:sz="0" w:space="0" w:color="auto"/>
                                                                                                    <w:bottom w:val="none" w:sz="0" w:space="0" w:color="auto"/>
                                                                                                    <w:right w:val="none" w:sz="0" w:space="0" w:color="auto"/>
                                                                                                  </w:divBdr>
                                                                                                  <w:divsChild>
                                                                                                    <w:div w:id="1479882991">
                                                                                                      <w:marLeft w:val="0"/>
                                                                                                      <w:marRight w:val="0"/>
                                                                                                      <w:marTop w:val="0"/>
                                                                                                      <w:marBottom w:val="0"/>
                                                                                                      <w:divBdr>
                                                                                                        <w:top w:val="none" w:sz="0" w:space="0" w:color="auto"/>
                                                                                                        <w:left w:val="none" w:sz="0" w:space="0" w:color="auto"/>
                                                                                                        <w:bottom w:val="none" w:sz="0" w:space="0" w:color="auto"/>
                                                                                                        <w:right w:val="none" w:sz="0" w:space="0" w:color="auto"/>
                                                                                                      </w:divBdr>
                                                                                                      <w:divsChild>
                                                                                                        <w:div w:id="333461250">
                                                                                                          <w:marLeft w:val="0"/>
                                                                                                          <w:marRight w:val="0"/>
                                                                                                          <w:marTop w:val="0"/>
                                                                                                          <w:marBottom w:val="0"/>
                                                                                                          <w:divBdr>
                                                                                                            <w:top w:val="none" w:sz="0" w:space="0" w:color="auto"/>
                                                                                                            <w:left w:val="none" w:sz="0" w:space="0" w:color="auto"/>
                                                                                                            <w:bottom w:val="none" w:sz="0" w:space="0" w:color="auto"/>
                                                                                                            <w:right w:val="none" w:sz="0" w:space="0" w:color="auto"/>
                                                                                                          </w:divBdr>
                                                                                                          <w:divsChild>
                                                                                                            <w:div w:id="759451594">
                                                                                                              <w:marLeft w:val="0"/>
                                                                                                              <w:marRight w:val="0"/>
                                                                                                              <w:marTop w:val="0"/>
                                                                                                              <w:marBottom w:val="0"/>
                                                                                                              <w:divBdr>
                                                                                                                <w:top w:val="none" w:sz="0" w:space="0" w:color="auto"/>
                                                                                                                <w:left w:val="none" w:sz="0" w:space="0" w:color="auto"/>
                                                                                                                <w:bottom w:val="none" w:sz="0" w:space="0" w:color="auto"/>
                                                                                                                <w:right w:val="none" w:sz="0" w:space="0" w:color="auto"/>
                                                                                                              </w:divBdr>
                                                                                                            </w:div>
                                                                                                          </w:divsChild>
                                                                                                        </w:div>
                                                                                                        <w:div w:id="749354790">
                                                                                                          <w:marLeft w:val="0"/>
                                                                                                          <w:marRight w:val="0"/>
                                                                                                          <w:marTop w:val="0"/>
                                                                                                          <w:marBottom w:val="0"/>
                                                                                                          <w:divBdr>
                                                                                                            <w:top w:val="none" w:sz="0" w:space="0" w:color="auto"/>
                                                                                                            <w:left w:val="none" w:sz="0" w:space="0" w:color="auto"/>
                                                                                                            <w:bottom w:val="none" w:sz="0" w:space="0" w:color="auto"/>
                                                                                                            <w:right w:val="none" w:sz="0" w:space="0" w:color="auto"/>
                                                                                                          </w:divBdr>
                                                                                                          <w:divsChild>
                                                                                                            <w:div w:id="250041471">
                                                                                                              <w:marLeft w:val="0"/>
                                                                                                              <w:marRight w:val="0"/>
                                                                                                              <w:marTop w:val="0"/>
                                                                                                              <w:marBottom w:val="0"/>
                                                                                                              <w:divBdr>
                                                                                                                <w:top w:val="none" w:sz="0" w:space="0" w:color="auto"/>
                                                                                                                <w:left w:val="none" w:sz="0" w:space="0" w:color="auto"/>
                                                                                                                <w:bottom w:val="none" w:sz="0" w:space="0" w:color="auto"/>
                                                                                                                <w:right w:val="none" w:sz="0" w:space="0" w:color="auto"/>
                                                                                                              </w:divBdr>
                                                                                                              <w:divsChild>
                                                                                                                <w:div w:id="15813624">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5419487">
                                                                                          <w:marLeft w:val="0"/>
                                                                                          <w:marRight w:val="300"/>
                                                                                          <w:marTop w:val="0"/>
                                                                                          <w:marBottom w:val="0"/>
                                                                                          <w:divBdr>
                                                                                            <w:top w:val="none" w:sz="0" w:space="0" w:color="auto"/>
                                                                                            <w:left w:val="none" w:sz="0" w:space="0" w:color="auto"/>
                                                                                            <w:bottom w:val="none" w:sz="0" w:space="0" w:color="auto"/>
                                                                                            <w:right w:val="none" w:sz="0" w:space="0" w:color="auto"/>
                                                                                          </w:divBdr>
                                                                                          <w:divsChild>
                                                                                            <w:div w:id="2062167099">
                                                                                              <w:marLeft w:val="0"/>
                                                                                              <w:marRight w:val="0"/>
                                                                                              <w:marTop w:val="0"/>
                                                                                              <w:marBottom w:val="0"/>
                                                                                              <w:divBdr>
                                                                                                <w:top w:val="none" w:sz="0" w:space="0" w:color="auto"/>
                                                                                                <w:left w:val="none" w:sz="0" w:space="0" w:color="auto"/>
                                                                                                <w:bottom w:val="none" w:sz="0" w:space="0" w:color="auto"/>
                                                                                                <w:right w:val="none" w:sz="0" w:space="0" w:color="auto"/>
                                                                                              </w:divBdr>
                                                                                              <w:divsChild>
                                                                                                <w:div w:id="718169515">
                                                                                                  <w:marLeft w:val="0"/>
                                                                                                  <w:marRight w:val="0"/>
                                                                                                  <w:marTop w:val="0"/>
                                                                                                  <w:marBottom w:val="0"/>
                                                                                                  <w:divBdr>
                                                                                                    <w:top w:val="none" w:sz="0" w:space="0" w:color="auto"/>
                                                                                                    <w:left w:val="none" w:sz="0" w:space="0" w:color="auto"/>
                                                                                                    <w:bottom w:val="none" w:sz="0" w:space="0" w:color="auto"/>
                                                                                                    <w:right w:val="none" w:sz="0" w:space="0" w:color="auto"/>
                                                                                                  </w:divBdr>
                                                                                                  <w:divsChild>
                                                                                                    <w:div w:id="17657748">
                                                                                                      <w:marLeft w:val="0"/>
                                                                                                      <w:marRight w:val="0"/>
                                                                                                      <w:marTop w:val="0"/>
                                                                                                      <w:marBottom w:val="0"/>
                                                                                                      <w:divBdr>
                                                                                                        <w:top w:val="none" w:sz="0" w:space="0" w:color="auto"/>
                                                                                                        <w:left w:val="none" w:sz="0" w:space="0" w:color="auto"/>
                                                                                                        <w:bottom w:val="none" w:sz="0" w:space="0" w:color="auto"/>
                                                                                                        <w:right w:val="none" w:sz="0" w:space="0" w:color="auto"/>
                                                                                                      </w:divBdr>
                                                                                                      <w:divsChild>
                                                                                                        <w:div w:id="1807696998">
                                                                                                          <w:marLeft w:val="0"/>
                                                                                                          <w:marRight w:val="0"/>
                                                                                                          <w:marTop w:val="0"/>
                                                                                                          <w:marBottom w:val="0"/>
                                                                                                          <w:divBdr>
                                                                                                            <w:top w:val="none" w:sz="0" w:space="0" w:color="auto"/>
                                                                                                            <w:left w:val="none" w:sz="0" w:space="0" w:color="auto"/>
                                                                                                            <w:bottom w:val="none" w:sz="0" w:space="0" w:color="auto"/>
                                                                                                            <w:right w:val="none" w:sz="0" w:space="0" w:color="auto"/>
                                                                                                          </w:divBdr>
                                                                                                          <w:divsChild>
                                                                                                            <w:div w:id="800463823">
                                                                                                              <w:marLeft w:val="0"/>
                                                                                                              <w:marRight w:val="0"/>
                                                                                                              <w:marTop w:val="0"/>
                                                                                                              <w:marBottom w:val="0"/>
                                                                                                              <w:divBdr>
                                                                                                                <w:top w:val="none" w:sz="0" w:space="0" w:color="auto"/>
                                                                                                                <w:left w:val="none" w:sz="0" w:space="0" w:color="auto"/>
                                                                                                                <w:bottom w:val="none" w:sz="0" w:space="0" w:color="auto"/>
                                                                                                                <w:right w:val="none" w:sz="0" w:space="0" w:color="auto"/>
                                                                                                              </w:divBdr>
                                                                                                              <w:divsChild>
                                                                                                                <w:div w:id="826748028">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941454165">
                                                                                                          <w:marLeft w:val="0"/>
                                                                                                          <w:marRight w:val="0"/>
                                                                                                          <w:marTop w:val="0"/>
                                                                                                          <w:marBottom w:val="0"/>
                                                                                                          <w:divBdr>
                                                                                                            <w:top w:val="none" w:sz="0" w:space="0" w:color="auto"/>
                                                                                                            <w:left w:val="none" w:sz="0" w:space="0" w:color="auto"/>
                                                                                                            <w:bottom w:val="none" w:sz="0" w:space="0" w:color="auto"/>
                                                                                                            <w:right w:val="none" w:sz="0" w:space="0" w:color="auto"/>
                                                                                                          </w:divBdr>
                                                                                                          <w:divsChild>
                                                                                                            <w:div w:id="57995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6247165">
                                                                                          <w:marLeft w:val="0"/>
                                                                                          <w:marRight w:val="0"/>
                                                                                          <w:marTop w:val="0"/>
                                                                                          <w:marBottom w:val="0"/>
                                                                                          <w:divBdr>
                                                                                            <w:top w:val="none" w:sz="0" w:space="0" w:color="auto"/>
                                                                                            <w:left w:val="none" w:sz="0" w:space="0" w:color="auto"/>
                                                                                            <w:bottom w:val="none" w:sz="0" w:space="0" w:color="auto"/>
                                                                                            <w:right w:val="none" w:sz="0" w:space="0" w:color="auto"/>
                                                                                          </w:divBdr>
                                                                                          <w:divsChild>
                                                                                            <w:div w:id="1098331797">
                                                                                              <w:marLeft w:val="0"/>
                                                                                              <w:marRight w:val="0"/>
                                                                                              <w:marTop w:val="0"/>
                                                                                              <w:marBottom w:val="0"/>
                                                                                              <w:divBdr>
                                                                                                <w:top w:val="none" w:sz="0" w:space="0" w:color="auto"/>
                                                                                                <w:left w:val="none" w:sz="0" w:space="0" w:color="auto"/>
                                                                                                <w:bottom w:val="none" w:sz="0" w:space="0" w:color="auto"/>
                                                                                                <w:right w:val="none" w:sz="0" w:space="0" w:color="auto"/>
                                                                                              </w:divBdr>
                                                                                              <w:divsChild>
                                                                                                <w:div w:id="971249487">
                                                                                                  <w:marLeft w:val="0"/>
                                                                                                  <w:marRight w:val="0"/>
                                                                                                  <w:marTop w:val="0"/>
                                                                                                  <w:marBottom w:val="0"/>
                                                                                                  <w:divBdr>
                                                                                                    <w:top w:val="none" w:sz="0" w:space="0" w:color="auto"/>
                                                                                                    <w:left w:val="none" w:sz="0" w:space="0" w:color="auto"/>
                                                                                                    <w:bottom w:val="none" w:sz="0" w:space="0" w:color="auto"/>
                                                                                                    <w:right w:val="none" w:sz="0" w:space="0" w:color="auto"/>
                                                                                                  </w:divBdr>
                                                                                                  <w:divsChild>
                                                                                                    <w:div w:id="330259187">
                                                                                                      <w:marLeft w:val="0"/>
                                                                                                      <w:marRight w:val="0"/>
                                                                                                      <w:marTop w:val="0"/>
                                                                                                      <w:marBottom w:val="0"/>
                                                                                                      <w:divBdr>
                                                                                                        <w:top w:val="none" w:sz="0" w:space="0" w:color="auto"/>
                                                                                                        <w:left w:val="none" w:sz="0" w:space="0" w:color="auto"/>
                                                                                                        <w:bottom w:val="none" w:sz="0" w:space="0" w:color="auto"/>
                                                                                                        <w:right w:val="none" w:sz="0" w:space="0" w:color="auto"/>
                                                                                                      </w:divBdr>
                                                                                                      <w:divsChild>
                                                                                                        <w:div w:id="1629625446">
                                                                                                          <w:marLeft w:val="0"/>
                                                                                                          <w:marRight w:val="0"/>
                                                                                                          <w:marTop w:val="0"/>
                                                                                                          <w:marBottom w:val="0"/>
                                                                                                          <w:divBdr>
                                                                                                            <w:top w:val="none" w:sz="0" w:space="0" w:color="auto"/>
                                                                                                            <w:left w:val="none" w:sz="0" w:space="0" w:color="auto"/>
                                                                                                            <w:bottom w:val="none" w:sz="0" w:space="0" w:color="auto"/>
                                                                                                            <w:right w:val="none" w:sz="0" w:space="0" w:color="auto"/>
                                                                                                          </w:divBdr>
                                                                                                          <w:divsChild>
                                                                                                            <w:div w:id="171649536">
                                                                                                              <w:marLeft w:val="0"/>
                                                                                                              <w:marRight w:val="0"/>
                                                                                                              <w:marTop w:val="0"/>
                                                                                                              <w:marBottom w:val="0"/>
                                                                                                              <w:divBdr>
                                                                                                                <w:top w:val="none" w:sz="0" w:space="0" w:color="auto"/>
                                                                                                                <w:left w:val="none" w:sz="0" w:space="0" w:color="auto"/>
                                                                                                                <w:bottom w:val="none" w:sz="0" w:space="0" w:color="auto"/>
                                                                                                                <w:right w:val="none" w:sz="0" w:space="0" w:color="auto"/>
                                                                                                              </w:divBdr>
                                                                                                            </w:div>
                                                                                                          </w:divsChild>
                                                                                                        </w:div>
                                                                                                        <w:div w:id="2142991829">
                                                                                                          <w:marLeft w:val="0"/>
                                                                                                          <w:marRight w:val="0"/>
                                                                                                          <w:marTop w:val="0"/>
                                                                                                          <w:marBottom w:val="0"/>
                                                                                                          <w:divBdr>
                                                                                                            <w:top w:val="none" w:sz="0" w:space="0" w:color="auto"/>
                                                                                                            <w:left w:val="none" w:sz="0" w:space="0" w:color="auto"/>
                                                                                                            <w:bottom w:val="none" w:sz="0" w:space="0" w:color="auto"/>
                                                                                                            <w:right w:val="none" w:sz="0" w:space="0" w:color="auto"/>
                                                                                                          </w:divBdr>
                                                                                                          <w:divsChild>
                                                                                                            <w:div w:id="1572352093">
                                                                                                              <w:marLeft w:val="0"/>
                                                                                                              <w:marRight w:val="0"/>
                                                                                                              <w:marTop w:val="0"/>
                                                                                                              <w:marBottom w:val="0"/>
                                                                                                              <w:divBdr>
                                                                                                                <w:top w:val="none" w:sz="0" w:space="0" w:color="auto"/>
                                                                                                                <w:left w:val="none" w:sz="0" w:space="0" w:color="auto"/>
                                                                                                                <w:bottom w:val="none" w:sz="0" w:space="0" w:color="auto"/>
                                                                                                                <w:right w:val="none" w:sz="0" w:space="0" w:color="auto"/>
                                                                                                              </w:divBdr>
                                                                                                              <w:divsChild>
                                                                                                                <w:div w:id="204486238">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53170713">
                                                      <w:marLeft w:val="0"/>
                                                      <w:marRight w:val="0"/>
                                                      <w:marTop w:val="0"/>
                                                      <w:marBottom w:val="0"/>
                                                      <w:divBdr>
                                                        <w:top w:val="none" w:sz="0" w:space="0" w:color="auto"/>
                                                        <w:left w:val="none" w:sz="0" w:space="0" w:color="auto"/>
                                                        <w:bottom w:val="none" w:sz="0" w:space="0" w:color="auto"/>
                                                        <w:right w:val="none" w:sz="0" w:space="0" w:color="auto"/>
                                                      </w:divBdr>
                                                      <w:divsChild>
                                                        <w:div w:id="1025785217">
                                                          <w:marLeft w:val="0"/>
                                                          <w:marRight w:val="0"/>
                                                          <w:marTop w:val="0"/>
                                                          <w:marBottom w:val="0"/>
                                                          <w:divBdr>
                                                            <w:top w:val="none" w:sz="0" w:space="0" w:color="auto"/>
                                                            <w:left w:val="none" w:sz="0" w:space="0" w:color="auto"/>
                                                            <w:bottom w:val="none" w:sz="0" w:space="0" w:color="auto"/>
                                                            <w:right w:val="none" w:sz="0" w:space="0" w:color="auto"/>
                                                          </w:divBdr>
                                                          <w:divsChild>
                                                            <w:div w:id="72707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139285">
                                                      <w:marLeft w:val="0"/>
                                                      <w:marRight w:val="0"/>
                                                      <w:marTop w:val="0"/>
                                                      <w:marBottom w:val="0"/>
                                                      <w:divBdr>
                                                        <w:top w:val="none" w:sz="0" w:space="0" w:color="auto"/>
                                                        <w:left w:val="none" w:sz="0" w:space="0" w:color="auto"/>
                                                        <w:bottom w:val="none" w:sz="0" w:space="0" w:color="auto"/>
                                                        <w:right w:val="none" w:sz="0" w:space="0" w:color="auto"/>
                                                      </w:divBdr>
                                                      <w:divsChild>
                                                        <w:div w:id="1533422661">
                                                          <w:marLeft w:val="210"/>
                                                          <w:marRight w:val="0"/>
                                                          <w:marTop w:val="0"/>
                                                          <w:marBottom w:val="0"/>
                                                          <w:divBdr>
                                                            <w:top w:val="none" w:sz="0" w:space="0" w:color="auto"/>
                                                            <w:left w:val="none" w:sz="0" w:space="0" w:color="auto"/>
                                                            <w:bottom w:val="none" w:sz="0" w:space="0" w:color="auto"/>
                                                            <w:right w:val="none" w:sz="0" w:space="0" w:color="auto"/>
                                                          </w:divBdr>
                                                          <w:divsChild>
                                                            <w:div w:id="1365330057">
                                                              <w:marLeft w:val="0"/>
                                                              <w:marRight w:val="0"/>
                                                              <w:marTop w:val="0"/>
                                                              <w:marBottom w:val="0"/>
                                                              <w:divBdr>
                                                                <w:top w:val="none" w:sz="0" w:space="0" w:color="auto"/>
                                                                <w:left w:val="none" w:sz="0" w:space="0" w:color="auto"/>
                                                                <w:bottom w:val="none" w:sz="0" w:space="0" w:color="auto"/>
                                                                <w:right w:val="none" w:sz="0" w:space="0" w:color="auto"/>
                                                              </w:divBdr>
                                                              <w:divsChild>
                                                                <w:div w:id="1150098826">
                                                                  <w:marLeft w:val="0"/>
                                                                  <w:marRight w:val="0"/>
                                                                  <w:marTop w:val="0"/>
                                                                  <w:marBottom w:val="0"/>
                                                                  <w:divBdr>
                                                                    <w:top w:val="none" w:sz="0" w:space="0" w:color="auto"/>
                                                                    <w:left w:val="none" w:sz="0" w:space="0" w:color="auto"/>
                                                                    <w:bottom w:val="none" w:sz="0" w:space="0" w:color="auto"/>
                                                                    <w:right w:val="none" w:sz="0" w:space="0" w:color="auto"/>
                                                                  </w:divBdr>
                                                                  <w:divsChild>
                                                                    <w:div w:id="126727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7102641">
                                                      <w:marLeft w:val="0"/>
                                                      <w:marRight w:val="0"/>
                                                      <w:marTop w:val="0"/>
                                                      <w:marBottom w:val="0"/>
                                                      <w:divBdr>
                                                        <w:top w:val="none" w:sz="0" w:space="0" w:color="auto"/>
                                                        <w:left w:val="none" w:sz="0" w:space="0" w:color="auto"/>
                                                        <w:bottom w:val="none" w:sz="0" w:space="0" w:color="auto"/>
                                                        <w:right w:val="none" w:sz="0" w:space="0" w:color="auto"/>
                                                      </w:divBdr>
                                                      <w:divsChild>
                                                        <w:div w:id="1027096583">
                                                          <w:marLeft w:val="0"/>
                                                          <w:marRight w:val="0"/>
                                                          <w:marTop w:val="0"/>
                                                          <w:marBottom w:val="0"/>
                                                          <w:divBdr>
                                                            <w:top w:val="none" w:sz="0" w:space="0" w:color="auto"/>
                                                            <w:left w:val="none" w:sz="0" w:space="0" w:color="auto"/>
                                                            <w:bottom w:val="none" w:sz="0" w:space="0" w:color="auto"/>
                                                            <w:right w:val="none" w:sz="0" w:space="0" w:color="auto"/>
                                                          </w:divBdr>
                                                          <w:divsChild>
                                                            <w:div w:id="969091306">
                                                              <w:marLeft w:val="0"/>
                                                              <w:marRight w:val="0"/>
                                                              <w:marTop w:val="0"/>
                                                              <w:marBottom w:val="0"/>
                                                              <w:divBdr>
                                                                <w:top w:val="none" w:sz="0" w:space="0" w:color="auto"/>
                                                                <w:left w:val="none" w:sz="0" w:space="0" w:color="auto"/>
                                                                <w:bottom w:val="none" w:sz="0" w:space="0" w:color="auto"/>
                                                                <w:right w:val="none" w:sz="0" w:space="0" w:color="auto"/>
                                                              </w:divBdr>
                                                              <w:divsChild>
                                                                <w:div w:id="231740161">
                                                                  <w:marLeft w:val="0"/>
                                                                  <w:marRight w:val="0"/>
                                                                  <w:marTop w:val="60"/>
                                                                  <w:marBottom w:val="60"/>
                                                                  <w:divBdr>
                                                                    <w:top w:val="none" w:sz="0" w:space="0" w:color="auto"/>
                                                                    <w:left w:val="none" w:sz="0" w:space="0" w:color="auto"/>
                                                                    <w:bottom w:val="none" w:sz="0" w:space="0" w:color="auto"/>
                                                                    <w:right w:val="none" w:sz="0" w:space="0" w:color="auto"/>
                                                                  </w:divBdr>
                                                                  <w:divsChild>
                                                                    <w:div w:id="585847514">
                                                                      <w:marLeft w:val="0"/>
                                                                      <w:marRight w:val="0"/>
                                                                      <w:marTop w:val="0"/>
                                                                      <w:marBottom w:val="0"/>
                                                                      <w:divBdr>
                                                                        <w:top w:val="none" w:sz="0" w:space="0" w:color="auto"/>
                                                                        <w:left w:val="none" w:sz="0" w:space="0" w:color="auto"/>
                                                                        <w:bottom w:val="none" w:sz="0" w:space="0" w:color="auto"/>
                                                                        <w:right w:val="none" w:sz="0" w:space="0" w:color="auto"/>
                                                                      </w:divBdr>
                                                                      <w:divsChild>
                                                                        <w:div w:id="947079968">
                                                                          <w:marLeft w:val="0"/>
                                                                          <w:marRight w:val="0"/>
                                                                          <w:marTop w:val="0"/>
                                                                          <w:marBottom w:val="0"/>
                                                                          <w:divBdr>
                                                                            <w:top w:val="none" w:sz="0" w:space="0" w:color="auto"/>
                                                                            <w:left w:val="none" w:sz="0" w:space="0" w:color="auto"/>
                                                                            <w:bottom w:val="none" w:sz="0" w:space="0" w:color="auto"/>
                                                                            <w:right w:val="none" w:sz="0" w:space="0" w:color="auto"/>
                                                                          </w:divBdr>
                                                                          <w:divsChild>
                                                                            <w:div w:id="853805748">
                                                                              <w:marLeft w:val="0"/>
                                                                              <w:marRight w:val="0"/>
                                                                              <w:marTop w:val="0"/>
                                                                              <w:marBottom w:val="0"/>
                                                                              <w:divBdr>
                                                                                <w:top w:val="none" w:sz="0" w:space="0" w:color="auto"/>
                                                                                <w:left w:val="none" w:sz="0" w:space="0" w:color="auto"/>
                                                                                <w:bottom w:val="none" w:sz="0" w:space="0" w:color="auto"/>
                                                                                <w:right w:val="none" w:sz="0" w:space="0" w:color="auto"/>
                                                                              </w:divBdr>
                                                                              <w:divsChild>
                                                                                <w:div w:id="313459563">
                                                                                  <w:marLeft w:val="0"/>
                                                                                  <w:marRight w:val="0"/>
                                                                                  <w:marTop w:val="0"/>
                                                                                  <w:marBottom w:val="0"/>
                                                                                  <w:divBdr>
                                                                                    <w:top w:val="none" w:sz="0" w:space="0" w:color="auto"/>
                                                                                    <w:left w:val="none" w:sz="0" w:space="0" w:color="auto"/>
                                                                                    <w:bottom w:val="none" w:sz="0" w:space="0" w:color="auto"/>
                                                                                    <w:right w:val="none" w:sz="0" w:space="0" w:color="auto"/>
                                                                                  </w:divBdr>
                                                                                  <w:divsChild>
                                                                                    <w:div w:id="1322277521">
                                                                                      <w:marLeft w:val="0"/>
                                                                                      <w:marRight w:val="0"/>
                                                                                      <w:marTop w:val="0"/>
                                                                                      <w:marBottom w:val="0"/>
                                                                                      <w:divBdr>
                                                                                        <w:top w:val="none" w:sz="0" w:space="0" w:color="auto"/>
                                                                                        <w:left w:val="none" w:sz="0" w:space="0" w:color="auto"/>
                                                                                        <w:bottom w:val="none" w:sz="0" w:space="0" w:color="auto"/>
                                                                                        <w:right w:val="none" w:sz="0" w:space="0" w:color="auto"/>
                                                                                      </w:divBdr>
                                                                                      <w:divsChild>
                                                                                        <w:div w:id="1194265443">
                                                                                          <w:marLeft w:val="0"/>
                                                                                          <w:marRight w:val="0"/>
                                                                                          <w:marTop w:val="0"/>
                                                                                          <w:marBottom w:val="0"/>
                                                                                          <w:divBdr>
                                                                                            <w:top w:val="none" w:sz="0" w:space="0" w:color="auto"/>
                                                                                            <w:left w:val="none" w:sz="0" w:space="0" w:color="auto"/>
                                                                                            <w:bottom w:val="none" w:sz="0" w:space="0" w:color="auto"/>
                                                                                            <w:right w:val="none" w:sz="0" w:space="0" w:color="auto"/>
                                                                                          </w:divBdr>
                                                                                          <w:divsChild>
                                                                                            <w:div w:id="207554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0141460">
                                                                  <w:marLeft w:val="0"/>
                                                                  <w:marRight w:val="0"/>
                                                                  <w:marTop w:val="60"/>
                                                                  <w:marBottom w:val="60"/>
                                                                  <w:divBdr>
                                                                    <w:top w:val="none" w:sz="0" w:space="0" w:color="auto"/>
                                                                    <w:left w:val="none" w:sz="0" w:space="0" w:color="auto"/>
                                                                    <w:bottom w:val="none" w:sz="0" w:space="0" w:color="auto"/>
                                                                    <w:right w:val="none" w:sz="0" w:space="0" w:color="auto"/>
                                                                  </w:divBdr>
                                                                  <w:divsChild>
                                                                    <w:div w:id="1819494826">
                                                                      <w:marLeft w:val="0"/>
                                                                      <w:marRight w:val="0"/>
                                                                      <w:marTop w:val="0"/>
                                                                      <w:marBottom w:val="0"/>
                                                                      <w:divBdr>
                                                                        <w:top w:val="none" w:sz="0" w:space="0" w:color="auto"/>
                                                                        <w:left w:val="none" w:sz="0" w:space="0" w:color="auto"/>
                                                                        <w:bottom w:val="none" w:sz="0" w:space="0" w:color="auto"/>
                                                                        <w:right w:val="none" w:sz="0" w:space="0" w:color="auto"/>
                                                                      </w:divBdr>
                                                                      <w:divsChild>
                                                                        <w:div w:id="789517283">
                                                                          <w:marLeft w:val="0"/>
                                                                          <w:marRight w:val="0"/>
                                                                          <w:marTop w:val="0"/>
                                                                          <w:marBottom w:val="0"/>
                                                                          <w:divBdr>
                                                                            <w:top w:val="none" w:sz="0" w:space="0" w:color="auto"/>
                                                                            <w:left w:val="none" w:sz="0" w:space="0" w:color="auto"/>
                                                                            <w:bottom w:val="none" w:sz="0" w:space="0" w:color="auto"/>
                                                                            <w:right w:val="none" w:sz="0" w:space="0" w:color="auto"/>
                                                                          </w:divBdr>
                                                                          <w:divsChild>
                                                                            <w:div w:id="873931406">
                                                                              <w:marLeft w:val="0"/>
                                                                              <w:marRight w:val="0"/>
                                                                              <w:marTop w:val="0"/>
                                                                              <w:marBottom w:val="0"/>
                                                                              <w:divBdr>
                                                                                <w:top w:val="none" w:sz="0" w:space="0" w:color="auto"/>
                                                                                <w:left w:val="none" w:sz="0" w:space="0" w:color="auto"/>
                                                                                <w:bottom w:val="none" w:sz="0" w:space="0" w:color="auto"/>
                                                                                <w:right w:val="none" w:sz="0" w:space="0" w:color="auto"/>
                                                                              </w:divBdr>
                                                                              <w:divsChild>
                                                                                <w:div w:id="599995420">
                                                                                  <w:marLeft w:val="0"/>
                                                                                  <w:marRight w:val="0"/>
                                                                                  <w:marTop w:val="0"/>
                                                                                  <w:marBottom w:val="0"/>
                                                                                  <w:divBdr>
                                                                                    <w:top w:val="none" w:sz="0" w:space="0" w:color="auto"/>
                                                                                    <w:left w:val="none" w:sz="0" w:space="0" w:color="auto"/>
                                                                                    <w:bottom w:val="none" w:sz="0" w:space="0" w:color="auto"/>
                                                                                    <w:right w:val="none" w:sz="0" w:space="0" w:color="auto"/>
                                                                                  </w:divBdr>
                                                                                  <w:divsChild>
                                                                                    <w:div w:id="368380956">
                                                                                      <w:marLeft w:val="0"/>
                                                                                      <w:marRight w:val="0"/>
                                                                                      <w:marTop w:val="0"/>
                                                                                      <w:marBottom w:val="0"/>
                                                                                      <w:divBdr>
                                                                                        <w:top w:val="none" w:sz="0" w:space="0" w:color="auto"/>
                                                                                        <w:left w:val="none" w:sz="0" w:space="0" w:color="auto"/>
                                                                                        <w:bottom w:val="none" w:sz="0" w:space="0" w:color="auto"/>
                                                                                        <w:right w:val="none" w:sz="0" w:space="0" w:color="auto"/>
                                                                                      </w:divBdr>
                                                                                      <w:divsChild>
                                                                                        <w:div w:id="1710641342">
                                                                                          <w:marLeft w:val="0"/>
                                                                                          <w:marRight w:val="0"/>
                                                                                          <w:marTop w:val="0"/>
                                                                                          <w:marBottom w:val="0"/>
                                                                                          <w:divBdr>
                                                                                            <w:top w:val="none" w:sz="0" w:space="0" w:color="auto"/>
                                                                                            <w:left w:val="none" w:sz="0" w:space="0" w:color="auto"/>
                                                                                            <w:bottom w:val="none" w:sz="0" w:space="0" w:color="auto"/>
                                                                                            <w:right w:val="none" w:sz="0" w:space="0" w:color="auto"/>
                                                                                          </w:divBdr>
                                                                                          <w:divsChild>
                                                                                            <w:div w:id="30527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0194492">
                                                                  <w:marLeft w:val="0"/>
                                                                  <w:marRight w:val="0"/>
                                                                  <w:marTop w:val="60"/>
                                                                  <w:marBottom w:val="60"/>
                                                                  <w:divBdr>
                                                                    <w:top w:val="none" w:sz="0" w:space="0" w:color="auto"/>
                                                                    <w:left w:val="none" w:sz="0" w:space="0" w:color="auto"/>
                                                                    <w:bottom w:val="none" w:sz="0" w:space="0" w:color="auto"/>
                                                                    <w:right w:val="none" w:sz="0" w:space="0" w:color="auto"/>
                                                                  </w:divBdr>
                                                                  <w:divsChild>
                                                                    <w:div w:id="1017347853">
                                                                      <w:marLeft w:val="0"/>
                                                                      <w:marRight w:val="0"/>
                                                                      <w:marTop w:val="0"/>
                                                                      <w:marBottom w:val="0"/>
                                                                      <w:divBdr>
                                                                        <w:top w:val="none" w:sz="0" w:space="0" w:color="auto"/>
                                                                        <w:left w:val="none" w:sz="0" w:space="0" w:color="auto"/>
                                                                        <w:bottom w:val="none" w:sz="0" w:space="0" w:color="auto"/>
                                                                        <w:right w:val="none" w:sz="0" w:space="0" w:color="auto"/>
                                                                      </w:divBdr>
                                                                      <w:divsChild>
                                                                        <w:div w:id="1625378850">
                                                                          <w:marLeft w:val="0"/>
                                                                          <w:marRight w:val="0"/>
                                                                          <w:marTop w:val="0"/>
                                                                          <w:marBottom w:val="0"/>
                                                                          <w:divBdr>
                                                                            <w:top w:val="none" w:sz="0" w:space="0" w:color="auto"/>
                                                                            <w:left w:val="none" w:sz="0" w:space="0" w:color="auto"/>
                                                                            <w:bottom w:val="none" w:sz="0" w:space="0" w:color="auto"/>
                                                                            <w:right w:val="none" w:sz="0" w:space="0" w:color="auto"/>
                                                                          </w:divBdr>
                                                                          <w:divsChild>
                                                                            <w:div w:id="925304998">
                                                                              <w:marLeft w:val="0"/>
                                                                              <w:marRight w:val="0"/>
                                                                              <w:marTop w:val="0"/>
                                                                              <w:marBottom w:val="0"/>
                                                                              <w:divBdr>
                                                                                <w:top w:val="none" w:sz="0" w:space="0" w:color="auto"/>
                                                                                <w:left w:val="none" w:sz="0" w:space="0" w:color="auto"/>
                                                                                <w:bottom w:val="none" w:sz="0" w:space="0" w:color="auto"/>
                                                                                <w:right w:val="none" w:sz="0" w:space="0" w:color="auto"/>
                                                                              </w:divBdr>
                                                                              <w:divsChild>
                                                                                <w:div w:id="781535822">
                                                                                  <w:marLeft w:val="0"/>
                                                                                  <w:marRight w:val="0"/>
                                                                                  <w:marTop w:val="0"/>
                                                                                  <w:marBottom w:val="0"/>
                                                                                  <w:divBdr>
                                                                                    <w:top w:val="none" w:sz="0" w:space="0" w:color="auto"/>
                                                                                    <w:left w:val="none" w:sz="0" w:space="0" w:color="auto"/>
                                                                                    <w:bottom w:val="none" w:sz="0" w:space="0" w:color="auto"/>
                                                                                    <w:right w:val="none" w:sz="0" w:space="0" w:color="auto"/>
                                                                                  </w:divBdr>
                                                                                  <w:divsChild>
                                                                                    <w:div w:id="891506214">
                                                                                      <w:marLeft w:val="0"/>
                                                                                      <w:marRight w:val="0"/>
                                                                                      <w:marTop w:val="0"/>
                                                                                      <w:marBottom w:val="0"/>
                                                                                      <w:divBdr>
                                                                                        <w:top w:val="none" w:sz="0" w:space="0" w:color="auto"/>
                                                                                        <w:left w:val="none" w:sz="0" w:space="0" w:color="auto"/>
                                                                                        <w:bottom w:val="none" w:sz="0" w:space="0" w:color="auto"/>
                                                                                        <w:right w:val="none" w:sz="0" w:space="0" w:color="auto"/>
                                                                                      </w:divBdr>
                                                                                      <w:divsChild>
                                                                                        <w:div w:id="2106728989">
                                                                                          <w:marLeft w:val="0"/>
                                                                                          <w:marRight w:val="0"/>
                                                                                          <w:marTop w:val="0"/>
                                                                                          <w:marBottom w:val="0"/>
                                                                                          <w:divBdr>
                                                                                            <w:top w:val="none" w:sz="0" w:space="0" w:color="auto"/>
                                                                                            <w:left w:val="none" w:sz="0" w:space="0" w:color="auto"/>
                                                                                            <w:bottom w:val="none" w:sz="0" w:space="0" w:color="auto"/>
                                                                                            <w:right w:val="none" w:sz="0" w:space="0" w:color="auto"/>
                                                                                          </w:divBdr>
                                                                                          <w:divsChild>
                                                                                            <w:div w:id="91929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2943525">
                                                                  <w:marLeft w:val="0"/>
                                                                  <w:marRight w:val="0"/>
                                                                  <w:marTop w:val="60"/>
                                                                  <w:marBottom w:val="60"/>
                                                                  <w:divBdr>
                                                                    <w:top w:val="none" w:sz="0" w:space="0" w:color="auto"/>
                                                                    <w:left w:val="none" w:sz="0" w:space="0" w:color="auto"/>
                                                                    <w:bottom w:val="none" w:sz="0" w:space="0" w:color="auto"/>
                                                                    <w:right w:val="none" w:sz="0" w:space="0" w:color="auto"/>
                                                                  </w:divBdr>
                                                                  <w:divsChild>
                                                                    <w:div w:id="415134301">
                                                                      <w:marLeft w:val="0"/>
                                                                      <w:marRight w:val="0"/>
                                                                      <w:marTop w:val="0"/>
                                                                      <w:marBottom w:val="0"/>
                                                                      <w:divBdr>
                                                                        <w:top w:val="none" w:sz="0" w:space="0" w:color="auto"/>
                                                                        <w:left w:val="none" w:sz="0" w:space="0" w:color="auto"/>
                                                                        <w:bottom w:val="none" w:sz="0" w:space="0" w:color="auto"/>
                                                                        <w:right w:val="none" w:sz="0" w:space="0" w:color="auto"/>
                                                                      </w:divBdr>
                                                                      <w:divsChild>
                                                                        <w:div w:id="1341929817">
                                                                          <w:marLeft w:val="0"/>
                                                                          <w:marRight w:val="0"/>
                                                                          <w:marTop w:val="0"/>
                                                                          <w:marBottom w:val="0"/>
                                                                          <w:divBdr>
                                                                            <w:top w:val="none" w:sz="0" w:space="0" w:color="auto"/>
                                                                            <w:left w:val="none" w:sz="0" w:space="0" w:color="auto"/>
                                                                            <w:bottom w:val="none" w:sz="0" w:space="0" w:color="auto"/>
                                                                            <w:right w:val="none" w:sz="0" w:space="0" w:color="auto"/>
                                                                          </w:divBdr>
                                                                          <w:divsChild>
                                                                            <w:div w:id="1562861717">
                                                                              <w:marLeft w:val="0"/>
                                                                              <w:marRight w:val="0"/>
                                                                              <w:marTop w:val="0"/>
                                                                              <w:marBottom w:val="0"/>
                                                                              <w:divBdr>
                                                                                <w:top w:val="none" w:sz="0" w:space="0" w:color="auto"/>
                                                                                <w:left w:val="none" w:sz="0" w:space="0" w:color="auto"/>
                                                                                <w:bottom w:val="none" w:sz="0" w:space="0" w:color="auto"/>
                                                                                <w:right w:val="none" w:sz="0" w:space="0" w:color="auto"/>
                                                                              </w:divBdr>
                                                                              <w:divsChild>
                                                                                <w:div w:id="90396363">
                                                                                  <w:marLeft w:val="0"/>
                                                                                  <w:marRight w:val="0"/>
                                                                                  <w:marTop w:val="0"/>
                                                                                  <w:marBottom w:val="0"/>
                                                                                  <w:divBdr>
                                                                                    <w:top w:val="none" w:sz="0" w:space="0" w:color="auto"/>
                                                                                    <w:left w:val="none" w:sz="0" w:space="0" w:color="auto"/>
                                                                                    <w:bottom w:val="none" w:sz="0" w:space="0" w:color="auto"/>
                                                                                    <w:right w:val="none" w:sz="0" w:space="0" w:color="auto"/>
                                                                                  </w:divBdr>
                                                                                  <w:divsChild>
                                                                                    <w:div w:id="111825209">
                                                                                      <w:marLeft w:val="0"/>
                                                                                      <w:marRight w:val="0"/>
                                                                                      <w:marTop w:val="0"/>
                                                                                      <w:marBottom w:val="0"/>
                                                                                      <w:divBdr>
                                                                                        <w:top w:val="none" w:sz="0" w:space="0" w:color="auto"/>
                                                                                        <w:left w:val="none" w:sz="0" w:space="0" w:color="auto"/>
                                                                                        <w:bottom w:val="none" w:sz="0" w:space="0" w:color="auto"/>
                                                                                        <w:right w:val="none" w:sz="0" w:space="0" w:color="auto"/>
                                                                                      </w:divBdr>
                                                                                      <w:divsChild>
                                                                                        <w:div w:id="181819155">
                                                                                          <w:marLeft w:val="0"/>
                                                                                          <w:marRight w:val="0"/>
                                                                                          <w:marTop w:val="0"/>
                                                                                          <w:marBottom w:val="0"/>
                                                                                          <w:divBdr>
                                                                                            <w:top w:val="none" w:sz="0" w:space="0" w:color="auto"/>
                                                                                            <w:left w:val="none" w:sz="0" w:space="0" w:color="auto"/>
                                                                                            <w:bottom w:val="none" w:sz="0" w:space="0" w:color="auto"/>
                                                                                            <w:right w:val="none" w:sz="0" w:space="0" w:color="auto"/>
                                                                                          </w:divBdr>
                                                                                          <w:divsChild>
                                                                                            <w:div w:id="148894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2372583">
                                                              <w:marLeft w:val="0"/>
                                                              <w:marRight w:val="0"/>
                                                              <w:marTop w:val="0"/>
                                                              <w:marBottom w:val="0"/>
                                                              <w:divBdr>
                                                                <w:top w:val="none" w:sz="0" w:space="0" w:color="auto"/>
                                                                <w:left w:val="none" w:sz="0" w:space="0" w:color="auto"/>
                                                                <w:bottom w:val="none" w:sz="0" w:space="0" w:color="auto"/>
                                                                <w:right w:val="none" w:sz="0" w:space="0" w:color="auto"/>
                                                              </w:divBdr>
                                                              <w:divsChild>
                                                                <w:div w:id="22755789">
                                                                  <w:marLeft w:val="0"/>
                                                                  <w:marRight w:val="0"/>
                                                                  <w:marTop w:val="60"/>
                                                                  <w:marBottom w:val="60"/>
                                                                  <w:divBdr>
                                                                    <w:top w:val="none" w:sz="0" w:space="0" w:color="auto"/>
                                                                    <w:left w:val="none" w:sz="0" w:space="0" w:color="auto"/>
                                                                    <w:bottom w:val="none" w:sz="0" w:space="0" w:color="auto"/>
                                                                    <w:right w:val="none" w:sz="0" w:space="0" w:color="auto"/>
                                                                  </w:divBdr>
                                                                  <w:divsChild>
                                                                    <w:div w:id="295718964">
                                                                      <w:marLeft w:val="0"/>
                                                                      <w:marRight w:val="0"/>
                                                                      <w:marTop w:val="0"/>
                                                                      <w:marBottom w:val="0"/>
                                                                      <w:divBdr>
                                                                        <w:top w:val="none" w:sz="0" w:space="0" w:color="auto"/>
                                                                        <w:left w:val="none" w:sz="0" w:space="0" w:color="auto"/>
                                                                        <w:bottom w:val="none" w:sz="0" w:space="0" w:color="auto"/>
                                                                        <w:right w:val="none" w:sz="0" w:space="0" w:color="auto"/>
                                                                      </w:divBdr>
                                                                      <w:divsChild>
                                                                        <w:div w:id="743913690">
                                                                          <w:marLeft w:val="0"/>
                                                                          <w:marRight w:val="0"/>
                                                                          <w:marTop w:val="0"/>
                                                                          <w:marBottom w:val="0"/>
                                                                          <w:divBdr>
                                                                            <w:top w:val="none" w:sz="0" w:space="0" w:color="auto"/>
                                                                            <w:left w:val="none" w:sz="0" w:space="0" w:color="auto"/>
                                                                            <w:bottom w:val="none" w:sz="0" w:space="0" w:color="auto"/>
                                                                            <w:right w:val="none" w:sz="0" w:space="0" w:color="auto"/>
                                                                          </w:divBdr>
                                                                          <w:divsChild>
                                                                            <w:div w:id="755202194">
                                                                              <w:marLeft w:val="0"/>
                                                                              <w:marRight w:val="0"/>
                                                                              <w:marTop w:val="0"/>
                                                                              <w:marBottom w:val="0"/>
                                                                              <w:divBdr>
                                                                                <w:top w:val="none" w:sz="0" w:space="0" w:color="auto"/>
                                                                                <w:left w:val="none" w:sz="0" w:space="0" w:color="auto"/>
                                                                                <w:bottom w:val="none" w:sz="0" w:space="0" w:color="auto"/>
                                                                                <w:right w:val="none" w:sz="0" w:space="0" w:color="auto"/>
                                                                              </w:divBdr>
                                                                              <w:divsChild>
                                                                                <w:div w:id="177739158">
                                                                                  <w:marLeft w:val="0"/>
                                                                                  <w:marRight w:val="0"/>
                                                                                  <w:marTop w:val="0"/>
                                                                                  <w:marBottom w:val="0"/>
                                                                                  <w:divBdr>
                                                                                    <w:top w:val="none" w:sz="0" w:space="0" w:color="auto"/>
                                                                                    <w:left w:val="none" w:sz="0" w:space="0" w:color="auto"/>
                                                                                    <w:bottom w:val="none" w:sz="0" w:space="0" w:color="auto"/>
                                                                                    <w:right w:val="none" w:sz="0" w:space="0" w:color="auto"/>
                                                                                  </w:divBdr>
                                                                                  <w:divsChild>
                                                                                    <w:div w:id="495538819">
                                                                                      <w:marLeft w:val="0"/>
                                                                                      <w:marRight w:val="0"/>
                                                                                      <w:marTop w:val="0"/>
                                                                                      <w:marBottom w:val="0"/>
                                                                                      <w:divBdr>
                                                                                        <w:top w:val="none" w:sz="0" w:space="0" w:color="auto"/>
                                                                                        <w:left w:val="none" w:sz="0" w:space="0" w:color="auto"/>
                                                                                        <w:bottom w:val="none" w:sz="0" w:space="0" w:color="auto"/>
                                                                                        <w:right w:val="none" w:sz="0" w:space="0" w:color="auto"/>
                                                                                      </w:divBdr>
                                                                                      <w:divsChild>
                                                                                        <w:div w:id="13465449">
                                                                                          <w:marLeft w:val="0"/>
                                                                                          <w:marRight w:val="0"/>
                                                                                          <w:marTop w:val="0"/>
                                                                                          <w:marBottom w:val="0"/>
                                                                                          <w:divBdr>
                                                                                            <w:top w:val="none" w:sz="0" w:space="0" w:color="auto"/>
                                                                                            <w:left w:val="none" w:sz="0" w:space="0" w:color="auto"/>
                                                                                            <w:bottom w:val="none" w:sz="0" w:space="0" w:color="auto"/>
                                                                                            <w:right w:val="none" w:sz="0" w:space="0" w:color="auto"/>
                                                                                          </w:divBdr>
                                                                                          <w:divsChild>
                                                                                            <w:div w:id="200501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311009">
                                                                  <w:marLeft w:val="0"/>
                                                                  <w:marRight w:val="0"/>
                                                                  <w:marTop w:val="60"/>
                                                                  <w:marBottom w:val="60"/>
                                                                  <w:divBdr>
                                                                    <w:top w:val="none" w:sz="0" w:space="0" w:color="auto"/>
                                                                    <w:left w:val="none" w:sz="0" w:space="0" w:color="auto"/>
                                                                    <w:bottom w:val="none" w:sz="0" w:space="0" w:color="auto"/>
                                                                    <w:right w:val="none" w:sz="0" w:space="0" w:color="auto"/>
                                                                  </w:divBdr>
                                                                  <w:divsChild>
                                                                    <w:div w:id="327054738">
                                                                      <w:marLeft w:val="0"/>
                                                                      <w:marRight w:val="0"/>
                                                                      <w:marTop w:val="0"/>
                                                                      <w:marBottom w:val="0"/>
                                                                      <w:divBdr>
                                                                        <w:top w:val="none" w:sz="0" w:space="0" w:color="auto"/>
                                                                        <w:left w:val="none" w:sz="0" w:space="0" w:color="auto"/>
                                                                        <w:bottom w:val="none" w:sz="0" w:space="0" w:color="auto"/>
                                                                        <w:right w:val="none" w:sz="0" w:space="0" w:color="auto"/>
                                                                      </w:divBdr>
                                                                      <w:divsChild>
                                                                        <w:div w:id="227570850">
                                                                          <w:marLeft w:val="0"/>
                                                                          <w:marRight w:val="0"/>
                                                                          <w:marTop w:val="0"/>
                                                                          <w:marBottom w:val="0"/>
                                                                          <w:divBdr>
                                                                            <w:top w:val="none" w:sz="0" w:space="0" w:color="auto"/>
                                                                            <w:left w:val="none" w:sz="0" w:space="0" w:color="auto"/>
                                                                            <w:bottom w:val="none" w:sz="0" w:space="0" w:color="auto"/>
                                                                            <w:right w:val="none" w:sz="0" w:space="0" w:color="auto"/>
                                                                          </w:divBdr>
                                                                          <w:divsChild>
                                                                            <w:div w:id="19667553">
                                                                              <w:marLeft w:val="0"/>
                                                                              <w:marRight w:val="0"/>
                                                                              <w:marTop w:val="0"/>
                                                                              <w:marBottom w:val="0"/>
                                                                              <w:divBdr>
                                                                                <w:top w:val="none" w:sz="0" w:space="0" w:color="auto"/>
                                                                                <w:left w:val="none" w:sz="0" w:space="0" w:color="auto"/>
                                                                                <w:bottom w:val="none" w:sz="0" w:space="0" w:color="auto"/>
                                                                                <w:right w:val="none" w:sz="0" w:space="0" w:color="auto"/>
                                                                              </w:divBdr>
                                                                              <w:divsChild>
                                                                                <w:div w:id="302394161">
                                                                                  <w:marLeft w:val="0"/>
                                                                                  <w:marRight w:val="0"/>
                                                                                  <w:marTop w:val="0"/>
                                                                                  <w:marBottom w:val="0"/>
                                                                                  <w:divBdr>
                                                                                    <w:top w:val="none" w:sz="0" w:space="0" w:color="auto"/>
                                                                                    <w:left w:val="none" w:sz="0" w:space="0" w:color="auto"/>
                                                                                    <w:bottom w:val="none" w:sz="0" w:space="0" w:color="auto"/>
                                                                                    <w:right w:val="none" w:sz="0" w:space="0" w:color="auto"/>
                                                                                  </w:divBdr>
                                                                                  <w:divsChild>
                                                                                    <w:div w:id="1366062092">
                                                                                      <w:marLeft w:val="0"/>
                                                                                      <w:marRight w:val="0"/>
                                                                                      <w:marTop w:val="0"/>
                                                                                      <w:marBottom w:val="0"/>
                                                                                      <w:divBdr>
                                                                                        <w:top w:val="none" w:sz="0" w:space="0" w:color="auto"/>
                                                                                        <w:left w:val="none" w:sz="0" w:space="0" w:color="auto"/>
                                                                                        <w:bottom w:val="none" w:sz="0" w:space="0" w:color="auto"/>
                                                                                        <w:right w:val="none" w:sz="0" w:space="0" w:color="auto"/>
                                                                                      </w:divBdr>
                                                                                      <w:divsChild>
                                                                                        <w:div w:id="432676194">
                                                                                          <w:marLeft w:val="0"/>
                                                                                          <w:marRight w:val="0"/>
                                                                                          <w:marTop w:val="0"/>
                                                                                          <w:marBottom w:val="0"/>
                                                                                          <w:divBdr>
                                                                                            <w:top w:val="none" w:sz="0" w:space="0" w:color="auto"/>
                                                                                            <w:left w:val="none" w:sz="0" w:space="0" w:color="auto"/>
                                                                                            <w:bottom w:val="none" w:sz="0" w:space="0" w:color="auto"/>
                                                                                            <w:right w:val="none" w:sz="0" w:space="0" w:color="auto"/>
                                                                                          </w:divBdr>
                                                                                          <w:divsChild>
                                                                                            <w:div w:id="126368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0486240">
                                                                  <w:marLeft w:val="0"/>
                                                                  <w:marRight w:val="0"/>
                                                                  <w:marTop w:val="60"/>
                                                                  <w:marBottom w:val="60"/>
                                                                  <w:divBdr>
                                                                    <w:top w:val="none" w:sz="0" w:space="0" w:color="auto"/>
                                                                    <w:left w:val="none" w:sz="0" w:space="0" w:color="auto"/>
                                                                    <w:bottom w:val="none" w:sz="0" w:space="0" w:color="auto"/>
                                                                    <w:right w:val="none" w:sz="0" w:space="0" w:color="auto"/>
                                                                  </w:divBdr>
                                                                  <w:divsChild>
                                                                    <w:div w:id="973367618">
                                                                      <w:marLeft w:val="0"/>
                                                                      <w:marRight w:val="0"/>
                                                                      <w:marTop w:val="0"/>
                                                                      <w:marBottom w:val="0"/>
                                                                      <w:divBdr>
                                                                        <w:top w:val="none" w:sz="0" w:space="0" w:color="auto"/>
                                                                        <w:left w:val="none" w:sz="0" w:space="0" w:color="auto"/>
                                                                        <w:bottom w:val="none" w:sz="0" w:space="0" w:color="auto"/>
                                                                        <w:right w:val="none" w:sz="0" w:space="0" w:color="auto"/>
                                                                      </w:divBdr>
                                                                      <w:divsChild>
                                                                        <w:div w:id="854345654">
                                                                          <w:marLeft w:val="0"/>
                                                                          <w:marRight w:val="0"/>
                                                                          <w:marTop w:val="0"/>
                                                                          <w:marBottom w:val="0"/>
                                                                          <w:divBdr>
                                                                            <w:top w:val="none" w:sz="0" w:space="0" w:color="auto"/>
                                                                            <w:left w:val="none" w:sz="0" w:space="0" w:color="auto"/>
                                                                            <w:bottom w:val="none" w:sz="0" w:space="0" w:color="auto"/>
                                                                            <w:right w:val="none" w:sz="0" w:space="0" w:color="auto"/>
                                                                          </w:divBdr>
                                                                          <w:divsChild>
                                                                            <w:div w:id="1260140469">
                                                                              <w:marLeft w:val="0"/>
                                                                              <w:marRight w:val="0"/>
                                                                              <w:marTop w:val="0"/>
                                                                              <w:marBottom w:val="0"/>
                                                                              <w:divBdr>
                                                                                <w:top w:val="none" w:sz="0" w:space="0" w:color="auto"/>
                                                                                <w:left w:val="none" w:sz="0" w:space="0" w:color="auto"/>
                                                                                <w:bottom w:val="none" w:sz="0" w:space="0" w:color="auto"/>
                                                                                <w:right w:val="none" w:sz="0" w:space="0" w:color="auto"/>
                                                                              </w:divBdr>
                                                                              <w:divsChild>
                                                                                <w:div w:id="1175001262">
                                                                                  <w:marLeft w:val="0"/>
                                                                                  <w:marRight w:val="0"/>
                                                                                  <w:marTop w:val="0"/>
                                                                                  <w:marBottom w:val="0"/>
                                                                                  <w:divBdr>
                                                                                    <w:top w:val="none" w:sz="0" w:space="0" w:color="auto"/>
                                                                                    <w:left w:val="none" w:sz="0" w:space="0" w:color="auto"/>
                                                                                    <w:bottom w:val="none" w:sz="0" w:space="0" w:color="auto"/>
                                                                                    <w:right w:val="none" w:sz="0" w:space="0" w:color="auto"/>
                                                                                  </w:divBdr>
                                                                                  <w:divsChild>
                                                                                    <w:div w:id="344014814">
                                                                                      <w:marLeft w:val="0"/>
                                                                                      <w:marRight w:val="0"/>
                                                                                      <w:marTop w:val="0"/>
                                                                                      <w:marBottom w:val="0"/>
                                                                                      <w:divBdr>
                                                                                        <w:top w:val="none" w:sz="0" w:space="0" w:color="auto"/>
                                                                                        <w:left w:val="none" w:sz="0" w:space="0" w:color="auto"/>
                                                                                        <w:bottom w:val="none" w:sz="0" w:space="0" w:color="auto"/>
                                                                                        <w:right w:val="none" w:sz="0" w:space="0" w:color="auto"/>
                                                                                      </w:divBdr>
                                                                                      <w:divsChild>
                                                                                        <w:div w:id="961375614">
                                                                                          <w:marLeft w:val="0"/>
                                                                                          <w:marRight w:val="0"/>
                                                                                          <w:marTop w:val="0"/>
                                                                                          <w:marBottom w:val="0"/>
                                                                                          <w:divBdr>
                                                                                            <w:top w:val="none" w:sz="0" w:space="0" w:color="auto"/>
                                                                                            <w:left w:val="none" w:sz="0" w:space="0" w:color="auto"/>
                                                                                            <w:bottom w:val="none" w:sz="0" w:space="0" w:color="auto"/>
                                                                                            <w:right w:val="none" w:sz="0" w:space="0" w:color="auto"/>
                                                                                          </w:divBdr>
                                                                                          <w:divsChild>
                                                                                            <w:div w:id="68999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3516493">
                                                                  <w:marLeft w:val="0"/>
                                                                  <w:marRight w:val="0"/>
                                                                  <w:marTop w:val="60"/>
                                                                  <w:marBottom w:val="60"/>
                                                                  <w:divBdr>
                                                                    <w:top w:val="none" w:sz="0" w:space="0" w:color="auto"/>
                                                                    <w:left w:val="none" w:sz="0" w:space="0" w:color="auto"/>
                                                                    <w:bottom w:val="none" w:sz="0" w:space="0" w:color="auto"/>
                                                                    <w:right w:val="none" w:sz="0" w:space="0" w:color="auto"/>
                                                                  </w:divBdr>
                                                                  <w:divsChild>
                                                                    <w:div w:id="1549537160">
                                                                      <w:marLeft w:val="0"/>
                                                                      <w:marRight w:val="0"/>
                                                                      <w:marTop w:val="0"/>
                                                                      <w:marBottom w:val="0"/>
                                                                      <w:divBdr>
                                                                        <w:top w:val="none" w:sz="0" w:space="0" w:color="auto"/>
                                                                        <w:left w:val="none" w:sz="0" w:space="0" w:color="auto"/>
                                                                        <w:bottom w:val="none" w:sz="0" w:space="0" w:color="auto"/>
                                                                        <w:right w:val="none" w:sz="0" w:space="0" w:color="auto"/>
                                                                      </w:divBdr>
                                                                      <w:divsChild>
                                                                        <w:div w:id="238566376">
                                                                          <w:marLeft w:val="0"/>
                                                                          <w:marRight w:val="0"/>
                                                                          <w:marTop w:val="0"/>
                                                                          <w:marBottom w:val="0"/>
                                                                          <w:divBdr>
                                                                            <w:top w:val="none" w:sz="0" w:space="0" w:color="auto"/>
                                                                            <w:left w:val="none" w:sz="0" w:space="0" w:color="auto"/>
                                                                            <w:bottom w:val="none" w:sz="0" w:space="0" w:color="auto"/>
                                                                            <w:right w:val="none" w:sz="0" w:space="0" w:color="auto"/>
                                                                          </w:divBdr>
                                                                          <w:divsChild>
                                                                            <w:div w:id="192883922">
                                                                              <w:marLeft w:val="0"/>
                                                                              <w:marRight w:val="0"/>
                                                                              <w:marTop w:val="0"/>
                                                                              <w:marBottom w:val="0"/>
                                                                              <w:divBdr>
                                                                                <w:top w:val="none" w:sz="0" w:space="0" w:color="auto"/>
                                                                                <w:left w:val="none" w:sz="0" w:space="0" w:color="auto"/>
                                                                                <w:bottom w:val="none" w:sz="0" w:space="0" w:color="auto"/>
                                                                                <w:right w:val="none" w:sz="0" w:space="0" w:color="auto"/>
                                                                              </w:divBdr>
                                                                              <w:divsChild>
                                                                                <w:div w:id="313488939">
                                                                                  <w:marLeft w:val="0"/>
                                                                                  <w:marRight w:val="0"/>
                                                                                  <w:marTop w:val="0"/>
                                                                                  <w:marBottom w:val="0"/>
                                                                                  <w:divBdr>
                                                                                    <w:top w:val="none" w:sz="0" w:space="0" w:color="auto"/>
                                                                                    <w:left w:val="none" w:sz="0" w:space="0" w:color="auto"/>
                                                                                    <w:bottom w:val="none" w:sz="0" w:space="0" w:color="auto"/>
                                                                                    <w:right w:val="none" w:sz="0" w:space="0" w:color="auto"/>
                                                                                  </w:divBdr>
                                                                                  <w:divsChild>
                                                                                    <w:div w:id="1837302491">
                                                                                      <w:marLeft w:val="0"/>
                                                                                      <w:marRight w:val="0"/>
                                                                                      <w:marTop w:val="0"/>
                                                                                      <w:marBottom w:val="0"/>
                                                                                      <w:divBdr>
                                                                                        <w:top w:val="none" w:sz="0" w:space="0" w:color="auto"/>
                                                                                        <w:left w:val="none" w:sz="0" w:space="0" w:color="auto"/>
                                                                                        <w:bottom w:val="none" w:sz="0" w:space="0" w:color="auto"/>
                                                                                        <w:right w:val="none" w:sz="0" w:space="0" w:color="auto"/>
                                                                                      </w:divBdr>
                                                                                      <w:divsChild>
                                                                                        <w:div w:id="141000375">
                                                                                          <w:marLeft w:val="0"/>
                                                                                          <w:marRight w:val="0"/>
                                                                                          <w:marTop w:val="0"/>
                                                                                          <w:marBottom w:val="0"/>
                                                                                          <w:divBdr>
                                                                                            <w:top w:val="none" w:sz="0" w:space="0" w:color="auto"/>
                                                                                            <w:left w:val="none" w:sz="0" w:space="0" w:color="auto"/>
                                                                                            <w:bottom w:val="none" w:sz="0" w:space="0" w:color="auto"/>
                                                                                            <w:right w:val="none" w:sz="0" w:space="0" w:color="auto"/>
                                                                                          </w:divBdr>
                                                                                          <w:divsChild>
                                                                                            <w:div w:id="163220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7824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417294">
                          <w:marLeft w:val="0"/>
                          <w:marRight w:val="0"/>
                          <w:marTop w:val="0"/>
                          <w:marBottom w:val="0"/>
                          <w:divBdr>
                            <w:top w:val="none" w:sz="0" w:space="0" w:color="auto"/>
                            <w:left w:val="none" w:sz="0" w:space="0" w:color="auto"/>
                            <w:bottom w:val="none" w:sz="0" w:space="0" w:color="auto"/>
                            <w:right w:val="none" w:sz="0" w:space="0" w:color="auto"/>
                          </w:divBdr>
                          <w:divsChild>
                            <w:div w:id="814371358">
                              <w:marLeft w:val="0"/>
                              <w:marRight w:val="0"/>
                              <w:marTop w:val="0"/>
                              <w:marBottom w:val="0"/>
                              <w:divBdr>
                                <w:top w:val="none" w:sz="0" w:space="0" w:color="auto"/>
                                <w:left w:val="none" w:sz="0" w:space="0" w:color="auto"/>
                                <w:bottom w:val="none" w:sz="0" w:space="0" w:color="auto"/>
                                <w:right w:val="none" w:sz="0" w:space="0" w:color="auto"/>
                              </w:divBdr>
                              <w:divsChild>
                                <w:div w:id="1896504544">
                                  <w:marLeft w:val="0"/>
                                  <w:marRight w:val="0"/>
                                  <w:marTop w:val="0"/>
                                  <w:marBottom w:val="0"/>
                                  <w:divBdr>
                                    <w:top w:val="none" w:sz="0" w:space="0" w:color="auto"/>
                                    <w:left w:val="none" w:sz="0" w:space="0" w:color="auto"/>
                                    <w:bottom w:val="none" w:sz="0" w:space="0" w:color="auto"/>
                                    <w:right w:val="none" w:sz="0" w:space="0" w:color="auto"/>
                                  </w:divBdr>
                                  <w:divsChild>
                                    <w:div w:id="1686976869">
                                      <w:marLeft w:val="0"/>
                                      <w:marRight w:val="0"/>
                                      <w:marTop w:val="90"/>
                                      <w:marBottom w:val="0"/>
                                      <w:divBdr>
                                        <w:top w:val="none" w:sz="0" w:space="0" w:color="auto"/>
                                        <w:left w:val="none" w:sz="0" w:space="0" w:color="auto"/>
                                        <w:bottom w:val="none" w:sz="0" w:space="0" w:color="auto"/>
                                        <w:right w:val="none" w:sz="0" w:space="0" w:color="auto"/>
                                      </w:divBdr>
                                      <w:divsChild>
                                        <w:div w:id="1060440317">
                                          <w:marLeft w:val="0"/>
                                          <w:marRight w:val="0"/>
                                          <w:marTop w:val="0"/>
                                          <w:marBottom w:val="0"/>
                                          <w:divBdr>
                                            <w:top w:val="none" w:sz="0" w:space="0" w:color="auto"/>
                                            <w:left w:val="none" w:sz="0" w:space="0" w:color="auto"/>
                                            <w:bottom w:val="none" w:sz="0" w:space="0" w:color="auto"/>
                                            <w:right w:val="none" w:sz="0" w:space="0" w:color="auto"/>
                                          </w:divBdr>
                                          <w:divsChild>
                                            <w:div w:id="15234201">
                                              <w:marLeft w:val="0"/>
                                              <w:marRight w:val="0"/>
                                              <w:marTop w:val="0"/>
                                              <w:marBottom w:val="0"/>
                                              <w:divBdr>
                                                <w:top w:val="none" w:sz="0" w:space="0" w:color="auto"/>
                                                <w:left w:val="none" w:sz="0" w:space="0" w:color="auto"/>
                                                <w:bottom w:val="none" w:sz="0" w:space="0" w:color="auto"/>
                                                <w:right w:val="none" w:sz="0" w:space="0" w:color="auto"/>
                                              </w:divBdr>
                                              <w:divsChild>
                                                <w:div w:id="624891168">
                                                  <w:marLeft w:val="0"/>
                                                  <w:marRight w:val="0"/>
                                                  <w:marTop w:val="0"/>
                                                  <w:marBottom w:val="450"/>
                                                  <w:divBdr>
                                                    <w:top w:val="none" w:sz="0" w:space="0" w:color="auto"/>
                                                    <w:left w:val="none" w:sz="0" w:space="0" w:color="auto"/>
                                                    <w:bottom w:val="none" w:sz="0" w:space="0" w:color="auto"/>
                                                    <w:right w:val="none" w:sz="0" w:space="0" w:color="auto"/>
                                                  </w:divBdr>
                                                  <w:divsChild>
                                                    <w:div w:id="1544713342">
                                                      <w:marLeft w:val="0"/>
                                                      <w:marRight w:val="0"/>
                                                      <w:marTop w:val="0"/>
                                                      <w:marBottom w:val="0"/>
                                                      <w:divBdr>
                                                        <w:top w:val="none" w:sz="0" w:space="0" w:color="auto"/>
                                                        <w:left w:val="none" w:sz="0" w:space="0" w:color="auto"/>
                                                        <w:bottom w:val="none" w:sz="0" w:space="0" w:color="auto"/>
                                                        <w:right w:val="none" w:sz="0" w:space="0" w:color="auto"/>
                                                      </w:divBdr>
                                                      <w:divsChild>
                                                        <w:div w:id="1522208283">
                                                          <w:marLeft w:val="0"/>
                                                          <w:marRight w:val="0"/>
                                                          <w:marTop w:val="0"/>
                                                          <w:marBottom w:val="0"/>
                                                          <w:divBdr>
                                                            <w:top w:val="none" w:sz="0" w:space="0" w:color="auto"/>
                                                            <w:left w:val="none" w:sz="0" w:space="0" w:color="auto"/>
                                                            <w:bottom w:val="none" w:sz="0" w:space="0" w:color="auto"/>
                                                            <w:right w:val="none" w:sz="0" w:space="0" w:color="auto"/>
                                                          </w:divBdr>
                                                          <w:divsChild>
                                                            <w:div w:id="1260412573">
                                                              <w:marLeft w:val="0"/>
                                                              <w:marRight w:val="0"/>
                                                              <w:marTop w:val="0"/>
                                                              <w:marBottom w:val="0"/>
                                                              <w:divBdr>
                                                                <w:top w:val="none" w:sz="0" w:space="0" w:color="auto"/>
                                                                <w:left w:val="none" w:sz="0" w:space="0" w:color="auto"/>
                                                                <w:bottom w:val="none" w:sz="0" w:space="0" w:color="auto"/>
                                                                <w:right w:val="none" w:sz="0" w:space="0" w:color="auto"/>
                                                              </w:divBdr>
                                                              <w:divsChild>
                                                                <w:div w:id="1338385015">
                                                                  <w:marLeft w:val="0"/>
                                                                  <w:marRight w:val="0"/>
                                                                  <w:marTop w:val="0"/>
                                                                  <w:marBottom w:val="0"/>
                                                                  <w:divBdr>
                                                                    <w:top w:val="none" w:sz="0" w:space="0" w:color="auto"/>
                                                                    <w:left w:val="none" w:sz="0" w:space="0" w:color="auto"/>
                                                                    <w:bottom w:val="none" w:sz="0" w:space="0" w:color="auto"/>
                                                                    <w:right w:val="none" w:sz="0" w:space="0" w:color="auto"/>
                                                                  </w:divBdr>
                                                                  <w:divsChild>
                                                                    <w:div w:id="827597918">
                                                                      <w:marLeft w:val="0"/>
                                                                      <w:marRight w:val="0"/>
                                                                      <w:marTop w:val="0"/>
                                                                      <w:marBottom w:val="0"/>
                                                                      <w:divBdr>
                                                                        <w:top w:val="none" w:sz="0" w:space="0" w:color="auto"/>
                                                                        <w:left w:val="none" w:sz="0" w:space="0" w:color="auto"/>
                                                                        <w:bottom w:val="none" w:sz="0" w:space="0" w:color="auto"/>
                                                                        <w:right w:val="none" w:sz="0" w:space="0" w:color="auto"/>
                                                                      </w:divBdr>
                                                                      <w:divsChild>
                                                                        <w:div w:id="1340349083">
                                                                          <w:marLeft w:val="0"/>
                                                                          <w:marRight w:val="0"/>
                                                                          <w:marTop w:val="0"/>
                                                                          <w:marBottom w:val="0"/>
                                                                          <w:divBdr>
                                                                            <w:top w:val="none" w:sz="0" w:space="0" w:color="auto"/>
                                                                            <w:left w:val="none" w:sz="0" w:space="0" w:color="auto"/>
                                                                            <w:bottom w:val="none" w:sz="0" w:space="0" w:color="auto"/>
                                                                            <w:right w:val="none" w:sz="0" w:space="0" w:color="auto"/>
                                                                          </w:divBdr>
                                                                          <w:divsChild>
                                                                            <w:div w:id="437599942">
                                                                              <w:marLeft w:val="0"/>
                                                                              <w:marRight w:val="0"/>
                                                                              <w:marTop w:val="0"/>
                                                                              <w:marBottom w:val="0"/>
                                                                              <w:divBdr>
                                                                                <w:top w:val="none" w:sz="0" w:space="0" w:color="auto"/>
                                                                                <w:left w:val="none" w:sz="0" w:space="0" w:color="auto"/>
                                                                                <w:bottom w:val="none" w:sz="0" w:space="0" w:color="auto"/>
                                                                                <w:right w:val="none" w:sz="0" w:space="0" w:color="auto"/>
                                                                              </w:divBdr>
                                                                            </w:div>
                                                                            <w:div w:id="2024475871">
                                                                              <w:marLeft w:val="0"/>
                                                                              <w:marRight w:val="0"/>
                                                                              <w:marTop w:val="0"/>
                                                                              <w:marBottom w:val="0"/>
                                                                              <w:divBdr>
                                                                                <w:top w:val="none" w:sz="0" w:space="0" w:color="auto"/>
                                                                                <w:left w:val="none" w:sz="0" w:space="0" w:color="auto"/>
                                                                                <w:bottom w:val="none" w:sz="0" w:space="0" w:color="auto"/>
                                                                                <w:right w:val="none" w:sz="0" w:space="0" w:color="auto"/>
                                                                              </w:divBdr>
                                                                              <w:divsChild>
                                                                                <w:div w:id="1360855852">
                                                                                  <w:marLeft w:val="0"/>
                                                                                  <w:marRight w:val="0"/>
                                                                                  <w:marTop w:val="0"/>
                                                                                  <w:marBottom w:val="0"/>
                                                                                  <w:divBdr>
                                                                                    <w:top w:val="none" w:sz="0" w:space="0" w:color="auto"/>
                                                                                    <w:left w:val="none" w:sz="0" w:space="0" w:color="auto"/>
                                                                                    <w:bottom w:val="none" w:sz="0" w:space="0" w:color="auto"/>
                                                                                    <w:right w:val="none" w:sz="0" w:space="0" w:color="auto"/>
                                                                                  </w:divBdr>
                                                                                </w:div>
                                                                                <w:div w:id="153985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9820377">
                                                          <w:marLeft w:val="0"/>
                                                          <w:marRight w:val="0"/>
                                                          <w:marTop w:val="0"/>
                                                          <w:marBottom w:val="0"/>
                                                          <w:divBdr>
                                                            <w:top w:val="none" w:sz="0" w:space="0" w:color="auto"/>
                                                            <w:left w:val="none" w:sz="0" w:space="0" w:color="auto"/>
                                                            <w:bottom w:val="none" w:sz="0" w:space="0" w:color="auto"/>
                                                            <w:right w:val="none" w:sz="0" w:space="0" w:color="auto"/>
                                                          </w:divBdr>
                                                          <w:divsChild>
                                                            <w:div w:id="87773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178406">
                                              <w:marLeft w:val="0"/>
                                              <w:marRight w:val="0"/>
                                              <w:marTop w:val="0"/>
                                              <w:marBottom w:val="660"/>
                                              <w:divBdr>
                                                <w:top w:val="none" w:sz="0" w:space="0" w:color="auto"/>
                                                <w:left w:val="none" w:sz="0" w:space="0" w:color="auto"/>
                                                <w:bottom w:val="none" w:sz="0" w:space="0" w:color="auto"/>
                                                <w:right w:val="none" w:sz="0" w:space="0" w:color="auto"/>
                                              </w:divBdr>
                                              <w:divsChild>
                                                <w:div w:id="912664959">
                                                  <w:marLeft w:val="0"/>
                                                  <w:marRight w:val="0"/>
                                                  <w:marTop w:val="0"/>
                                                  <w:marBottom w:val="0"/>
                                                  <w:divBdr>
                                                    <w:top w:val="none" w:sz="0" w:space="0" w:color="auto"/>
                                                    <w:left w:val="none" w:sz="0" w:space="0" w:color="auto"/>
                                                    <w:bottom w:val="none" w:sz="0" w:space="0" w:color="auto"/>
                                                    <w:right w:val="none" w:sz="0" w:space="0" w:color="auto"/>
                                                  </w:divBdr>
                                                  <w:divsChild>
                                                    <w:div w:id="1296567872">
                                                      <w:marLeft w:val="0"/>
                                                      <w:marRight w:val="0"/>
                                                      <w:marTop w:val="0"/>
                                                      <w:marBottom w:val="450"/>
                                                      <w:divBdr>
                                                        <w:top w:val="none" w:sz="0" w:space="0" w:color="auto"/>
                                                        <w:left w:val="none" w:sz="0" w:space="0" w:color="auto"/>
                                                        <w:bottom w:val="none" w:sz="0" w:space="0" w:color="auto"/>
                                                        <w:right w:val="none" w:sz="0" w:space="0" w:color="auto"/>
                                                      </w:divBdr>
                                                      <w:divsChild>
                                                        <w:div w:id="1918786435">
                                                          <w:marLeft w:val="0"/>
                                                          <w:marRight w:val="0"/>
                                                          <w:marTop w:val="0"/>
                                                          <w:marBottom w:val="0"/>
                                                          <w:divBdr>
                                                            <w:top w:val="none" w:sz="0" w:space="0" w:color="auto"/>
                                                            <w:left w:val="none" w:sz="0" w:space="0" w:color="auto"/>
                                                            <w:bottom w:val="none" w:sz="0" w:space="0" w:color="auto"/>
                                                            <w:right w:val="none" w:sz="0" w:space="0" w:color="auto"/>
                                                          </w:divBdr>
                                                          <w:divsChild>
                                                            <w:div w:id="875778223">
                                                              <w:marLeft w:val="0"/>
                                                              <w:marRight w:val="0"/>
                                                              <w:marTop w:val="0"/>
                                                              <w:marBottom w:val="0"/>
                                                              <w:divBdr>
                                                                <w:top w:val="none" w:sz="0" w:space="0" w:color="auto"/>
                                                                <w:left w:val="none" w:sz="0" w:space="0" w:color="auto"/>
                                                                <w:bottom w:val="none" w:sz="0" w:space="0" w:color="auto"/>
                                                                <w:right w:val="none" w:sz="0" w:space="0" w:color="auto"/>
                                                              </w:divBdr>
                                                              <w:divsChild>
                                                                <w:div w:id="782917573">
                                                                  <w:marLeft w:val="0"/>
                                                                  <w:marRight w:val="0"/>
                                                                  <w:marTop w:val="0"/>
                                                                  <w:marBottom w:val="0"/>
                                                                  <w:divBdr>
                                                                    <w:top w:val="none" w:sz="0" w:space="0" w:color="auto"/>
                                                                    <w:left w:val="none" w:sz="0" w:space="0" w:color="auto"/>
                                                                    <w:bottom w:val="none" w:sz="0" w:space="0" w:color="auto"/>
                                                                    <w:right w:val="none" w:sz="0" w:space="0" w:color="auto"/>
                                                                  </w:divBdr>
                                                                </w:div>
                                                              </w:divsChild>
                                                            </w:div>
                                                            <w:div w:id="1168473311">
                                                              <w:marLeft w:val="0"/>
                                                              <w:marRight w:val="0"/>
                                                              <w:marTop w:val="0"/>
                                                              <w:marBottom w:val="0"/>
                                                              <w:divBdr>
                                                                <w:top w:val="none" w:sz="0" w:space="0" w:color="auto"/>
                                                                <w:left w:val="none" w:sz="0" w:space="0" w:color="auto"/>
                                                                <w:bottom w:val="none" w:sz="0" w:space="0" w:color="auto"/>
                                                                <w:right w:val="none" w:sz="0" w:space="0" w:color="auto"/>
                                                              </w:divBdr>
                                                              <w:divsChild>
                                                                <w:div w:id="1077938458">
                                                                  <w:marLeft w:val="0"/>
                                                                  <w:marRight w:val="0"/>
                                                                  <w:marTop w:val="0"/>
                                                                  <w:marBottom w:val="0"/>
                                                                  <w:divBdr>
                                                                    <w:top w:val="none" w:sz="0" w:space="0" w:color="auto"/>
                                                                    <w:left w:val="none" w:sz="0" w:space="0" w:color="auto"/>
                                                                    <w:bottom w:val="none" w:sz="0" w:space="0" w:color="auto"/>
                                                                    <w:right w:val="none" w:sz="0" w:space="0" w:color="auto"/>
                                                                  </w:divBdr>
                                                                  <w:divsChild>
                                                                    <w:div w:id="2063670856">
                                                                      <w:marLeft w:val="0"/>
                                                                      <w:marRight w:val="0"/>
                                                                      <w:marTop w:val="0"/>
                                                                      <w:marBottom w:val="0"/>
                                                                      <w:divBdr>
                                                                        <w:top w:val="none" w:sz="0" w:space="0" w:color="auto"/>
                                                                        <w:left w:val="none" w:sz="0" w:space="0" w:color="auto"/>
                                                                        <w:bottom w:val="none" w:sz="0" w:space="0" w:color="auto"/>
                                                                        <w:right w:val="none" w:sz="0" w:space="0" w:color="auto"/>
                                                                      </w:divBdr>
                                                                      <w:divsChild>
                                                                        <w:div w:id="988823253">
                                                                          <w:marLeft w:val="0"/>
                                                                          <w:marRight w:val="0"/>
                                                                          <w:marTop w:val="0"/>
                                                                          <w:marBottom w:val="0"/>
                                                                          <w:divBdr>
                                                                            <w:top w:val="none" w:sz="0" w:space="0" w:color="auto"/>
                                                                            <w:left w:val="none" w:sz="0" w:space="0" w:color="auto"/>
                                                                            <w:bottom w:val="none" w:sz="0" w:space="0" w:color="auto"/>
                                                                            <w:right w:val="none" w:sz="0" w:space="0" w:color="auto"/>
                                                                          </w:divBdr>
                                                                          <w:divsChild>
                                                                            <w:div w:id="1236741144">
                                                                              <w:marLeft w:val="0"/>
                                                                              <w:marRight w:val="0"/>
                                                                              <w:marTop w:val="0"/>
                                                                              <w:marBottom w:val="0"/>
                                                                              <w:divBdr>
                                                                                <w:top w:val="none" w:sz="0" w:space="0" w:color="auto"/>
                                                                                <w:left w:val="none" w:sz="0" w:space="0" w:color="auto"/>
                                                                                <w:bottom w:val="none" w:sz="0" w:space="0" w:color="auto"/>
                                                                                <w:right w:val="none" w:sz="0" w:space="0" w:color="auto"/>
                                                                              </w:divBdr>
                                                                              <w:divsChild>
                                                                                <w:div w:id="1155758777">
                                                                                  <w:marLeft w:val="0"/>
                                                                                  <w:marRight w:val="0"/>
                                                                                  <w:marTop w:val="0"/>
                                                                                  <w:marBottom w:val="0"/>
                                                                                  <w:divBdr>
                                                                                    <w:top w:val="none" w:sz="0" w:space="0" w:color="auto"/>
                                                                                    <w:left w:val="none" w:sz="0" w:space="0" w:color="auto"/>
                                                                                    <w:bottom w:val="none" w:sz="0" w:space="0" w:color="auto"/>
                                                                                    <w:right w:val="none" w:sz="0" w:space="0" w:color="auto"/>
                                                                                  </w:divBdr>
                                                                                </w:div>
                                                                                <w:div w:id="1890994533">
                                                                                  <w:marLeft w:val="0"/>
                                                                                  <w:marRight w:val="0"/>
                                                                                  <w:marTop w:val="0"/>
                                                                                  <w:marBottom w:val="0"/>
                                                                                  <w:divBdr>
                                                                                    <w:top w:val="none" w:sz="0" w:space="0" w:color="auto"/>
                                                                                    <w:left w:val="none" w:sz="0" w:space="0" w:color="auto"/>
                                                                                    <w:bottom w:val="none" w:sz="0" w:space="0" w:color="auto"/>
                                                                                    <w:right w:val="none" w:sz="0" w:space="0" w:color="auto"/>
                                                                                  </w:divBdr>
                                                                                  <w:divsChild>
                                                                                    <w:div w:id="734014784">
                                                                                      <w:marLeft w:val="0"/>
                                                                                      <w:marRight w:val="0"/>
                                                                                      <w:marTop w:val="0"/>
                                                                                      <w:marBottom w:val="0"/>
                                                                                      <w:divBdr>
                                                                                        <w:top w:val="none" w:sz="0" w:space="0" w:color="auto"/>
                                                                                        <w:left w:val="none" w:sz="0" w:space="0" w:color="auto"/>
                                                                                        <w:bottom w:val="none" w:sz="0" w:space="0" w:color="auto"/>
                                                                                        <w:right w:val="none" w:sz="0" w:space="0" w:color="auto"/>
                                                                                      </w:divBdr>
                                                                                    </w:div>
                                                                                    <w:div w:id="124822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33231471">
                                              <w:marLeft w:val="0"/>
                                              <w:marRight w:val="0"/>
                                              <w:marTop w:val="0"/>
                                              <w:marBottom w:val="0"/>
                                              <w:divBdr>
                                                <w:top w:val="none" w:sz="0" w:space="0" w:color="auto"/>
                                                <w:left w:val="none" w:sz="0" w:space="0" w:color="auto"/>
                                                <w:bottom w:val="none" w:sz="0" w:space="0" w:color="auto"/>
                                                <w:right w:val="none" w:sz="0" w:space="0" w:color="auto"/>
                                              </w:divBdr>
                                              <w:divsChild>
                                                <w:div w:id="1318652539">
                                                  <w:marLeft w:val="0"/>
                                                  <w:marRight w:val="0"/>
                                                  <w:marTop w:val="0"/>
                                                  <w:marBottom w:val="450"/>
                                                  <w:divBdr>
                                                    <w:top w:val="none" w:sz="0" w:space="0" w:color="auto"/>
                                                    <w:left w:val="none" w:sz="0" w:space="0" w:color="auto"/>
                                                    <w:bottom w:val="none" w:sz="0" w:space="0" w:color="auto"/>
                                                    <w:right w:val="none" w:sz="0" w:space="0" w:color="auto"/>
                                                  </w:divBdr>
                                                  <w:divsChild>
                                                    <w:div w:id="1498694849">
                                                      <w:marLeft w:val="0"/>
                                                      <w:marRight w:val="0"/>
                                                      <w:marTop w:val="0"/>
                                                      <w:marBottom w:val="0"/>
                                                      <w:divBdr>
                                                        <w:top w:val="none" w:sz="0" w:space="0" w:color="auto"/>
                                                        <w:left w:val="none" w:sz="0" w:space="0" w:color="auto"/>
                                                        <w:bottom w:val="none" w:sz="0" w:space="0" w:color="auto"/>
                                                        <w:right w:val="none" w:sz="0" w:space="0" w:color="auto"/>
                                                      </w:divBdr>
                                                      <w:divsChild>
                                                        <w:div w:id="595018095">
                                                          <w:marLeft w:val="0"/>
                                                          <w:marRight w:val="0"/>
                                                          <w:marTop w:val="0"/>
                                                          <w:marBottom w:val="0"/>
                                                          <w:divBdr>
                                                            <w:top w:val="none" w:sz="0" w:space="0" w:color="auto"/>
                                                            <w:left w:val="none" w:sz="0" w:space="0" w:color="auto"/>
                                                            <w:bottom w:val="none" w:sz="0" w:space="0" w:color="auto"/>
                                                            <w:right w:val="none" w:sz="0" w:space="0" w:color="auto"/>
                                                          </w:divBdr>
                                                          <w:divsChild>
                                                            <w:div w:id="213205117">
                                                              <w:marLeft w:val="0"/>
                                                              <w:marRight w:val="0"/>
                                                              <w:marTop w:val="0"/>
                                                              <w:marBottom w:val="0"/>
                                                              <w:divBdr>
                                                                <w:top w:val="none" w:sz="0" w:space="0" w:color="auto"/>
                                                                <w:left w:val="none" w:sz="0" w:space="0" w:color="auto"/>
                                                                <w:bottom w:val="none" w:sz="0" w:space="0" w:color="auto"/>
                                                                <w:right w:val="none" w:sz="0" w:space="0" w:color="auto"/>
                                                              </w:divBdr>
                                                            </w:div>
                                                          </w:divsChild>
                                                        </w:div>
                                                        <w:div w:id="1397165541">
                                                          <w:marLeft w:val="0"/>
                                                          <w:marRight w:val="0"/>
                                                          <w:marTop w:val="0"/>
                                                          <w:marBottom w:val="0"/>
                                                          <w:divBdr>
                                                            <w:top w:val="none" w:sz="0" w:space="0" w:color="auto"/>
                                                            <w:left w:val="none" w:sz="0" w:space="0" w:color="auto"/>
                                                            <w:bottom w:val="none" w:sz="0" w:space="0" w:color="auto"/>
                                                            <w:right w:val="none" w:sz="0" w:space="0" w:color="auto"/>
                                                          </w:divBdr>
                                                          <w:divsChild>
                                                            <w:div w:id="2025551112">
                                                              <w:marLeft w:val="0"/>
                                                              <w:marRight w:val="0"/>
                                                              <w:marTop w:val="0"/>
                                                              <w:marBottom w:val="0"/>
                                                              <w:divBdr>
                                                                <w:top w:val="none" w:sz="0" w:space="0" w:color="auto"/>
                                                                <w:left w:val="none" w:sz="0" w:space="0" w:color="auto"/>
                                                                <w:bottom w:val="none" w:sz="0" w:space="0" w:color="auto"/>
                                                                <w:right w:val="none" w:sz="0" w:space="0" w:color="auto"/>
                                                              </w:divBdr>
                                                              <w:divsChild>
                                                                <w:div w:id="2006779187">
                                                                  <w:marLeft w:val="0"/>
                                                                  <w:marRight w:val="0"/>
                                                                  <w:marTop w:val="0"/>
                                                                  <w:marBottom w:val="0"/>
                                                                  <w:divBdr>
                                                                    <w:top w:val="none" w:sz="0" w:space="0" w:color="auto"/>
                                                                    <w:left w:val="none" w:sz="0" w:space="0" w:color="auto"/>
                                                                    <w:bottom w:val="none" w:sz="0" w:space="0" w:color="auto"/>
                                                                    <w:right w:val="none" w:sz="0" w:space="0" w:color="auto"/>
                                                                  </w:divBdr>
                                                                  <w:divsChild>
                                                                    <w:div w:id="1929729937">
                                                                      <w:marLeft w:val="0"/>
                                                                      <w:marRight w:val="0"/>
                                                                      <w:marTop w:val="0"/>
                                                                      <w:marBottom w:val="0"/>
                                                                      <w:divBdr>
                                                                        <w:top w:val="none" w:sz="0" w:space="0" w:color="auto"/>
                                                                        <w:left w:val="none" w:sz="0" w:space="0" w:color="auto"/>
                                                                        <w:bottom w:val="none" w:sz="0" w:space="0" w:color="auto"/>
                                                                        <w:right w:val="none" w:sz="0" w:space="0" w:color="auto"/>
                                                                      </w:divBdr>
                                                                      <w:divsChild>
                                                                        <w:div w:id="379326938">
                                                                          <w:marLeft w:val="0"/>
                                                                          <w:marRight w:val="0"/>
                                                                          <w:marTop w:val="0"/>
                                                                          <w:marBottom w:val="0"/>
                                                                          <w:divBdr>
                                                                            <w:top w:val="none" w:sz="0" w:space="0" w:color="auto"/>
                                                                            <w:left w:val="none" w:sz="0" w:space="0" w:color="auto"/>
                                                                            <w:bottom w:val="none" w:sz="0" w:space="0" w:color="auto"/>
                                                                            <w:right w:val="none" w:sz="0" w:space="0" w:color="auto"/>
                                                                          </w:divBdr>
                                                                          <w:divsChild>
                                                                            <w:div w:id="1095128299">
                                                                              <w:marLeft w:val="0"/>
                                                                              <w:marRight w:val="0"/>
                                                                              <w:marTop w:val="0"/>
                                                                              <w:marBottom w:val="0"/>
                                                                              <w:divBdr>
                                                                                <w:top w:val="none" w:sz="0" w:space="0" w:color="auto"/>
                                                                                <w:left w:val="none" w:sz="0" w:space="0" w:color="auto"/>
                                                                                <w:bottom w:val="none" w:sz="0" w:space="0" w:color="auto"/>
                                                                                <w:right w:val="none" w:sz="0" w:space="0" w:color="auto"/>
                                                                              </w:divBdr>
                                                                            </w:div>
                                                                            <w:div w:id="1586525163">
                                                                              <w:marLeft w:val="0"/>
                                                                              <w:marRight w:val="0"/>
                                                                              <w:marTop w:val="0"/>
                                                                              <w:marBottom w:val="0"/>
                                                                              <w:divBdr>
                                                                                <w:top w:val="none" w:sz="0" w:space="0" w:color="auto"/>
                                                                                <w:left w:val="none" w:sz="0" w:space="0" w:color="auto"/>
                                                                                <w:bottom w:val="none" w:sz="0" w:space="0" w:color="auto"/>
                                                                                <w:right w:val="none" w:sz="0" w:space="0" w:color="auto"/>
                                                                              </w:divBdr>
                                                                              <w:divsChild>
                                                                                <w:div w:id="1368600178">
                                                                                  <w:marLeft w:val="0"/>
                                                                                  <w:marRight w:val="0"/>
                                                                                  <w:marTop w:val="0"/>
                                                                                  <w:marBottom w:val="0"/>
                                                                                  <w:divBdr>
                                                                                    <w:top w:val="none" w:sz="0" w:space="0" w:color="auto"/>
                                                                                    <w:left w:val="none" w:sz="0" w:space="0" w:color="auto"/>
                                                                                    <w:bottom w:val="none" w:sz="0" w:space="0" w:color="auto"/>
                                                                                    <w:right w:val="none" w:sz="0" w:space="0" w:color="auto"/>
                                                                                  </w:divBdr>
                                                                                </w:div>
                                                                                <w:div w:id="151737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63954728">
                                              <w:marLeft w:val="0"/>
                                              <w:marRight w:val="0"/>
                                              <w:marTop w:val="0"/>
                                              <w:marBottom w:val="0"/>
                                              <w:divBdr>
                                                <w:top w:val="none" w:sz="0" w:space="0" w:color="auto"/>
                                                <w:left w:val="none" w:sz="0" w:space="0" w:color="auto"/>
                                                <w:bottom w:val="none" w:sz="0" w:space="0" w:color="auto"/>
                                                <w:right w:val="none" w:sz="0" w:space="0" w:color="auto"/>
                                              </w:divBdr>
                                              <w:divsChild>
                                                <w:div w:id="1773357335">
                                                  <w:marLeft w:val="0"/>
                                                  <w:marRight w:val="0"/>
                                                  <w:marTop w:val="0"/>
                                                  <w:marBottom w:val="450"/>
                                                  <w:divBdr>
                                                    <w:top w:val="none" w:sz="0" w:space="0" w:color="auto"/>
                                                    <w:left w:val="none" w:sz="0" w:space="0" w:color="auto"/>
                                                    <w:bottom w:val="none" w:sz="0" w:space="0" w:color="auto"/>
                                                    <w:right w:val="none" w:sz="0" w:space="0" w:color="auto"/>
                                                  </w:divBdr>
                                                  <w:divsChild>
                                                    <w:div w:id="1645158608">
                                                      <w:marLeft w:val="0"/>
                                                      <w:marRight w:val="0"/>
                                                      <w:marTop w:val="0"/>
                                                      <w:marBottom w:val="0"/>
                                                      <w:divBdr>
                                                        <w:top w:val="none" w:sz="0" w:space="0" w:color="auto"/>
                                                        <w:left w:val="none" w:sz="0" w:space="0" w:color="auto"/>
                                                        <w:bottom w:val="none" w:sz="0" w:space="0" w:color="auto"/>
                                                        <w:right w:val="none" w:sz="0" w:space="0" w:color="auto"/>
                                                      </w:divBdr>
                                                      <w:divsChild>
                                                        <w:div w:id="885678049">
                                                          <w:marLeft w:val="0"/>
                                                          <w:marRight w:val="0"/>
                                                          <w:marTop w:val="0"/>
                                                          <w:marBottom w:val="0"/>
                                                          <w:divBdr>
                                                            <w:top w:val="none" w:sz="0" w:space="0" w:color="auto"/>
                                                            <w:left w:val="none" w:sz="0" w:space="0" w:color="auto"/>
                                                            <w:bottom w:val="none" w:sz="0" w:space="0" w:color="auto"/>
                                                            <w:right w:val="none" w:sz="0" w:space="0" w:color="auto"/>
                                                          </w:divBdr>
                                                          <w:divsChild>
                                                            <w:div w:id="665787679">
                                                              <w:marLeft w:val="0"/>
                                                              <w:marRight w:val="0"/>
                                                              <w:marTop w:val="0"/>
                                                              <w:marBottom w:val="0"/>
                                                              <w:divBdr>
                                                                <w:top w:val="none" w:sz="0" w:space="0" w:color="auto"/>
                                                                <w:left w:val="none" w:sz="0" w:space="0" w:color="auto"/>
                                                                <w:bottom w:val="none" w:sz="0" w:space="0" w:color="auto"/>
                                                                <w:right w:val="none" w:sz="0" w:space="0" w:color="auto"/>
                                                              </w:divBdr>
                                                            </w:div>
                                                          </w:divsChild>
                                                        </w:div>
                                                        <w:div w:id="1821114702">
                                                          <w:marLeft w:val="0"/>
                                                          <w:marRight w:val="0"/>
                                                          <w:marTop w:val="0"/>
                                                          <w:marBottom w:val="0"/>
                                                          <w:divBdr>
                                                            <w:top w:val="none" w:sz="0" w:space="0" w:color="auto"/>
                                                            <w:left w:val="none" w:sz="0" w:space="0" w:color="auto"/>
                                                            <w:bottom w:val="none" w:sz="0" w:space="0" w:color="auto"/>
                                                            <w:right w:val="none" w:sz="0" w:space="0" w:color="auto"/>
                                                          </w:divBdr>
                                                          <w:divsChild>
                                                            <w:div w:id="1932466160">
                                                              <w:marLeft w:val="0"/>
                                                              <w:marRight w:val="0"/>
                                                              <w:marTop w:val="0"/>
                                                              <w:marBottom w:val="0"/>
                                                              <w:divBdr>
                                                                <w:top w:val="none" w:sz="0" w:space="0" w:color="auto"/>
                                                                <w:left w:val="none" w:sz="0" w:space="0" w:color="auto"/>
                                                                <w:bottom w:val="none" w:sz="0" w:space="0" w:color="auto"/>
                                                                <w:right w:val="none" w:sz="0" w:space="0" w:color="auto"/>
                                                              </w:divBdr>
                                                              <w:divsChild>
                                                                <w:div w:id="1623684504">
                                                                  <w:marLeft w:val="0"/>
                                                                  <w:marRight w:val="0"/>
                                                                  <w:marTop w:val="0"/>
                                                                  <w:marBottom w:val="0"/>
                                                                  <w:divBdr>
                                                                    <w:top w:val="none" w:sz="0" w:space="0" w:color="auto"/>
                                                                    <w:left w:val="none" w:sz="0" w:space="0" w:color="auto"/>
                                                                    <w:bottom w:val="none" w:sz="0" w:space="0" w:color="auto"/>
                                                                    <w:right w:val="none" w:sz="0" w:space="0" w:color="auto"/>
                                                                  </w:divBdr>
                                                                  <w:divsChild>
                                                                    <w:div w:id="979574825">
                                                                      <w:marLeft w:val="0"/>
                                                                      <w:marRight w:val="0"/>
                                                                      <w:marTop w:val="0"/>
                                                                      <w:marBottom w:val="0"/>
                                                                      <w:divBdr>
                                                                        <w:top w:val="none" w:sz="0" w:space="0" w:color="auto"/>
                                                                        <w:left w:val="none" w:sz="0" w:space="0" w:color="auto"/>
                                                                        <w:bottom w:val="none" w:sz="0" w:space="0" w:color="auto"/>
                                                                        <w:right w:val="none" w:sz="0" w:space="0" w:color="auto"/>
                                                                      </w:divBdr>
                                                                      <w:divsChild>
                                                                        <w:div w:id="69931427">
                                                                          <w:marLeft w:val="0"/>
                                                                          <w:marRight w:val="0"/>
                                                                          <w:marTop w:val="0"/>
                                                                          <w:marBottom w:val="0"/>
                                                                          <w:divBdr>
                                                                            <w:top w:val="none" w:sz="0" w:space="0" w:color="auto"/>
                                                                            <w:left w:val="none" w:sz="0" w:space="0" w:color="auto"/>
                                                                            <w:bottom w:val="none" w:sz="0" w:space="0" w:color="auto"/>
                                                                            <w:right w:val="none" w:sz="0" w:space="0" w:color="auto"/>
                                                                          </w:divBdr>
                                                                          <w:divsChild>
                                                                            <w:div w:id="382097524">
                                                                              <w:marLeft w:val="0"/>
                                                                              <w:marRight w:val="0"/>
                                                                              <w:marTop w:val="0"/>
                                                                              <w:marBottom w:val="0"/>
                                                                              <w:divBdr>
                                                                                <w:top w:val="none" w:sz="0" w:space="0" w:color="auto"/>
                                                                                <w:left w:val="none" w:sz="0" w:space="0" w:color="auto"/>
                                                                                <w:bottom w:val="none" w:sz="0" w:space="0" w:color="auto"/>
                                                                                <w:right w:val="none" w:sz="0" w:space="0" w:color="auto"/>
                                                                              </w:divBdr>
                                                                              <w:divsChild>
                                                                                <w:div w:id="257564789">
                                                                                  <w:marLeft w:val="0"/>
                                                                                  <w:marRight w:val="0"/>
                                                                                  <w:marTop w:val="0"/>
                                                                                  <w:marBottom w:val="0"/>
                                                                                  <w:divBdr>
                                                                                    <w:top w:val="none" w:sz="0" w:space="0" w:color="auto"/>
                                                                                    <w:left w:val="none" w:sz="0" w:space="0" w:color="auto"/>
                                                                                    <w:bottom w:val="none" w:sz="0" w:space="0" w:color="auto"/>
                                                                                    <w:right w:val="none" w:sz="0" w:space="0" w:color="auto"/>
                                                                                  </w:divBdr>
                                                                                </w:div>
                                                                                <w:div w:id="677315178">
                                                                                  <w:marLeft w:val="0"/>
                                                                                  <w:marRight w:val="0"/>
                                                                                  <w:marTop w:val="0"/>
                                                                                  <w:marBottom w:val="0"/>
                                                                                  <w:divBdr>
                                                                                    <w:top w:val="none" w:sz="0" w:space="0" w:color="auto"/>
                                                                                    <w:left w:val="none" w:sz="0" w:space="0" w:color="auto"/>
                                                                                    <w:bottom w:val="none" w:sz="0" w:space="0" w:color="auto"/>
                                                                                    <w:right w:val="none" w:sz="0" w:space="0" w:color="auto"/>
                                                                                  </w:divBdr>
                                                                                </w:div>
                                                                              </w:divsChild>
                                                                            </w:div>
                                                                            <w:div w:id="61271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5166401">
                                              <w:marLeft w:val="0"/>
                                              <w:marRight w:val="0"/>
                                              <w:marTop w:val="0"/>
                                              <w:marBottom w:val="0"/>
                                              <w:divBdr>
                                                <w:top w:val="none" w:sz="0" w:space="0" w:color="auto"/>
                                                <w:left w:val="none" w:sz="0" w:space="0" w:color="auto"/>
                                                <w:bottom w:val="none" w:sz="0" w:space="0" w:color="auto"/>
                                                <w:right w:val="none" w:sz="0" w:space="0" w:color="auto"/>
                                              </w:divBdr>
                                              <w:divsChild>
                                                <w:div w:id="1061100510">
                                                  <w:marLeft w:val="0"/>
                                                  <w:marRight w:val="0"/>
                                                  <w:marTop w:val="0"/>
                                                  <w:marBottom w:val="450"/>
                                                  <w:divBdr>
                                                    <w:top w:val="none" w:sz="0" w:space="0" w:color="auto"/>
                                                    <w:left w:val="none" w:sz="0" w:space="0" w:color="auto"/>
                                                    <w:bottom w:val="none" w:sz="0" w:space="0" w:color="auto"/>
                                                    <w:right w:val="none" w:sz="0" w:space="0" w:color="auto"/>
                                                  </w:divBdr>
                                                  <w:divsChild>
                                                    <w:div w:id="345180969">
                                                      <w:marLeft w:val="0"/>
                                                      <w:marRight w:val="0"/>
                                                      <w:marTop w:val="0"/>
                                                      <w:marBottom w:val="0"/>
                                                      <w:divBdr>
                                                        <w:top w:val="none" w:sz="0" w:space="0" w:color="auto"/>
                                                        <w:left w:val="none" w:sz="0" w:space="0" w:color="auto"/>
                                                        <w:bottom w:val="none" w:sz="0" w:space="0" w:color="auto"/>
                                                        <w:right w:val="none" w:sz="0" w:space="0" w:color="auto"/>
                                                      </w:divBdr>
                                                      <w:divsChild>
                                                        <w:div w:id="215238317">
                                                          <w:marLeft w:val="0"/>
                                                          <w:marRight w:val="0"/>
                                                          <w:marTop w:val="0"/>
                                                          <w:marBottom w:val="0"/>
                                                          <w:divBdr>
                                                            <w:top w:val="none" w:sz="0" w:space="0" w:color="auto"/>
                                                            <w:left w:val="none" w:sz="0" w:space="0" w:color="auto"/>
                                                            <w:bottom w:val="none" w:sz="0" w:space="0" w:color="auto"/>
                                                            <w:right w:val="none" w:sz="0" w:space="0" w:color="auto"/>
                                                          </w:divBdr>
                                                          <w:divsChild>
                                                            <w:div w:id="1467704047">
                                                              <w:marLeft w:val="0"/>
                                                              <w:marRight w:val="0"/>
                                                              <w:marTop w:val="0"/>
                                                              <w:marBottom w:val="0"/>
                                                              <w:divBdr>
                                                                <w:top w:val="none" w:sz="0" w:space="0" w:color="auto"/>
                                                                <w:left w:val="none" w:sz="0" w:space="0" w:color="auto"/>
                                                                <w:bottom w:val="none" w:sz="0" w:space="0" w:color="auto"/>
                                                                <w:right w:val="none" w:sz="0" w:space="0" w:color="auto"/>
                                                              </w:divBdr>
                                                              <w:divsChild>
                                                                <w:div w:id="1232426716">
                                                                  <w:marLeft w:val="0"/>
                                                                  <w:marRight w:val="0"/>
                                                                  <w:marTop w:val="0"/>
                                                                  <w:marBottom w:val="0"/>
                                                                  <w:divBdr>
                                                                    <w:top w:val="none" w:sz="0" w:space="0" w:color="auto"/>
                                                                    <w:left w:val="none" w:sz="0" w:space="0" w:color="auto"/>
                                                                    <w:bottom w:val="none" w:sz="0" w:space="0" w:color="auto"/>
                                                                    <w:right w:val="none" w:sz="0" w:space="0" w:color="auto"/>
                                                                  </w:divBdr>
                                                                  <w:divsChild>
                                                                    <w:div w:id="205602762">
                                                                      <w:marLeft w:val="0"/>
                                                                      <w:marRight w:val="0"/>
                                                                      <w:marTop w:val="0"/>
                                                                      <w:marBottom w:val="0"/>
                                                                      <w:divBdr>
                                                                        <w:top w:val="none" w:sz="0" w:space="0" w:color="auto"/>
                                                                        <w:left w:val="none" w:sz="0" w:space="0" w:color="auto"/>
                                                                        <w:bottom w:val="none" w:sz="0" w:space="0" w:color="auto"/>
                                                                        <w:right w:val="none" w:sz="0" w:space="0" w:color="auto"/>
                                                                      </w:divBdr>
                                                                      <w:divsChild>
                                                                        <w:div w:id="428890792">
                                                                          <w:marLeft w:val="0"/>
                                                                          <w:marRight w:val="0"/>
                                                                          <w:marTop w:val="0"/>
                                                                          <w:marBottom w:val="0"/>
                                                                          <w:divBdr>
                                                                            <w:top w:val="none" w:sz="0" w:space="0" w:color="auto"/>
                                                                            <w:left w:val="none" w:sz="0" w:space="0" w:color="auto"/>
                                                                            <w:bottom w:val="none" w:sz="0" w:space="0" w:color="auto"/>
                                                                            <w:right w:val="none" w:sz="0" w:space="0" w:color="auto"/>
                                                                          </w:divBdr>
                                                                        </w:div>
                                                                      </w:divsChild>
                                                                    </w:div>
                                                                    <w:div w:id="492184636">
                                                                      <w:marLeft w:val="0"/>
                                                                      <w:marRight w:val="0"/>
                                                                      <w:marTop w:val="0"/>
                                                                      <w:marBottom w:val="0"/>
                                                                      <w:divBdr>
                                                                        <w:top w:val="none" w:sz="0" w:space="0" w:color="auto"/>
                                                                        <w:left w:val="none" w:sz="0" w:space="0" w:color="auto"/>
                                                                        <w:bottom w:val="none" w:sz="0" w:space="0" w:color="auto"/>
                                                                        <w:right w:val="none" w:sz="0" w:space="0" w:color="auto"/>
                                                                      </w:divBdr>
                                                                      <w:divsChild>
                                                                        <w:div w:id="6518313">
                                                                          <w:marLeft w:val="0"/>
                                                                          <w:marRight w:val="0"/>
                                                                          <w:marTop w:val="0"/>
                                                                          <w:marBottom w:val="0"/>
                                                                          <w:divBdr>
                                                                            <w:top w:val="none" w:sz="0" w:space="0" w:color="auto"/>
                                                                            <w:left w:val="none" w:sz="0" w:space="0" w:color="auto"/>
                                                                            <w:bottom w:val="none" w:sz="0" w:space="0" w:color="auto"/>
                                                                            <w:right w:val="none" w:sz="0" w:space="0" w:color="auto"/>
                                                                          </w:divBdr>
                                                                          <w:divsChild>
                                                                            <w:div w:id="1051270229">
                                                                              <w:marLeft w:val="0"/>
                                                                              <w:marRight w:val="0"/>
                                                                              <w:marTop w:val="0"/>
                                                                              <w:marBottom w:val="0"/>
                                                                              <w:divBdr>
                                                                                <w:top w:val="none" w:sz="0" w:space="0" w:color="auto"/>
                                                                                <w:left w:val="none" w:sz="0" w:space="0" w:color="auto"/>
                                                                                <w:bottom w:val="none" w:sz="0" w:space="0" w:color="auto"/>
                                                                                <w:right w:val="none" w:sz="0" w:space="0" w:color="auto"/>
                                                                              </w:divBdr>
                                                                              <w:divsChild>
                                                                                <w:div w:id="343440521">
                                                                                  <w:marLeft w:val="0"/>
                                                                                  <w:marRight w:val="0"/>
                                                                                  <w:marTop w:val="0"/>
                                                                                  <w:marBottom w:val="0"/>
                                                                                  <w:divBdr>
                                                                                    <w:top w:val="none" w:sz="0" w:space="0" w:color="auto"/>
                                                                                    <w:left w:val="none" w:sz="0" w:space="0" w:color="auto"/>
                                                                                    <w:bottom w:val="none" w:sz="0" w:space="0" w:color="auto"/>
                                                                                    <w:right w:val="none" w:sz="0" w:space="0" w:color="auto"/>
                                                                                  </w:divBdr>
                                                                                  <w:divsChild>
                                                                                    <w:div w:id="1130123931">
                                                                                      <w:marLeft w:val="0"/>
                                                                                      <w:marRight w:val="0"/>
                                                                                      <w:marTop w:val="0"/>
                                                                                      <w:marBottom w:val="0"/>
                                                                                      <w:divBdr>
                                                                                        <w:top w:val="none" w:sz="0" w:space="0" w:color="auto"/>
                                                                                        <w:left w:val="none" w:sz="0" w:space="0" w:color="auto"/>
                                                                                        <w:bottom w:val="none" w:sz="0" w:space="0" w:color="auto"/>
                                                                                        <w:right w:val="none" w:sz="0" w:space="0" w:color="auto"/>
                                                                                      </w:divBdr>
                                                                                      <w:divsChild>
                                                                                        <w:div w:id="294336978">
                                                                                          <w:marLeft w:val="0"/>
                                                                                          <w:marRight w:val="0"/>
                                                                                          <w:marTop w:val="0"/>
                                                                                          <w:marBottom w:val="0"/>
                                                                                          <w:divBdr>
                                                                                            <w:top w:val="none" w:sz="0" w:space="0" w:color="auto"/>
                                                                                            <w:left w:val="none" w:sz="0" w:space="0" w:color="auto"/>
                                                                                            <w:bottom w:val="none" w:sz="0" w:space="0" w:color="auto"/>
                                                                                            <w:right w:val="none" w:sz="0" w:space="0" w:color="auto"/>
                                                                                          </w:divBdr>
                                                                                        </w:div>
                                                                                        <w:div w:id="1553998278">
                                                                                          <w:marLeft w:val="0"/>
                                                                                          <w:marRight w:val="0"/>
                                                                                          <w:marTop w:val="0"/>
                                                                                          <w:marBottom w:val="0"/>
                                                                                          <w:divBdr>
                                                                                            <w:top w:val="none" w:sz="0" w:space="0" w:color="auto"/>
                                                                                            <w:left w:val="none" w:sz="0" w:space="0" w:color="auto"/>
                                                                                            <w:bottom w:val="none" w:sz="0" w:space="0" w:color="auto"/>
                                                                                            <w:right w:val="none" w:sz="0" w:space="0" w:color="auto"/>
                                                                                          </w:divBdr>
                                                                                        </w:div>
                                                                                      </w:divsChild>
                                                                                    </w:div>
                                                                                    <w:div w:id="119126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0193302">
                                                          <w:marLeft w:val="0"/>
                                                          <w:marRight w:val="0"/>
                                                          <w:marTop w:val="0"/>
                                                          <w:marBottom w:val="0"/>
                                                          <w:divBdr>
                                                            <w:top w:val="none" w:sz="0" w:space="0" w:color="auto"/>
                                                            <w:left w:val="none" w:sz="0" w:space="0" w:color="auto"/>
                                                            <w:bottom w:val="none" w:sz="0" w:space="0" w:color="auto"/>
                                                            <w:right w:val="none" w:sz="0" w:space="0" w:color="auto"/>
                                                          </w:divBdr>
                                                        </w:div>
                                                        <w:div w:id="1701511864">
                                                          <w:marLeft w:val="0"/>
                                                          <w:marRight w:val="0"/>
                                                          <w:marTop w:val="0"/>
                                                          <w:marBottom w:val="0"/>
                                                          <w:divBdr>
                                                            <w:top w:val="none" w:sz="0" w:space="0" w:color="auto"/>
                                                            <w:left w:val="none" w:sz="0" w:space="0" w:color="auto"/>
                                                            <w:bottom w:val="none" w:sz="0" w:space="0" w:color="auto"/>
                                                            <w:right w:val="none" w:sz="0" w:space="0" w:color="auto"/>
                                                          </w:divBdr>
                                                          <w:divsChild>
                                                            <w:div w:id="64306877">
                                                              <w:marLeft w:val="0"/>
                                                              <w:marRight w:val="0"/>
                                                              <w:marTop w:val="0"/>
                                                              <w:marBottom w:val="0"/>
                                                              <w:divBdr>
                                                                <w:top w:val="none" w:sz="0" w:space="0" w:color="auto"/>
                                                                <w:left w:val="none" w:sz="0" w:space="0" w:color="auto"/>
                                                                <w:bottom w:val="none" w:sz="0" w:space="0" w:color="auto"/>
                                                                <w:right w:val="none" w:sz="0" w:space="0" w:color="auto"/>
                                                              </w:divBdr>
                                                              <w:divsChild>
                                                                <w:div w:id="128280096">
                                                                  <w:marLeft w:val="0"/>
                                                                  <w:marRight w:val="0"/>
                                                                  <w:marTop w:val="0"/>
                                                                  <w:marBottom w:val="0"/>
                                                                  <w:divBdr>
                                                                    <w:top w:val="none" w:sz="0" w:space="0" w:color="auto"/>
                                                                    <w:left w:val="none" w:sz="0" w:space="0" w:color="auto"/>
                                                                    <w:bottom w:val="none" w:sz="0" w:space="0" w:color="auto"/>
                                                                    <w:right w:val="none" w:sz="0" w:space="0" w:color="auto"/>
                                                                  </w:divBdr>
                                                                  <w:divsChild>
                                                                    <w:div w:id="1482507115">
                                                                      <w:marLeft w:val="0"/>
                                                                      <w:marRight w:val="0"/>
                                                                      <w:marTop w:val="0"/>
                                                                      <w:marBottom w:val="0"/>
                                                                      <w:divBdr>
                                                                        <w:top w:val="none" w:sz="0" w:space="0" w:color="auto"/>
                                                                        <w:left w:val="none" w:sz="0" w:space="0" w:color="auto"/>
                                                                        <w:bottom w:val="none" w:sz="0" w:space="0" w:color="auto"/>
                                                                        <w:right w:val="none" w:sz="0" w:space="0" w:color="auto"/>
                                                                      </w:divBdr>
                                                                      <w:divsChild>
                                                                        <w:div w:id="14512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7143916">
                                              <w:marLeft w:val="0"/>
                                              <w:marRight w:val="0"/>
                                              <w:marTop w:val="0"/>
                                              <w:marBottom w:val="0"/>
                                              <w:divBdr>
                                                <w:top w:val="none" w:sz="0" w:space="0" w:color="auto"/>
                                                <w:left w:val="none" w:sz="0" w:space="0" w:color="auto"/>
                                                <w:bottom w:val="none" w:sz="0" w:space="0" w:color="auto"/>
                                                <w:right w:val="none" w:sz="0" w:space="0" w:color="auto"/>
                                              </w:divBdr>
                                              <w:divsChild>
                                                <w:div w:id="1531183402">
                                                  <w:marLeft w:val="0"/>
                                                  <w:marRight w:val="0"/>
                                                  <w:marTop w:val="0"/>
                                                  <w:marBottom w:val="450"/>
                                                  <w:divBdr>
                                                    <w:top w:val="none" w:sz="0" w:space="0" w:color="auto"/>
                                                    <w:left w:val="none" w:sz="0" w:space="0" w:color="auto"/>
                                                    <w:bottom w:val="none" w:sz="0" w:space="0" w:color="auto"/>
                                                    <w:right w:val="none" w:sz="0" w:space="0" w:color="auto"/>
                                                  </w:divBdr>
                                                  <w:divsChild>
                                                    <w:div w:id="660736009">
                                                      <w:marLeft w:val="0"/>
                                                      <w:marRight w:val="0"/>
                                                      <w:marTop w:val="0"/>
                                                      <w:marBottom w:val="0"/>
                                                      <w:divBdr>
                                                        <w:top w:val="none" w:sz="0" w:space="0" w:color="auto"/>
                                                        <w:left w:val="none" w:sz="0" w:space="0" w:color="auto"/>
                                                        <w:bottom w:val="none" w:sz="0" w:space="0" w:color="auto"/>
                                                        <w:right w:val="none" w:sz="0" w:space="0" w:color="auto"/>
                                                      </w:divBdr>
                                                      <w:divsChild>
                                                        <w:div w:id="280380635">
                                                          <w:marLeft w:val="0"/>
                                                          <w:marRight w:val="0"/>
                                                          <w:marTop w:val="0"/>
                                                          <w:marBottom w:val="0"/>
                                                          <w:divBdr>
                                                            <w:top w:val="none" w:sz="0" w:space="0" w:color="auto"/>
                                                            <w:left w:val="none" w:sz="0" w:space="0" w:color="auto"/>
                                                            <w:bottom w:val="none" w:sz="0" w:space="0" w:color="auto"/>
                                                            <w:right w:val="none" w:sz="0" w:space="0" w:color="auto"/>
                                                          </w:divBdr>
                                                          <w:divsChild>
                                                            <w:div w:id="65152717">
                                                              <w:marLeft w:val="0"/>
                                                              <w:marRight w:val="0"/>
                                                              <w:marTop w:val="0"/>
                                                              <w:marBottom w:val="0"/>
                                                              <w:divBdr>
                                                                <w:top w:val="none" w:sz="0" w:space="0" w:color="auto"/>
                                                                <w:left w:val="none" w:sz="0" w:space="0" w:color="auto"/>
                                                                <w:bottom w:val="none" w:sz="0" w:space="0" w:color="auto"/>
                                                                <w:right w:val="none" w:sz="0" w:space="0" w:color="auto"/>
                                                              </w:divBdr>
                                                            </w:div>
                                                          </w:divsChild>
                                                        </w:div>
                                                        <w:div w:id="1284768401">
                                                          <w:marLeft w:val="0"/>
                                                          <w:marRight w:val="0"/>
                                                          <w:marTop w:val="0"/>
                                                          <w:marBottom w:val="0"/>
                                                          <w:divBdr>
                                                            <w:top w:val="none" w:sz="0" w:space="0" w:color="auto"/>
                                                            <w:left w:val="none" w:sz="0" w:space="0" w:color="auto"/>
                                                            <w:bottom w:val="none" w:sz="0" w:space="0" w:color="auto"/>
                                                            <w:right w:val="none" w:sz="0" w:space="0" w:color="auto"/>
                                                          </w:divBdr>
                                                          <w:divsChild>
                                                            <w:div w:id="624045028">
                                                              <w:marLeft w:val="0"/>
                                                              <w:marRight w:val="0"/>
                                                              <w:marTop w:val="0"/>
                                                              <w:marBottom w:val="0"/>
                                                              <w:divBdr>
                                                                <w:top w:val="none" w:sz="0" w:space="0" w:color="auto"/>
                                                                <w:left w:val="none" w:sz="0" w:space="0" w:color="auto"/>
                                                                <w:bottom w:val="none" w:sz="0" w:space="0" w:color="auto"/>
                                                                <w:right w:val="none" w:sz="0" w:space="0" w:color="auto"/>
                                                              </w:divBdr>
                                                              <w:divsChild>
                                                                <w:div w:id="42872663">
                                                                  <w:marLeft w:val="0"/>
                                                                  <w:marRight w:val="0"/>
                                                                  <w:marTop w:val="0"/>
                                                                  <w:marBottom w:val="0"/>
                                                                  <w:divBdr>
                                                                    <w:top w:val="none" w:sz="0" w:space="0" w:color="auto"/>
                                                                    <w:left w:val="none" w:sz="0" w:space="0" w:color="auto"/>
                                                                    <w:bottom w:val="none" w:sz="0" w:space="0" w:color="auto"/>
                                                                    <w:right w:val="none" w:sz="0" w:space="0" w:color="auto"/>
                                                                  </w:divBdr>
                                                                  <w:divsChild>
                                                                    <w:div w:id="103889437">
                                                                      <w:marLeft w:val="0"/>
                                                                      <w:marRight w:val="0"/>
                                                                      <w:marTop w:val="0"/>
                                                                      <w:marBottom w:val="0"/>
                                                                      <w:divBdr>
                                                                        <w:top w:val="none" w:sz="0" w:space="0" w:color="auto"/>
                                                                        <w:left w:val="none" w:sz="0" w:space="0" w:color="auto"/>
                                                                        <w:bottom w:val="none" w:sz="0" w:space="0" w:color="auto"/>
                                                                        <w:right w:val="none" w:sz="0" w:space="0" w:color="auto"/>
                                                                      </w:divBdr>
                                                                      <w:divsChild>
                                                                        <w:div w:id="674765916">
                                                                          <w:marLeft w:val="0"/>
                                                                          <w:marRight w:val="0"/>
                                                                          <w:marTop w:val="0"/>
                                                                          <w:marBottom w:val="0"/>
                                                                          <w:divBdr>
                                                                            <w:top w:val="none" w:sz="0" w:space="0" w:color="auto"/>
                                                                            <w:left w:val="none" w:sz="0" w:space="0" w:color="auto"/>
                                                                            <w:bottom w:val="none" w:sz="0" w:space="0" w:color="auto"/>
                                                                            <w:right w:val="none" w:sz="0" w:space="0" w:color="auto"/>
                                                                          </w:divBdr>
                                                                          <w:divsChild>
                                                                            <w:div w:id="1214001844">
                                                                              <w:marLeft w:val="0"/>
                                                                              <w:marRight w:val="0"/>
                                                                              <w:marTop w:val="0"/>
                                                                              <w:marBottom w:val="0"/>
                                                                              <w:divBdr>
                                                                                <w:top w:val="none" w:sz="0" w:space="0" w:color="auto"/>
                                                                                <w:left w:val="none" w:sz="0" w:space="0" w:color="auto"/>
                                                                                <w:bottom w:val="none" w:sz="0" w:space="0" w:color="auto"/>
                                                                                <w:right w:val="none" w:sz="0" w:space="0" w:color="auto"/>
                                                                              </w:divBdr>
                                                                              <w:divsChild>
                                                                                <w:div w:id="429005162">
                                                                                  <w:marLeft w:val="0"/>
                                                                                  <w:marRight w:val="0"/>
                                                                                  <w:marTop w:val="0"/>
                                                                                  <w:marBottom w:val="0"/>
                                                                                  <w:divBdr>
                                                                                    <w:top w:val="none" w:sz="0" w:space="0" w:color="auto"/>
                                                                                    <w:left w:val="none" w:sz="0" w:space="0" w:color="auto"/>
                                                                                    <w:bottom w:val="none" w:sz="0" w:space="0" w:color="auto"/>
                                                                                    <w:right w:val="none" w:sz="0" w:space="0" w:color="auto"/>
                                                                                  </w:divBdr>
                                                                                </w:div>
                                                                                <w:div w:id="1626623554">
                                                                                  <w:marLeft w:val="0"/>
                                                                                  <w:marRight w:val="0"/>
                                                                                  <w:marTop w:val="0"/>
                                                                                  <w:marBottom w:val="0"/>
                                                                                  <w:divBdr>
                                                                                    <w:top w:val="none" w:sz="0" w:space="0" w:color="auto"/>
                                                                                    <w:left w:val="none" w:sz="0" w:space="0" w:color="auto"/>
                                                                                    <w:bottom w:val="none" w:sz="0" w:space="0" w:color="auto"/>
                                                                                    <w:right w:val="none" w:sz="0" w:space="0" w:color="auto"/>
                                                                                  </w:divBdr>
                                                                                </w:div>
                                                                              </w:divsChild>
                                                                            </w:div>
                                                                            <w:div w:id="161278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6350441">
                                              <w:marLeft w:val="0"/>
                                              <w:marRight w:val="0"/>
                                              <w:marTop w:val="0"/>
                                              <w:marBottom w:val="0"/>
                                              <w:divBdr>
                                                <w:top w:val="none" w:sz="0" w:space="0" w:color="auto"/>
                                                <w:left w:val="none" w:sz="0" w:space="0" w:color="auto"/>
                                                <w:bottom w:val="none" w:sz="0" w:space="0" w:color="auto"/>
                                                <w:right w:val="none" w:sz="0" w:space="0" w:color="auto"/>
                                              </w:divBdr>
                                              <w:divsChild>
                                                <w:div w:id="342898063">
                                                  <w:marLeft w:val="0"/>
                                                  <w:marRight w:val="0"/>
                                                  <w:marTop w:val="0"/>
                                                  <w:marBottom w:val="450"/>
                                                  <w:divBdr>
                                                    <w:top w:val="none" w:sz="0" w:space="0" w:color="auto"/>
                                                    <w:left w:val="none" w:sz="0" w:space="0" w:color="auto"/>
                                                    <w:bottom w:val="none" w:sz="0" w:space="0" w:color="auto"/>
                                                    <w:right w:val="none" w:sz="0" w:space="0" w:color="auto"/>
                                                  </w:divBdr>
                                                  <w:divsChild>
                                                    <w:div w:id="1602951347">
                                                      <w:marLeft w:val="0"/>
                                                      <w:marRight w:val="0"/>
                                                      <w:marTop w:val="0"/>
                                                      <w:marBottom w:val="0"/>
                                                      <w:divBdr>
                                                        <w:top w:val="none" w:sz="0" w:space="0" w:color="auto"/>
                                                        <w:left w:val="none" w:sz="0" w:space="0" w:color="auto"/>
                                                        <w:bottom w:val="none" w:sz="0" w:space="0" w:color="auto"/>
                                                        <w:right w:val="none" w:sz="0" w:space="0" w:color="auto"/>
                                                      </w:divBdr>
                                                      <w:divsChild>
                                                        <w:div w:id="470949139">
                                                          <w:marLeft w:val="0"/>
                                                          <w:marRight w:val="0"/>
                                                          <w:marTop w:val="0"/>
                                                          <w:marBottom w:val="0"/>
                                                          <w:divBdr>
                                                            <w:top w:val="none" w:sz="0" w:space="0" w:color="auto"/>
                                                            <w:left w:val="none" w:sz="0" w:space="0" w:color="auto"/>
                                                            <w:bottom w:val="none" w:sz="0" w:space="0" w:color="auto"/>
                                                            <w:right w:val="none" w:sz="0" w:space="0" w:color="auto"/>
                                                          </w:divBdr>
                                                          <w:divsChild>
                                                            <w:div w:id="1617516024">
                                                              <w:marLeft w:val="0"/>
                                                              <w:marRight w:val="0"/>
                                                              <w:marTop w:val="0"/>
                                                              <w:marBottom w:val="0"/>
                                                              <w:divBdr>
                                                                <w:top w:val="none" w:sz="0" w:space="0" w:color="auto"/>
                                                                <w:left w:val="none" w:sz="0" w:space="0" w:color="auto"/>
                                                                <w:bottom w:val="none" w:sz="0" w:space="0" w:color="auto"/>
                                                                <w:right w:val="none" w:sz="0" w:space="0" w:color="auto"/>
                                                              </w:divBdr>
                                                            </w:div>
                                                          </w:divsChild>
                                                        </w:div>
                                                        <w:div w:id="1767653686">
                                                          <w:marLeft w:val="0"/>
                                                          <w:marRight w:val="0"/>
                                                          <w:marTop w:val="0"/>
                                                          <w:marBottom w:val="0"/>
                                                          <w:divBdr>
                                                            <w:top w:val="none" w:sz="0" w:space="0" w:color="auto"/>
                                                            <w:left w:val="none" w:sz="0" w:space="0" w:color="auto"/>
                                                            <w:bottom w:val="none" w:sz="0" w:space="0" w:color="auto"/>
                                                            <w:right w:val="none" w:sz="0" w:space="0" w:color="auto"/>
                                                          </w:divBdr>
                                                          <w:divsChild>
                                                            <w:div w:id="1680933037">
                                                              <w:marLeft w:val="0"/>
                                                              <w:marRight w:val="0"/>
                                                              <w:marTop w:val="0"/>
                                                              <w:marBottom w:val="0"/>
                                                              <w:divBdr>
                                                                <w:top w:val="none" w:sz="0" w:space="0" w:color="auto"/>
                                                                <w:left w:val="none" w:sz="0" w:space="0" w:color="auto"/>
                                                                <w:bottom w:val="none" w:sz="0" w:space="0" w:color="auto"/>
                                                                <w:right w:val="none" w:sz="0" w:space="0" w:color="auto"/>
                                                              </w:divBdr>
                                                              <w:divsChild>
                                                                <w:div w:id="776876665">
                                                                  <w:marLeft w:val="0"/>
                                                                  <w:marRight w:val="0"/>
                                                                  <w:marTop w:val="0"/>
                                                                  <w:marBottom w:val="0"/>
                                                                  <w:divBdr>
                                                                    <w:top w:val="none" w:sz="0" w:space="0" w:color="auto"/>
                                                                    <w:left w:val="none" w:sz="0" w:space="0" w:color="auto"/>
                                                                    <w:bottom w:val="none" w:sz="0" w:space="0" w:color="auto"/>
                                                                    <w:right w:val="none" w:sz="0" w:space="0" w:color="auto"/>
                                                                  </w:divBdr>
                                                                  <w:divsChild>
                                                                    <w:div w:id="1392969162">
                                                                      <w:marLeft w:val="0"/>
                                                                      <w:marRight w:val="0"/>
                                                                      <w:marTop w:val="0"/>
                                                                      <w:marBottom w:val="0"/>
                                                                      <w:divBdr>
                                                                        <w:top w:val="none" w:sz="0" w:space="0" w:color="auto"/>
                                                                        <w:left w:val="none" w:sz="0" w:space="0" w:color="auto"/>
                                                                        <w:bottom w:val="none" w:sz="0" w:space="0" w:color="auto"/>
                                                                        <w:right w:val="none" w:sz="0" w:space="0" w:color="auto"/>
                                                                      </w:divBdr>
                                                                      <w:divsChild>
                                                                        <w:div w:id="1764229656">
                                                                          <w:marLeft w:val="0"/>
                                                                          <w:marRight w:val="0"/>
                                                                          <w:marTop w:val="0"/>
                                                                          <w:marBottom w:val="0"/>
                                                                          <w:divBdr>
                                                                            <w:top w:val="none" w:sz="0" w:space="0" w:color="auto"/>
                                                                            <w:left w:val="none" w:sz="0" w:space="0" w:color="auto"/>
                                                                            <w:bottom w:val="none" w:sz="0" w:space="0" w:color="auto"/>
                                                                            <w:right w:val="none" w:sz="0" w:space="0" w:color="auto"/>
                                                                          </w:divBdr>
                                                                          <w:divsChild>
                                                                            <w:div w:id="190730273">
                                                                              <w:marLeft w:val="0"/>
                                                                              <w:marRight w:val="0"/>
                                                                              <w:marTop w:val="0"/>
                                                                              <w:marBottom w:val="0"/>
                                                                              <w:divBdr>
                                                                                <w:top w:val="none" w:sz="0" w:space="0" w:color="auto"/>
                                                                                <w:left w:val="none" w:sz="0" w:space="0" w:color="auto"/>
                                                                                <w:bottom w:val="none" w:sz="0" w:space="0" w:color="auto"/>
                                                                                <w:right w:val="none" w:sz="0" w:space="0" w:color="auto"/>
                                                                              </w:divBdr>
                                                                            </w:div>
                                                                            <w:div w:id="897008531">
                                                                              <w:marLeft w:val="0"/>
                                                                              <w:marRight w:val="0"/>
                                                                              <w:marTop w:val="0"/>
                                                                              <w:marBottom w:val="0"/>
                                                                              <w:divBdr>
                                                                                <w:top w:val="none" w:sz="0" w:space="0" w:color="auto"/>
                                                                                <w:left w:val="none" w:sz="0" w:space="0" w:color="auto"/>
                                                                                <w:bottom w:val="none" w:sz="0" w:space="0" w:color="auto"/>
                                                                                <w:right w:val="none" w:sz="0" w:space="0" w:color="auto"/>
                                                                              </w:divBdr>
                                                                              <w:divsChild>
                                                                                <w:div w:id="710811628">
                                                                                  <w:marLeft w:val="0"/>
                                                                                  <w:marRight w:val="0"/>
                                                                                  <w:marTop w:val="0"/>
                                                                                  <w:marBottom w:val="0"/>
                                                                                  <w:divBdr>
                                                                                    <w:top w:val="none" w:sz="0" w:space="0" w:color="auto"/>
                                                                                    <w:left w:val="none" w:sz="0" w:space="0" w:color="auto"/>
                                                                                    <w:bottom w:val="none" w:sz="0" w:space="0" w:color="auto"/>
                                                                                    <w:right w:val="none" w:sz="0" w:space="0" w:color="auto"/>
                                                                                  </w:divBdr>
                                                                                </w:div>
                                                                                <w:div w:id="120586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31370939">
                                              <w:marLeft w:val="0"/>
                                              <w:marRight w:val="0"/>
                                              <w:marTop w:val="0"/>
                                              <w:marBottom w:val="0"/>
                                              <w:divBdr>
                                                <w:top w:val="none" w:sz="0" w:space="0" w:color="auto"/>
                                                <w:left w:val="none" w:sz="0" w:space="0" w:color="auto"/>
                                                <w:bottom w:val="none" w:sz="0" w:space="0" w:color="auto"/>
                                                <w:right w:val="none" w:sz="0" w:space="0" w:color="auto"/>
                                              </w:divBdr>
                                              <w:divsChild>
                                                <w:div w:id="1367751017">
                                                  <w:marLeft w:val="0"/>
                                                  <w:marRight w:val="0"/>
                                                  <w:marTop w:val="0"/>
                                                  <w:marBottom w:val="450"/>
                                                  <w:divBdr>
                                                    <w:top w:val="none" w:sz="0" w:space="0" w:color="auto"/>
                                                    <w:left w:val="none" w:sz="0" w:space="0" w:color="auto"/>
                                                    <w:bottom w:val="none" w:sz="0" w:space="0" w:color="auto"/>
                                                    <w:right w:val="none" w:sz="0" w:space="0" w:color="auto"/>
                                                  </w:divBdr>
                                                  <w:divsChild>
                                                    <w:div w:id="1759786947">
                                                      <w:marLeft w:val="0"/>
                                                      <w:marRight w:val="0"/>
                                                      <w:marTop w:val="0"/>
                                                      <w:marBottom w:val="0"/>
                                                      <w:divBdr>
                                                        <w:top w:val="none" w:sz="0" w:space="0" w:color="auto"/>
                                                        <w:left w:val="none" w:sz="0" w:space="0" w:color="auto"/>
                                                        <w:bottom w:val="none" w:sz="0" w:space="0" w:color="auto"/>
                                                        <w:right w:val="none" w:sz="0" w:space="0" w:color="auto"/>
                                                      </w:divBdr>
                                                      <w:divsChild>
                                                        <w:div w:id="182404821">
                                                          <w:marLeft w:val="0"/>
                                                          <w:marRight w:val="0"/>
                                                          <w:marTop w:val="0"/>
                                                          <w:marBottom w:val="0"/>
                                                          <w:divBdr>
                                                            <w:top w:val="none" w:sz="0" w:space="0" w:color="auto"/>
                                                            <w:left w:val="none" w:sz="0" w:space="0" w:color="auto"/>
                                                            <w:bottom w:val="none" w:sz="0" w:space="0" w:color="auto"/>
                                                            <w:right w:val="none" w:sz="0" w:space="0" w:color="auto"/>
                                                          </w:divBdr>
                                                          <w:divsChild>
                                                            <w:div w:id="1167399496">
                                                              <w:marLeft w:val="0"/>
                                                              <w:marRight w:val="0"/>
                                                              <w:marTop w:val="0"/>
                                                              <w:marBottom w:val="0"/>
                                                              <w:divBdr>
                                                                <w:top w:val="none" w:sz="0" w:space="0" w:color="auto"/>
                                                                <w:left w:val="none" w:sz="0" w:space="0" w:color="auto"/>
                                                                <w:bottom w:val="none" w:sz="0" w:space="0" w:color="auto"/>
                                                                <w:right w:val="none" w:sz="0" w:space="0" w:color="auto"/>
                                                              </w:divBdr>
                                                            </w:div>
                                                            <w:div w:id="1541016584">
                                                              <w:marLeft w:val="0"/>
                                                              <w:marRight w:val="0"/>
                                                              <w:marTop w:val="0"/>
                                                              <w:marBottom w:val="0"/>
                                                              <w:divBdr>
                                                                <w:top w:val="none" w:sz="0" w:space="0" w:color="auto"/>
                                                                <w:left w:val="none" w:sz="0" w:space="0" w:color="auto"/>
                                                                <w:bottom w:val="none" w:sz="0" w:space="0" w:color="auto"/>
                                                                <w:right w:val="none" w:sz="0" w:space="0" w:color="auto"/>
                                                              </w:divBdr>
                                                            </w:div>
                                                          </w:divsChild>
                                                        </w:div>
                                                        <w:div w:id="699204730">
                                                          <w:marLeft w:val="0"/>
                                                          <w:marRight w:val="0"/>
                                                          <w:marTop w:val="0"/>
                                                          <w:marBottom w:val="0"/>
                                                          <w:divBdr>
                                                            <w:top w:val="none" w:sz="0" w:space="0" w:color="auto"/>
                                                            <w:left w:val="none" w:sz="0" w:space="0" w:color="auto"/>
                                                            <w:bottom w:val="none" w:sz="0" w:space="0" w:color="auto"/>
                                                            <w:right w:val="none" w:sz="0" w:space="0" w:color="auto"/>
                                                          </w:divBdr>
                                                          <w:divsChild>
                                                            <w:div w:id="598104892">
                                                              <w:marLeft w:val="0"/>
                                                              <w:marRight w:val="0"/>
                                                              <w:marTop w:val="0"/>
                                                              <w:marBottom w:val="0"/>
                                                              <w:divBdr>
                                                                <w:top w:val="none" w:sz="0" w:space="0" w:color="auto"/>
                                                                <w:left w:val="none" w:sz="0" w:space="0" w:color="auto"/>
                                                                <w:bottom w:val="none" w:sz="0" w:space="0" w:color="auto"/>
                                                                <w:right w:val="none" w:sz="0" w:space="0" w:color="auto"/>
                                                              </w:divBdr>
                                                              <w:divsChild>
                                                                <w:div w:id="1218777821">
                                                                  <w:marLeft w:val="0"/>
                                                                  <w:marRight w:val="0"/>
                                                                  <w:marTop w:val="0"/>
                                                                  <w:marBottom w:val="0"/>
                                                                  <w:divBdr>
                                                                    <w:top w:val="none" w:sz="0" w:space="0" w:color="auto"/>
                                                                    <w:left w:val="none" w:sz="0" w:space="0" w:color="auto"/>
                                                                    <w:bottom w:val="none" w:sz="0" w:space="0" w:color="auto"/>
                                                                    <w:right w:val="none" w:sz="0" w:space="0" w:color="auto"/>
                                                                  </w:divBdr>
                                                                  <w:divsChild>
                                                                    <w:div w:id="2071727317">
                                                                      <w:marLeft w:val="0"/>
                                                                      <w:marRight w:val="0"/>
                                                                      <w:marTop w:val="0"/>
                                                                      <w:marBottom w:val="0"/>
                                                                      <w:divBdr>
                                                                        <w:top w:val="none" w:sz="0" w:space="0" w:color="auto"/>
                                                                        <w:left w:val="none" w:sz="0" w:space="0" w:color="auto"/>
                                                                        <w:bottom w:val="none" w:sz="0" w:space="0" w:color="auto"/>
                                                                        <w:right w:val="none" w:sz="0" w:space="0" w:color="auto"/>
                                                                      </w:divBdr>
                                                                      <w:divsChild>
                                                                        <w:div w:id="701713580">
                                                                          <w:marLeft w:val="0"/>
                                                                          <w:marRight w:val="0"/>
                                                                          <w:marTop w:val="0"/>
                                                                          <w:marBottom w:val="0"/>
                                                                          <w:divBdr>
                                                                            <w:top w:val="none" w:sz="0" w:space="0" w:color="auto"/>
                                                                            <w:left w:val="none" w:sz="0" w:space="0" w:color="auto"/>
                                                                            <w:bottom w:val="none" w:sz="0" w:space="0" w:color="auto"/>
                                                                            <w:right w:val="none" w:sz="0" w:space="0" w:color="auto"/>
                                                                          </w:divBdr>
                                                                          <w:divsChild>
                                                                            <w:div w:id="949816845">
                                                                              <w:marLeft w:val="0"/>
                                                                              <w:marRight w:val="0"/>
                                                                              <w:marTop w:val="0"/>
                                                                              <w:marBottom w:val="0"/>
                                                                              <w:divBdr>
                                                                                <w:top w:val="none" w:sz="0" w:space="0" w:color="auto"/>
                                                                                <w:left w:val="none" w:sz="0" w:space="0" w:color="auto"/>
                                                                                <w:bottom w:val="none" w:sz="0" w:space="0" w:color="auto"/>
                                                                                <w:right w:val="none" w:sz="0" w:space="0" w:color="auto"/>
                                                                              </w:divBdr>
                                                                            </w:div>
                                                                            <w:div w:id="1492024099">
                                                                              <w:marLeft w:val="0"/>
                                                                              <w:marRight w:val="0"/>
                                                                              <w:marTop w:val="0"/>
                                                                              <w:marBottom w:val="0"/>
                                                                              <w:divBdr>
                                                                                <w:top w:val="none" w:sz="0" w:space="0" w:color="auto"/>
                                                                                <w:left w:val="none" w:sz="0" w:space="0" w:color="auto"/>
                                                                                <w:bottom w:val="none" w:sz="0" w:space="0" w:color="auto"/>
                                                                                <w:right w:val="none" w:sz="0" w:space="0" w:color="auto"/>
                                                                              </w:divBdr>
                                                                              <w:divsChild>
                                                                                <w:div w:id="1812943243">
                                                                                  <w:marLeft w:val="0"/>
                                                                                  <w:marRight w:val="0"/>
                                                                                  <w:marTop w:val="0"/>
                                                                                  <w:marBottom w:val="0"/>
                                                                                  <w:divBdr>
                                                                                    <w:top w:val="none" w:sz="0" w:space="0" w:color="auto"/>
                                                                                    <w:left w:val="none" w:sz="0" w:space="0" w:color="auto"/>
                                                                                    <w:bottom w:val="none" w:sz="0" w:space="0" w:color="auto"/>
                                                                                    <w:right w:val="none" w:sz="0" w:space="0" w:color="auto"/>
                                                                                  </w:divBdr>
                                                                                </w:div>
                                                                                <w:div w:id="204782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19442648">
                                              <w:marLeft w:val="0"/>
                                              <w:marRight w:val="0"/>
                                              <w:marTop w:val="0"/>
                                              <w:marBottom w:val="0"/>
                                              <w:divBdr>
                                                <w:top w:val="none" w:sz="0" w:space="0" w:color="auto"/>
                                                <w:left w:val="none" w:sz="0" w:space="0" w:color="auto"/>
                                                <w:bottom w:val="none" w:sz="0" w:space="0" w:color="auto"/>
                                                <w:right w:val="none" w:sz="0" w:space="0" w:color="auto"/>
                                              </w:divBdr>
                                              <w:divsChild>
                                                <w:div w:id="1305086863">
                                                  <w:marLeft w:val="0"/>
                                                  <w:marRight w:val="0"/>
                                                  <w:marTop w:val="0"/>
                                                  <w:marBottom w:val="450"/>
                                                  <w:divBdr>
                                                    <w:top w:val="none" w:sz="0" w:space="0" w:color="auto"/>
                                                    <w:left w:val="none" w:sz="0" w:space="0" w:color="auto"/>
                                                    <w:bottom w:val="none" w:sz="0" w:space="0" w:color="auto"/>
                                                    <w:right w:val="none" w:sz="0" w:space="0" w:color="auto"/>
                                                  </w:divBdr>
                                                  <w:divsChild>
                                                    <w:div w:id="1809281251">
                                                      <w:marLeft w:val="0"/>
                                                      <w:marRight w:val="0"/>
                                                      <w:marTop w:val="0"/>
                                                      <w:marBottom w:val="0"/>
                                                      <w:divBdr>
                                                        <w:top w:val="none" w:sz="0" w:space="0" w:color="auto"/>
                                                        <w:left w:val="none" w:sz="0" w:space="0" w:color="auto"/>
                                                        <w:bottom w:val="none" w:sz="0" w:space="0" w:color="auto"/>
                                                        <w:right w:val="none" w:sz="0" w:space="0" w:color="auto"/>
                                                      </w:divBdr>
                                                      <w:divsChild>
                                                        <w:div w:id="382097485">
                                                          <w:marLeft w:val="0"/>
                                                          <w:marRight w:val="0"/>
                                                          <w:marTop w:val="0"/>
                                                          <w:marBottom w:val="0"/>
                                                          <w:divBdr>
                                                            <w:top w:val="none" w:sz="0" w:space="0" w:color="auto"/>
                                                            <w:left w:val="none" w:sz="0" w:space="0" w:color="auto"/>
                                                            <w:bottom w:val="none" w:sz="0" w:space="0" w:color="auto"/>
                                                            <w:right w:val="none" w:sz="0" w:space="0" w:color="auto"/>
                                                          </w:divBdr>
                                                          <w:divsChild>
                                                            <w:div w:id="198201003">
                                                              <w:marLeft w:val="0"/>
                                                              <w:marRight w:val="0"/>
                                                              <w:marTop w:val="0"/>
                                                              <w:marBottom w:val="0"/>
                                                              <w:divBdr>
                                                                <w:top w:val="none" w:sz="0" w:space="0" w:color="auto"/>
                                                                <w:left w:val="none" w:sz="0" w:space="0" w:color="auto"/>
                                                                <w:bottom w:val="none" w:sz="0" w:space="0" w:color="auto"/>
                                                                <w:right w:val="none" w:sz="0" w:space="0" w:color="auto"/>
                                                              </w:divBdr>
                                                              <w:divsChild>
                                                                <w:div w:id="1717730613">
                                                                  <w:marLeft w:val="0"/>
                                                                  <w:marRight w:val="0"/>
                                                                  <w:marTop w:val="0"/>
                                                                  <w:marBottom w:val="0"/>
                                                                  <w:divBdr>
                                                                    <w:top w:val="none" w:sz="0" w:space="0" w:color="auto"/>
                                                                    <w:left w:val="none" w:sz="0" w:space="0" w:color="auto"/>
                                                                    <w:bottom w:val="none" w:sz="0" w:space="0" w:color="auto"/>
                                                                    <w:right w:val="none" w:sz="0" w:space="0" w:color="auto"/>
                                                                  </w:divBdr>
                                                                  <w:divsChild>
                                                                    <w:div w:id="890651048">
                                                                      <w:marLeft w:val="0"/>
                                                                      <w:marRight w:val="0"/>
                                                                      <w:marTop w:val="0"/>
                                                                      <w:marBottom w:val="0"/>
                                                                      <w:divBdr>
                                                                        <w:top w:val="none" w:sz="0" w:space="0" w:color="auto"/>
                                                                        <w:left w:val="none" w:sz="0" w:space="0" w:color="auto"/>
                                                                        <w:bottom w:val="none" w:sz="0" w:space="0" w:color="auto"/>
                                                                        <w:right w:val="none" w:sz="0" w:space="0" w:color="auto"/>
                                                                      </w:divBdr>
                                                                      <w:divsChild>
                                                                        <w:div w:id="1576939341">
                                                                          <w:marLeft w:val="0"/>
                                                                          <w:marRight w:val="0"/>
                                                                          <w:marTop w:val="0"/>
                                                                          <w:marBottom w:val="0"/>
                                                                          <w:divBdr>
                                                                            <w:top w:val="none" w:sz="0" w:space="0" w:color="auto"/>
                                                                            <w:left w:val="none" w:sz="0" w:space="0" w:color="auto"/>
                                                                            <w:bottom w:val="none" w:sz="0" w:space="0" w:color="auto"/>
                                                                            <w:right w:val="none" w:sz="0" w:space="0" w:color="auto"/>
                                                                          </w:divBdr>
                                                                          <w:divsChild>
                                                                            <w:div w:id="1031347616">
                                                                              <w:marLeft w:val="0"/>
                                                                              <w:marRight w:val="0"/>
                                                                              <w:marTop w:val="0"/>
                                                                              <w:marBottom w:val="0"/>
                                                                              <w:divBdr>
                                                                                <w:top w:val="none" w:sz="0" w:space="0" w:color="auto"/>
                                                                                <w:left w:val="none" w:sz="0" w:space="0" w:color="auto"/>
                                                                                <w:bottom w:val="none" w:sz="0" w:space="0" w:color="auto"/>
                                                                                <w:right w:val="none" w:sz="0" w:space="0" w:color="auto"/>
                                                                              </w:divBdr>
                                                                            </w:div>
                                                                            <w:div w:id="1280331457">
                                                                              <w:marLeft w:val="0"/>
                                                                              <w:marRight w:val="0"/>
                                                                              <w:marTop w:val="0"/>
                                                                              <w:marBottom w:val="0"/>
                                                                              <w:divBdr>
                                                                                <w:top w:val="none" w:sz="0" w:space="0" w:color="auto"/>
                                                                                <w:left w:val="none" w:sz="0" w:space="0" w:color="auto"/>
                                                                                <w:bottom w:val="none" w:sz="0" w:space="0" w:color="auto"/>
                                                                                <w:right w:val="none" w:sz="0" w:space="0" w:color="auto"/>
                                                                              </w:divBdr>
                                                                              <w:divsChild>
                                                                                <w:div w:id="888953749">
                                                                                  <w:marLeft w:val="0"/>
                                                                                  <w:marRight w:val="0"/>
                                                                                  <w:marTop w:val="0"/>
                                                                                  <w:marBottom w:val="0"/>
                                                                                  <w:divBdr>
                                                                                    <w:top w:val="none" w:sz="0" w:space="0" w:color="auto"/>
                                                                                    <w:left w:val="none" w:sz="0" w:space="0" w:color="auto"/>
                                                                                    <w:bottom w:val="none" w:sz="0" w:space="0" w:color="auto"/>
                                                                                    <w:right w:val="none" w:sz="0" w:space="0" w:color="auto"/>
                                                                                  </w:divBdr>
                                                                                </w:div>
                                                                                <w:div w:id="106695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5257957">
                                                          <w:marLeft w:val="0"/>
                                                          <w:marRight w:val="0"/>
                                                          <w:marTop w:val="0"/>
                                                          <w:marBottom w:val="0"/>
                                                          <w:divBdr>
                                                            <w:top w:val="none" w:sz="0" w:space="0" w:color="auto"/>
                                                            <w:left w:val="none" w:sz="0" w:space="0" w:color="auto"/>
                                                            <w:bottom w:val="none" w:sz="0" w:space="0" w:color="auto"/>
                                                            <w:right w:val="none" w:sz="0" w:space="0" w:color="auto"/>
                                                          </w:divBdr>
                                                          <w:divsChild>
                                                            <w:div w:id="67438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0458232">
                                          <w:marLeft w:val="0"/>
                                          <w:marRight w:val="0"/>
                                          <w:marTop w:val="0"/>
                                          <w:marBottom w:val="660"/>
                                          <w:divBdr>
                                            <w:top w:val="none" w:sz="0" w:space="0" w:color="auto"/>
                                            <w:left w:val="none" w:sz="0" w:space="0" w:color="auto"/>
                                            <w:bottom w:val="none" w:sz="0" w:space="0" w:color="auto"/>
                                            <w:right w:val="none" w:sz="0" w:space="0" w:color="auto"/>
                                          </w:divBdr>
                                          <w:divsChild>
                                            <w:div w:id="475537652">
                                              <w:marLeft w:val="0"/>
                                              <w:marRight w:val="0"/>
                                              <w:marTop w:val="0"/>
                                              <w:marBottom w:val="0"/>
                                              <w:divBdr>
                                                <w:top w:val="none" w:sz="0" w:space="0" w:color="auto"/>
                                                <w:left w:val="none" w:sz="0" w:space="0" w:color="auto"/>
                                                <w:bottom w:val="none" w:sz="0" w:space="0" w:color="auto"/>
                                                <w:right w:val="none" w:sz="0" w:space="0" w:color="auto"/>
                                              </w:divBdr>
                                              <w:divsChild>
                                                <w:div w:id="295839811">
                                                  <w:marLeft w:val="0"/>
                                                  <w:marRight w:val="0"/>
                                                  <w:marTop w:val="0"/>
                                                  <w:marBottom w:val="0"/>
                                                  <w:divBdr>
                                                    <w:top w:val="none" w:sz="0" w:space="0" w:color="auto"/>
                                                    <w:left w:val="none" w:sz="0" w:space="0" w:color="auto"/>
                                                    <w:bottom w:val="none" w:sz="0" w:space="0" w:color="auto"/>
                                                    <w:right w:val="none" w:sz="0" w:space="0" w:color="auto"/>
                                                  </w:divBdr>
                                                  <w:divsChild>
                                                    <w:div w:id="1061367501">
                                                      <w:marLeft w:val="0"/>
                                                      <w:marRight w:val="0"/>
                                                      <w:marTop w:val="0"/>
                                                      <w:marBottom w:val="450"/>
                                                      <w:divBdr>
                                                        <w:top w:val="none" w:sz="0" w:space="0" w:color="auto"/>
                                                        <w:left w:val="none" w:sz="0" w:space="0" w:color="auto"/>
                                                        <w:bottom w:val="none" w:sz="0" w:space="0" w:color="auto"/>
                                                        <w:right w:val="none" w:sz="0" w:space="0" w:color="auto"/>
                                                      </w:divBdr>
                                                      <w:divsChild>
                                                        <w:div w:id="939679342">
                                                          <w:marLeft w:val="0"/>
                                                          <w:marRight w:val="0"/>
                                                          <w:marTop w:val="0"/>
                                                          <w:marBottom w:val="0"/>
                                                          <w:divBdr>
                                                            <w:top w:val="none" w:sz="0" w:space="0" w:color="auto"/>
                                                            <w:left w:val="none" w:sz="0" w:space="0" w:color="auto"/>
                                                            <w:bottom w:val="none" w:sz="0" w:space="0" w:color="auto"/>
                                                            <w:right w:val="none" w:sz="0" w:space="0" w:color="auto"/>
                                                          </w:divBdr>
                                                          <w:divsChild>
                                                            <w:div w:id="264971314">
                                                              <w:marLeft w:val="0"/>
                                                              <w:marRight w:val="0"/>
                                                              <w:marTop w:val="0"/>
                                                              <w:marBottom w:val="0"/>
                                                              <w:divBdr>
                                                                <w:top w:val="none" w:sz="0" w:space="0" w:color="auto"/>
                                                                <w:left w:val="none" w:sz="0" w:space="0" w:color="auto"/>
                                                                <w:bottom w:val="none" w:sz="0" w:space="0" w:color="auto"/>
                                                                <w:right w:val="none" w:sz="0" w:space="0" w:color="auto"/>
                                                              </w:divBdr>
                                                              <w:divsChild>
                                                                <w:div w:id="371466460">
                                                                  <w:marLeft w:val="0"/>
                                                                  <w:marRight w:val="0"/>
                                                                  <w:marTop w:val="0"/>
                                                                  <w:marBottom w:val="0"/>
                                                                  <w:divBdr>
                                                                    <w:top w:val="none" w:sz="0" w:space="0" w:color="auto"/>
                                                                    <w:left w:val="none" w:sz="0" w:space="0" w:color="auto"/>
                                                                    <w:bottom w:val="none" w:sz="0" w:space="0" w:color="auto"/>
                                                                    <w:right w:val="none" w:sz="0" w:space="0" w:color="auto"/>
                                                                  </w:divBdr>
                                                                  <w:divsChild>
                                                                    <w:div w:id="506140184">
                                                                      <w:marLeft w:val="0"/>
                                                                      <w:marRight w:val="0"/>
                                                                      <w:marTop w:val="0"/>
                                                                      <w:marBottom w:val="0"/>
                                                                      <w:divBdr>
                                                                        <w:top w:val="none" w:sz="0" w:space="0" w:color="auto"/>
                                                                        <w:left w:val="none" w:sz="0" w:space="0" w:color="auto"/>
                                                                        <w:bottom w:val="none" w:sz="0" w:space="0" w:color="auto"/>
                                                                        <w:right w:val="none" w:sz="0" w:space="0" w:color="auto"/>
                                                                      </w:divBdr>
                                                                      <w:divsChild>
                                                                        <w:div w:id="363948510">
                                                                          <w:marLeft w:val="0"/>
                                                                          <w:marRight w:val="0"/>
                                                                          <w:marTop w:val="0"/>
                                                                          <w:marBottom w:val="0"/>
                                                                          <w:divBdr>
                                                                            <w:top w:val="none" w:sz="0" w:space="0" w:color="auto"/>
                                                                            <w:left w:val="none" w:sz="0" w:space="0" w:color="auto"/>
                                                                            <w:bottom w:val="none" w:sz="0" w:space="0" w:color="auto"/>
                                                                            <w:right w:val="none" w:sz="0" w:space="0" w:color="auto"/>
                                                                          </w:divBdr>
                                                                          <w:divsChild>
                                                                            <w:div w:id="1310090937">
                                                                              <w:marLeft w:val="0"/>
                                                                              <w:marRight w:val="0"/>
                                                                              <w:marTop w:val="0"/>
                                                                              <w:marBottom w:val="0"/>
                                                                              <w:divBdr>
                                                                                <w:top w:val="none" w:sz="0" w:space="0" w:color="auto"/>
                                                                                <w:left w:val="none" w:sz="0" w:space="0" w:color="auto"/>
                                                                                <w:bottom w:val="none" w:sz="0" w:space="0" w:color="auto"/>
                                                                                <w:right w:val="none" w:sz="0" w:space="0" w:color="auto"/>
                                                                              </w:divBdr>
                                                                              <w:divsChild>
                                                                                <w:div w:id="42796676">
                                                                                  <w:marLeft w:val="0"/>
                                                                                  <w:marRight w:val="0"/>
                                                                                  <w:marTop w:val="0"/>
                                                                                  <w:marBottom w:val="0"/>
                                                                                  <w:divBdr>
                                                                                    <w:top w:val="none" w:sz="0" w:space="0" w:color="auto"/>
                                                                                    <w:left w:val="none" w:sz="0" w:space="0" w:color="auto"/>
                                                                                    <w:bottom w:val="none" w:sz="0" w:space="0" w:color="auto"/>
                                                                                    <w:right w:val="none" w:sz="0" w:space="0" w:color="auto"/>
                                                                                  </w:divBdr>
                                                                                  <w:divsChild>
                                                                                    <w:div w:id="122433272">
                                                                                      <w:marLeft w:val="0"/>
                                                                                      <w:marRight w:val="0"/>
                                                                                      <w:marTop w:val="0"/>
                                                                                      <w:marBottom w:val="0"/>
                                                                                      <w:divBdr>
                                                                                        <w:top w:val="none" w:sz="0" w:space="0" w:color="auto"/>
                                                                                        <w:left w:val="none" w:sz="0" w:space="0" w:color="auto"/>
                                                                                        <w:bottom w:val="none" w:sz="0" w:space="0" w:color="auto"/>
                                                                                        <w:right w:val="none" w:sz="0" w:space="0" w:color="auto"/>
                                                                                      </w:divBdr>
                                                                                      <w:divsChild>
                                                                                        <w:div w:id="602105887">
                                                                                          <w:marLeft w:val="0"/>
                                                                                          <w:marRight w:val="360"/>
                                                                                          <w:marTop w:val="0"/>
                                                                                          <w:marBottom w:val="0"/>
                                                                                          <w:divBdr>
                                                                                            <w:top w:val="single" w:sz="6" w:space="0" w:color="5F6368"/>
                                                                                            <w:left w:val="single" w:sz="6" w:space="14" w:color="5F6368"/>
                                                                                            <w:bottom w:val="single" w:sz="6" w:space="0" w:color="5F6368"/>
                                                                                            <w:right w:val="single" w:sz="6" w:space="26" w:color="5F6368"/>
                                                                                          </w:divBdr>
                                                                                        </w:div>
                                                                                      </w:divsChild>
                                                                                    </w:div>
                                                                                  </w:divsChild>
                                                                                </w:div>
                                                                                <w:div w:id="1729723606">
                                                                                  <w:marLeft w:val="0"/>
                                                                                  <w:marRight w:val="0"/>
                                                                                  <w:marTop w:val="0"/>
                                                                                  <w:marBottom w:val="0"/>
                                                                                  <w:divBdr>
                                                                                    <w:top w:val="none" w:sz="0" w:space="0" w:color="auto"/>
                                                                                    <w:left w:val="none" w:sz="0" w:space="0" w:color="auto"/>
                                                                                    <w:bottom w:val="none" w:sz="0" w:space="0" w:color="auto"/>
                                                                                    <w:right w:val="none" w:sz="0" w:space="0" w:color="auto"/>
                                                                                  </w:divBdr>
                                                                                  <w:divsChild>
                                                                                    <w:div w:id="56825810">
                                                                                      <w:marLeft w:val="360"/>
                                                                                      <w:marRight w:val="0"/>
                                                                                      <w:marTop w:val="0"/>
                                                                                      <w:marBottom w:val="0"/>
                                                                                      <w:divBdr>
                                                                                        <w:top w:val="single" w:sz="6" w:space="0" w:color="5F6368"/>
                                                                                        <w:left w:val="single" w:sz="6" w:space="14" w:color="5F6368"/>
                                                                                        <w:bottom w:val="single" w:sz="6" w:space="0" w:color="5F6368"/>
                                                                                        <w:right w:val="single" w:sz="6" w:space="26" w:color="5F6368"/>
                                                                                      </w:divBdr>
                                                                                    </w:div>
                                                                                  </w:divsChild>
                                                                                </w:div>
                                                                              </w:divsChild>
                                                                            </w:div>
                                                                            <w:div w:id="1905018472">
                                                                              <w:marLeft w:val="0"/>
                                                                              <w:marRight w:val="0"/>
                                                                              <w:marTop w:val="0"/>
                                                                              <w:marBottom w:val="0"/>
                                                                              <w:divBdr>
                                                                                <w:top w:val="none" w:sz="0" w:space="0" w:color="auto"/>
                                                                                <w:left w:val="none" w:sz="0" w:space="0" w:color="auto"/>
                                                                                <w:bottom w:val="none" w:sz="0" w:space="0" w:color="auto"/>
                                                                                <w:right w:val="none" w:sz="0" w:space="0" w:color="auto"/>
                                                                              </w:divBdr>
                                                                              <w:divsChild>
                                                                                <w:div w:id="764031381">
                                                                                  <w:marLeft w:val="0"/>
                                                                                  <w:marRight w:val="0"/>
                                                                                  <w:marTop w:val="0"/>
                                                                                  <w:marBottom w:val="0"/>
                                                                                  <w:divBdr>
                                                                                    <w:top w:val="none" w:sz="0" w:space="0" w:color="auto"/>
                                                                                    <w:left w:val="none" w:sz="0" w:space="0" w:color="auto"/>
                                                                                    <w:bottom w:val="none" w:sz="0" w:space="0" w:color="auto"/>
                                                                                    <w:right w:val="none" w:sz="0" w:space="0" w:color="auto"/>
                                                                                  </w:divBdr>
                                                                                  <w:divsChild>
                                                                                    <w:div w:id="721488417">
                                                                                      <w:marLeft w:val="0"/>
                                                                                      <w:marRight w:val="0"/>
                                                                                      <w:marTop w:val="0"/>
                                                                                      <w:marBottom w:val="0"/>
                                                                                      <w:divBdr>
                                                                                        <w:top w:val="none" w:sz="0" w:space="0" w:color="auto"/>
                                                                                        <w:left w:val="none" w:sz="0" w:space="0" w:color="auto"/>
                                                                                        <w:bottom w:val="none" w:sz="0" w:space="0" w:color="auto"/>
                                                                                        <w:right w:val="none" w:sz="0" w:space="0" w:color="auto"/>
                                                                                      </w:divBdr>
                                                                                      <w:divsChild>
                                                                                        <w:div w:id="202651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571194">
                                                                                  <w:marLeft w:val="0"/>
                                                                                  <w:marRight w:val="0"/>
                                                                                  <w:marTop w:val="0"/>
                                                                                  <w:marBottom w:val="0"/>
                                                                                  <w:divBdr>
                                                                                    <w:top w:val="none" w:sz="0" w:space="0" w:color="auto"/>
                                                                                    <w:left w:val="none" w:sz="0" w:space="0" w:color="auto"/>
                                                                                    <w:bottom w:val="none" w:sz="0" w:space="0" w:color="auto"/>
                                                                                    <w:right w:val="none" w:sz="0" w:space="0" w:color="auto"/>
                                                                                  </w:divBdr>
                                                                                  <w:divsChild>
                                                                                    <w:div w:id="992027735">
                                                                                      <w:marLeft w:val="0"/>
                                                                                      <w:marRight w:val="0"/>
                                                                                      <w:marTop w:val="0"/>
                                                                                      <w:marBottom w:val="0"/>
                                                                                      <w:divBdr>
                                                                                        <w:top w:val="none" w:sz="0" w:space="0" w:color="auto"/>
                                                                                        <w:left w:val="none" w:sz="0" w:space="0" w:color="auto"/>
                                                                                        <w:bottom w:val="none" w:sz="0" w:space="0" w:color="auto"/>
                                                                                        <w:right w:val="none" w:sz="0" w:space="0" w:color="auto"/>
                                                                                      </w:divBdr>
                                                                                      <w:divsChild>
                                                                                        <w:div w:id="777067653">
                                                                                          <w:marLeft w:val="0"/>
                                                                                          <w:marRight w:val="0"/>
                                                                                          <w:marTop w:val="0"/>
                                                                                          <w:marBottom w:val="0"/>
                                                                                          <w:divBdr>
                                                                                            <w:top w:val="none" w:sz="0" w:space="0" w:color="auto"/>
                                                                                            <w:left w:val="none" w:sz="0" w:space="0" w:color="auto"/>
                                                                                            <w:bottom w:val="none" w:sz="0" w:space="0" w:color="auto"/>
                                                                                            <w:right w:val="none" w:sz="0" w:space="0" w:color="auto"/>
                                                                                          </w:divBdr>
                                                                                          <w:divsChild>
                                                                                            <w:div w:id="65715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2424714">
                                                                  <w:marLeft w:val="0"/>
                                                                  <w:marRight w:val="0"/>
                                                                  <w:marTop w:val="240"/>
                                                                  <w:marBottom w:val="0"/>
                                                                  <w:divBdr>
                                                                    <w:top w:val="none" w:sz="0" w:space="0" w:color="auto"/>
                                                                    <w:left w:val="none" w:sz="0" w:space="0" w:color="auto"/>
                                                                    <w:bottom w:val="none" w:sz="0" w:space="0" w:color="auto"/>
                                                                    <w:right w:val="none" w:sz="0" w:space="0" w:color="auto"/>
                                                                  </w:divBdr>
                                                                  <w:divsChild>
                                                                    <w:div w:id="767775807">
                                                                      <w:marLeft w:val="210"/>
                                                                      <w:marRight w:val="0"/>
                                                                      <w:marTop w:val="0"/>
                                                                      <w:marBottom w:val="0"/>
                                                                      <w:divBdr>
                                                                        <w:top w:val="none" w:sz="0" w:space="0" w:color="auto"/>
                                                                        <w:left w:val="none" w:sz="0" w:space="0" w:color="auto"/>
                                                                        <w:bottom w:val="none" w:sz="0" w:space="0" w:color="auto"/>
                                                                        <w:right w:val="none" w:sz="0" w:space="0" w:color="auto"/>
                                                                      </w:divBdr>
                                                                      <w:divsChild>
                                                                        <w:div w:id="1618365466">
                                                                          <w:marLeft w:val="0"/>
                                                                          <w:marRight w:val="0"/>
                                                                          <w:marTop w:val="0"/>
                                                                          <w:marBottom w:val="0"/>
                                                                          <w:divBdr>
                                                                            <w:top w:val="none" w:sz="0" w:space="0" w:color="auto"/>
                                                                            <w:left w:val="none" w:sz="0" w:space="0" w:color="auto"/>
                                                                            <w:bottom w:val="none" w:sz="0" w:space="0" w:color="auto"/>
                                                                            <w:right w:val="none" w:sz="0" w:space="0" w:color="auto"/>
                                                                          </w:divBdr>
                                                                          <w:divsChild>
                                                                            <w:div w:id="665403592">
                                                                              <w:marLeft w:val="0"/>
                                                                              <w:marRight w:val="0"/>
                                                                              <w:marTop w:val="0"/>
                                                                              <w:marBottom w:val="0"/>
                                                                              <w:divBdr>
                                                                                <w:top w:val="none" w:sz="0" w:space="0" w:color="auto"/>
                                                                                <w:left w:val="none" w:sz="0" w:space="0" w:color="auto"/>
                                                                                <w:bottom w:val="none" w:sz="0" w:space="0" w:color="auto"/>
                                                                                <w:right w:val="none" w:sz="0" w:space="0" w:color="auto"/>
                                                                              </w:divBdr>
                                                                              <w:divsChild>
                                                                                <w:div w:id="54317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17953759">
      <w:bodyDiv w:val="1"/>
      <w:marLeft w:val="0"/>
      <w:marRight w:val="0"/>
      <w:marTop w:val="0"/>
      <w:marBottom w:val="0"/>
      <w:divBdr>
        <w:top w:val="none" w:sz="0" w:space="0" w:color="auto"/>
        <w:left w:val="none" w:sz="0" w:space="0" w:color="auto"/>
        <w:bottom w:val="none" w:sz="0" w:space="0" w:color="auto"/>
        <w:right w:val="none" w:sz="0" w:space="0" w:color="auto"/>
      </w:divBdr>
    </w:div>
    <w:div w:id="1633172221">
      <w:bodyDiv w:val="1"/>
      <w:marLeft w:val="0"/>
      <w:marRight w:val="0"/>
      <w:marTop w:val="0"/>
      <w:marBottom w:val="0"/>
      <w:divBdr>
        <w:top w:val="none" w:sz="0" w:space="0" w:color="auto"/>
        <w:left w:val="none" w:sz="0" w:space="0" w:color="auto"/>
        <w:bottom w:val="none" w:sz="0" w:space="0" w:color="auto"/>
        <w:right w:val="none" w:sz="0" w:space="0" w:color="auto"/>
      </w:divBdr>
    </w:div>
    <w:div w:id="1634435057">
      <w:bodyDiv w:val="1"/>
      <w:marLeft w:val="0"/>
      <w:marRight w:val="0"/>
      <w:marTop w:val="0"/>
      <w:marBottom w:val="0"/>
      <w:divBdr>
        <w:top w:val="none" w:sz="0" w:space="0" w:color="auto"/>
        <w:left w:val="none" w:sz="0" w:space="0" w:color="auto"/>
        <w:bottom w:val="none" w:sz="0" w:space="0" w:color="auto"/>
        <w:right w:val="none" w:sz="0" w:space="0" w:color="auto"/>
      </w:divBdr>
    </w:div>
    <w:div w:id="1635674740">
      <w:bodyDiv w:val="1"/>
      <w:marLeft w:val="0"/>
      <w:marRight w:val="0"/>
      <w:marTop w:val="0"/>
      <w:marBottom w:val="0"/>
      <w:divBdr>
        <w:top w:val="none" w:sz="0" w:space="0" w:color="auto"/>
        <w:left w:val="none" w:sz="0" w:space="0" w:color="auto"/>
        <w:bottom w:val="none" w:sz="0" w:space="0" w:color="auto"/>
        <w:right w:val="none" w:sz="0" w:space="0" w:color="auto"/>
      </w:divBdr>
    </w:div>
    <w:div w:id="1641881137">
      <w:bodyDiv w:val="1"/>
      <w:marLeft w:val="0"/>
      <w:marRight w:val="0"/>
      <w:marTop w:val="0"/>
      <w:marBottom w:val="0"/>
      <w:divBdr>
        <w:top w:val="none" w:sz="0" w:space="0" w:color="auto"/>
        <w:left w:val="none" w:sz="0" w:space="0" w:color="auto"/>
        <w:bottom w:val="none" w:sz="0" w:space="0" w:color="auto"/>
        <w:right w:val="none" w:sz="0" w:space="0" w:color="auto"/>
      </w:divBdr>
      <w:divsChild>
        <w:div w:id="1291324749">
          <w:marLeft w:val="720"/>
          <w:marRight w:val="0"/>
          <w:marTop w:val="0"/>
          <w:marBottom w:val="0"/>
          <w:divBdr>
            <w:top w:val="none" w:sz="0" w:space="0" w:color="auto"/>
            <w:left w:val="none" w:sz="0" w:space="0" w:color="auto"/>
            <w:bottom w:val="none" w:sz="0" w:space="0" w:color="auto"/>
            <w:right w:val="none" w:sz="0" w:space="0" w:color="auto"/>
          </w:divBdr>
        </w:div>
      </w:divsChild>
    </w:div>
    <w:div w:id="1657339916">
      <w:bodyDiv w:val="1"/>
      <w:marLeft w:val="0"/>
      <w:marRight w:val="0"/>
      <w:marTop w:val="0"/>
      <w:marBottom w:val="0"/>
      <w:divBdr>
        <w:top w:val="none" w:sz="0" w:space="0" w:color="auto"/>
        <w:left w:val="none" w:sz="0" w:space="0" w:color="auto"/>
        <w:bottom w:val="none" w:sz="0" w:space="0" w:color="auto"/>
        <w:right w:val="none" w:sz="0" w:space="0" w:color="auto"/>
      </w:divBdr>
    </w:div>
    <w:div w:id="1660840282">
      <w:bodyDiv w:val="1"/>
      <w:marLeft w:val="0"/>
      <w:marRight w:val="0"/>
      <w:marTop w:val="0"/>
      <w:marBottom w:val="0"/>
      <w:divBdr>
        <w:top w:val="none" w:sz="0" w:space="0" w:color="auto"/>
        <w:left w:val="none" w:sz="0" w:space="0" w:color="auto"/>
        <w:bottom w:val="none" w:sz="0" w:space="0" w:color="auto"/>
        <w:right w:val="none" w:sz="0" w:space="0" w:color="auto"/>
      </w:divBdr>
    </w:div>
    <w:div w:id="1661083653">
      <w:bodyDiv w:val="1"/>
      <w:marLeft w:val="0"/>
      <w:marRight w:val="0"/>
      <w:marTop w:val="0"/>
      <w:marBottom w:val="0"/>
      <w:divBdr>
        <w:top w:val="none" w:sz="0" w:space="0" w:color="auto"/>
        <w:left w:val="none" w:sz="0" w:space="0" w:color="auto"/>
        <w:bottom w:val="none" w:sz="0" w:space="0" w:color="auto"/>
        <w:right w:val="none" w:sz="0" w:space="0" w:color="auto"/>
      </w:divBdr>
    </w:div>
    <w:div w:id="1737625698">
      <w:bodyDiv w:val="1"/>
      <w:marLeft w:val="0"/>
      <w:marRight w:val="0"/>
      <w:marTop w:val="0"/>
      <w:marBottom w:val="0"/>
      <w:divBdr>
        <w:top w:val="none" w:sz="0" w:space="0" w:color="auto"/>
        <w:left w:val="none" w:sz="0" w:space="0" w:color="auto"/>
        <w:bottom w:val="none" w:sz="0" w:space="0" w:color="auto"/>
        <w:right w:val="none" w:sz="0" w:space="0" w:color="auto"/>
      </w:divBdr>
    </w:div>
    <w:div w:id="1768767032">
      <w:bodyDiv w:val="1"/>
      <w:marLeft w:val="0"/>
      <w:marRight w:val="0"/>
      <w:marTop w:val="0"/>
      <w:marBottom w:val="0"/>
      <w:divBdr>
        <w:top w:val="none" w:sz="0" w:space="0" w:color="auto"/>
        <w:left w:val="none" w:sz="0" w:space="0" w:color="auto"/>
        <w:bottom w:val="none" w:sz="0" w:space="0" w:color="auto"/>
        <w:right w:val="none" w:sz="0" w:space="0" w:color="auto"/>
      </w:divBdr>
    </w:div>
    <w:div w:id="1782994615">
      <w:bodyDiv w:val="1"/>
      <w:marLeft w:val="0"/>
      <w:marRight w:val="0"/>
      <w:marTop w:val="0"/>
      <w:marBottom w:val="0"/>
      <w:divBdr>
        <w:top w:val="none" w:sz="0" w:space="0" w:color="auto"/>
        <w:left w:val="none" w:sz="0" w:space="0" w:color="auto"/>
        <w:bottom w:val="none" w:sz="0" w:space="0" w:color="auto"/>
        <w:right w:val="none" w:sz="0" w:space="0" w:color="auto"/>
      </w:divBdr>
    </w:div>
    <w:div w:id="1787967400">
      <w:bodyDiv w:val="1"/>
      <w:marLeft w:val="0"/>
      <w:marRight w:val="0"/>
      <w:marTop w:val="0"/>
      <w:marBottom w:val="0"/>
      <w:divBdr>
        <w:top w:val="none" w:sz="0" w:space="0" w:color="auto"/>
        <w:left w:val="none" w:sz="0" w:space="0" w:color="auto"/>
        <w:bottom w:val="none" w:sz="0" w:space="0" w:color="auto"/>
        <w:right w:val="none" w:sz="0" w:space="0" w:color="auto"/>
      </w:divBdr>
    </w:div>
    <w:div w:id="1829705469">
      <w:bodyDiv w:val="1"/>
      <w:marLeft w:val="0"/>
      <w:marRight w:val="0"/>
      <w:marTop w:val="0"/>
      <w:marBottom w:val="0"/>
      <w:divBdr>
        <w:top w:val="none" w:sz="0" w:space="0" w:color="auto"/>
        <w:left w:val="none" w:sz="0" w:space="0" w:color="auto"/>
        <w:bottom w:val="none" w:sz="0" w:space="0" w:color="auto"/>
        <w:right w:val="none" w:sz="0" w:space="0" w:color="auto"/>
      </w:divBdr>
    </w:div>
    <w:div w:id="1830053771">
      <w:bodyDiv w:val="1"/>
      <w:marLeft w:val="0"/>
      <w:marRight w:val="0"/>
      <w:marTop w:val="0"/>
      <w:marBottom w:val="0"/>
      <w:divBdr>
        <w:top w:val="none" w:sz="0" w:space="0" w:color="auto"/>
        <w:left w:val="none" w:sz="0" w:space="0" w:color="auto"/>
        <w:bottom w:val="none" w:sz="0" w:space="0" w:color="auto"/>
        <w:right w:val="none" w:sz="0" w:space="0" w:color="auto"/>
      </w:divBdr>
    </w:div>
    <w:div w:id="1839298618">
      <w:bodyDiv w:val="1"/>
      <w:marLeft w:val="0"/>
      <w:marRight w:val="0"/>
      <w:marTop w:val="0"/>
      <w:marBottom w:val="0"/>
      <w:divBdr>
        <w:top w:val="none" w:sz="0" w:space="0" w:color="auto"/>
        <w:left w:val="none" w:sz="0" w:space="0" w:color="auto"/>
        <w:bottom w:val="none" w:sz="0" w:space="0" w:color="auto"/>
        <w:right w:val="none" w:sz="0" w:space="0" w:color="auto"/>
      </w:divBdr>
      <w:divsChild>
        <w:div w:id="1952055480">
          <w:marLeft w:val="0"/>
          <w:marRight w:val="0"/>
          <w:marTop w:val="0"/>
          <w:marBottom w:val="0"/>
          <w:divBdr>
            <w:top w:val="none" w:sz="0" w:space="0" w:color="auto"/>
            <w:left w:val="none" w:sz="0" w:space="0" w:color="auto"/>
            <w:bottom w:val="none" w:sz="0" w:space="0" w:color="auto"/>
            <w:right w:val="none" w:sz="0" w:space="0" w:color="auto"/>
          </w:divBdr>
          <w:divsChild>
            <w:div w:id="163960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656002">
      <w:bodyDiv w:val="1"/>
      <w:marLeft w:val="0"/>
      <w:marRight w:val="0"/>
      <w:marTop w:val="0"/>
      <w:marBottom w:val="0"/>
      <w:divBdr>
        <w:top w:val="none" w:sz="0" w:space="0" w:color="auto"/>
        <w:left w:val="none" w:sz="0" w:space="0" w:color="auto"/>
        <w:bottom w:val="none" w:sz="0" w:space="0" w:color="auto"/>
        <w:right w:val="none" w:sz="0" w:space="0" w:color="auto"/>
      </w:divBdr>
    </w:div>
    <w:div w:id="1847865885">
      <w:bodyDiv w:val="1"/>
      <w:marLeft w:val="0"/>
      <w:marRight w:val="0"/>
      <w:marTop w:val="0"/>
      <w:marBottom w:val="0"/>
      <w:divBdr>
        <w:top w:val="none" w:sz="0" w:space="0" w:color="auto"/>
        <w:left w:val="none" w:sz="0" w:space="0" w:color="auto"/>
        <w:bottom w:val="none" w:sz="0" w:space="0" w:color="auto"/>
        <w:right w:val="none" w:sz="0" w:space="0" w:color="auto"/>
      </w:divBdr>
      <w:divsChild>
        <w:div w:id="1781145501">
          <w:marLeft w:val="0"/>
          <w:marRight w:val="0"/>
          <w:marTop w:val="0"/>
          <w:marBottom w:val="0"/>
          <w:divBdr>
            <w:top w:val="none" w:sz="0" w:space="0" w:color="auto"/>
            <w:left w:val="none" w:sz="0" w:space="0" w:color="auto"/>
            <w:bottom w:val="none" w:sz="0" w:space="0" w:color="auto"/>
            <w:right w:val="none" w:sz="0" w:space="0" w:color="auto"/>
          </w:divBdr>
          <w:divsChild>
            <w:div w:id="1687442020">
              <w:marLeft w:val="0"/>
              <w:marRight w:val="0"/>
              <w:marTop w:val="0"/>
              <w:marBottom w:val="0"/>
              <w:divBdr>
                <w:top w:val="none" w:sz="0" w:space="0" w:color="auto"/>
                <w:left w:val="none" w:sz="0" w:space="0" w:color="auto"/>
                <w:bottom w:val="none" w:sz="0" w:space="0" w:color="auto"/>
                <w:right w:val="none" w:sz="0" w:space="0" w:color="auto"/>
              </w:divBdr>
              <w:divsChild>
                <w:div w:id="1418942569">
                  <w:marLeft w:val="0"/>
                  <w:marRight w:val="0"/>
                  <w:marTop w:val="0"/>
                  <w:marBottom w:val="0"/>
                  <w:divBdr>
                    <w:top w:val="none" w:sz="0" w:space="0" w:color="auto"/>
                    <w:left w:val="none" w:sz="0" w:space="0" w:color="auto"/>
                    <w:bottom w:val="none" w:sz="0" w:space="0" w:color="auto"/>
                    <w:right w:val="none" w:sz="0" w:space="0" w:color="auto"/>
                  </w:divBdr>
                  <w:divsChild>
                    <w:div w:id="760879942">
                      <w:marLeft w:val="0"/>
                      <w:marRight w:val="0"/>
                      <w:marTop w:val="0"/>
                      <w:marBottom w:val="0"/>
                      <w:divBdr>
                        <w:top w:val="none" w:sz="0" w:space="0" w:color="auto"/>
                        <w:left w:val="none" w:sz="0" w:space="0" w:color="auto"/>
                        <w:bottom w:val="none" w:sz="0" w:space="0" w:color="auto"/>
                        <w:right w:val="none" w:sz="0" w:space="0" w:color="auto"/>
                      </w:divBdr>
                      <w:divsChild>
                        <w:div w:id="1444031836">
                          <w:marLeft w:val="0"/>
                          <w:marRight w:val="0"/>
                          <w:marTop w:val="0"/>
                          <w:marBottom w:val="0"/>
                          <w:divBdr>
                            <w:top w:val="none" w:sz="0" w:space="0" w:color="auto"/>
                            <w:left w:val="none" w:sz="0" w:space="0" w:color="auto"/>
                            <w:bottom w:val="none" w:sz="0" w:space="0" w:color="auto"/>
                            <w:right w:val="none" w:sz="0" w:space="0" w:color="auto"/>
                          </w:divBdr>
                          <w:divsChild>
                            <w:div w:id="77956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0289817">
      <w:bodyDiv w:val="1"/>
      <w:marLeft w:val="0"/>
      <w:marRight w:val="0"/>
      <w:marTop w:val="0"/>
      <w:marBottom w:val="0"/>
      <w:divBdr>
        <w:top w:val="none" w:sz="0" w:space="0" w:color="auto"/>
        <w:left w:val="none" w:sz="0" w:space="0" w:color="auto"/>
        <w:bottom w:val="none" w:sz="0" w:space="0" w:color="auto"/>
        <w:right w:val="none" w:sz="0" w:space="0" w:color="auto"/>
      </w:divBdr>
    </w:div>
    <w:div w:id="1856848166">
      <w:bodyDiv w:val="1"/>
      <w:marLeft w:val="0"/>
      <w:marRight w:val="0"/>
      <w:marTop w:val="0"/>
      <w:marBottom w:val="0"/>
      <w:divBdr>
        <w:top w:val="none" w:sz="0" w:space="0" w:color="auto"/>
        <w:left w:val="none" w:sz="0" w:space="0" w:color="auto"/>
        <w:bottom w:val="none" w:sz="0" w:space="0" w:color="auto"/>
        <w:right w:val="none" w:sz="0" w:space="0" w:color="auto"/>
      </w:divBdr>
      <w:divsChild>
        <w:div w:id="2099135512">
          <w:marLeft w:val="0"/>
          <w:marRight w:val="0"/>
          <w:marTop w:val="0"/>
          <w:marBottom w:val="0"/>
          <w:divBdr>
            <w:top w:val="none" w:sz="0" w:space="0" w:color="auto"/>
            <w:left w:val="none" w:sz="0" w:space="0" w:color="auto"/>
            <w:bottom w:val="none" w:sz="0" w:space="0" w:color="auto"/>
            <w:right w:val="none" w:sz="0" w:space="0" w:color="auto"/>
          </w:divBdr>
          <w:divsChild>
            <w:div w:id="794175784">
              <w:marLeft w:val="0"/>
              <w:marRight w:val="0"/>
              <w:marTop w:val="0"/>
              <w:marBottom w:val="0"/>
              <w:divBdr>
                <w:top w:val="none" w:sz="0" w:space="0" w:color="auto"/>
                <w:left w:val="none" w:sz="0" w:space="0" w:color="auto"/>
                <w:bottom w:val="none" w:sz="0" w:space="0" w:color="auto"/>
                <w:right w:val="none" w:sz="0" w:space="0" w:color="auto"/>
              </w:divBdr>
              <w:divsChild>
                <w:div w:id="1793404967">
                  <w:marLeft w:val="0"/>
                  <w:marRight w:val="0"/>
                  <w:marTop w:val="0"/>
                  <w:marBottom w:val="0"/>
                  <w:divBdr>
                    <w:top w:val="none" w:sz="0" w:space="0" w:color="auto"/>
                    <w:left w:val="none" w:sz="0" w:space="0" w:color="auto"/>
                    <w:bottom w:val="none" w:sz="0" w:space="0" w:color="auto"/>
                    <w:right w:val="none" w:sz="0" w:space="0" w:color="auto"/>
                  </w:divBdr>
                  <w:divsChild>
                    <w:div w:id="578443203">
                      <w:marLeft w:val="0"/>
                      <w:marRight w:val="0"/>
                      <w:marTop w:val="0"/>
                      <w:marBottom w:val="0"/>
                      <w:divBdr>
                        <w:top w:val="none" w:sz="0" w:space="0" w:color="auto"/>
                        <w:left w:val="none" w:sz="0" w:space="0" w:color="auto"/>
                        <w:bottom w:val="none" w:sz="0" w:space="0" w:color="auto"/>
                        <w:right w:val="none" w:sz="0" w:space="0" w:color="auto"/>
                      </w:divBdr>
                      <w:divsChild>
                        <w:div w:id="435100958">
                          <w:marLeft w:val="0"/>
                          <w:marRight w:val="0"/>
                          <w:marTop w:val="0"/>
                          <w:marBottom w:val="0"/>
                          <w:divBdr>
                            <w:top w:val="none" w:sz="0" w:space="0" w:color="auto"/>
                            <w:left w:val="none" w:sz="0" w:space="0" w:color="auto"/>
                            <w:bottom w:val="none" w:sz="0" w:space="0" w:color="auto"/>
                            <w:right w:val="none" w:sz="0" w:space="0" w:color="auto"/>
                          </w:divBdr>
                          <w:divsChild>
                            <w:div w:id="7825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987137">
                  <w:marLeft w:val="0"/>
                  <w:marRight w:val="0"/>
                  <w:marTop w:val="0"/>
                  <w:marBottom w:val="0"/>
                  <w:divBdr>
                    <w:top w:val="none" w:sz="0" w:space="0" w:color="auto"/>
                    <w:left w:val="none" w:sz="0" w:space="0" w:color="auto"/>
                    <w:bottom w:val="none" w:sz="0" w:space="0" w:color="auto"/>
                    <w:right w:val="none" w:sz="0" w:space="0" w:color="auto"/>
                  </w:divBdr>
                  <w:divsChild>
                    <w:div w:id="148165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0121234">
      <w:bodyDiv w:val="1"/>
      <w:marLeft w:val="0"/>
      <w:marRight w:val="0"/>
      <w:marTop w:val="0"/>
      <w:marBottom w:val="0"/>
      <w:divBdr>
        <w:top w:val="none" w:sz="0" w:space="0" w:color="auto"/>
        <w:left w:val="none" w:sz="0" w:space="0" w:color="auto"/>
        <w:bottom w:val="none" w:sz="0" w:space="0" w:color="auto"/>
        <w:right w:val="none" w:sz="0" w:space="0" w:color="auto"/>
      </w:divBdr>
    </w:div>
    <w:div w:id="1870072486">
      <w:bodyDiv w:val="1"/>
      <w:marLeft w:val="0"/>
      <w:marRight w:val="0"/>
      <w:marTop w:val="0"/>
      <w:marBottom w:val="0"/>
      <w:divBdr>
        <w:top w:val="none" w:sz="0" w:space="0" w:color="auto"/>
        <w:left w:val="none" w:sz="0" w:space="0" w:color="auto"/>
        <w:bottom w:val="none" w:sz="0" w:space="0" w:color="auto"/>
        <w:right w:val="none" w:sz="0" w:space="0" w:color="auto"/>
      </w:divBdr>
    </w:div>
    <w:div w:id="1882206480">
      <w:bodyDiv w:val="1"/>
      <w:marLeft w:val="0"/>
      <w:marRight w:val="0"/>
      <w:marTop w:val="0"/>
      <w:marBottom w:val="0"/>
      <w:divBdr>
        <w:top w:val="none" w:sz="0" w:space="0" w:color="auto"/>
        <w:left w:val="none" w:sz="0" w:space="0" w:color="auto"/>
        <w:bottom w:val="none" w:sz="0" w:space="0" w:color="auto"/>
        <w:right w:val="none" w:sz="0" w:space="0" w:color="auto"/>
      </w:divBdr>
    </w:div>
    <w:div w:id="1883637781">
      <w:bodyDiv w:val="1"/>
      <w:marLeft w:val="0"/>
      <w:marRight w:val="0"/>
      <w:marTop w:val="0"/>
      <w:marBottom w:val="0"/>
      <w:divBdr>
        <w:top w:val="none" w:sz="0" w:space="0" w:color="auto"/>
        <w:left w:val="none" w:sz="0" w:space="0" w:color="auto"/>
        <w:bottom w:val="none" w:sz="0" w:space="0" w:color="auto"/>
        <w:right w:val="none" w:sz="0" w:space="0" w:color="auto"/>
      </w:divBdr>
    </w:div>
    <w:div w:id="1893033879">
      <w:bodyDiv w:val="1"/>
      <w:marLeft w:val="0"/>
      <w:marRight w:val="0"/>
      <w:marTop w:val="0"/>
      <w:marBottom w:val="0"/>
      <w:divBdr>
        <w:top w:val="none" w:sz="0" w:space="0" w:color="auto"/>
        <w:left w:val="none" w:sz="0" w:space="0" w:color="auto"/>
        <w:bottom w:val="none" w:sz="0" w:space="0" w:color="auto"/>
        <w:right w:val="none" w:sz="0" w:space="0" w:color="auto"/>
      </w:divBdr>
    </w:div>
    <w:div w:id="1893610883">
      <w:bodyDiv w:val="1"/>
      <w:marLeft w:val="0"/>
      <w:marRight w:val="0"/>
      <w:marTop w:val="0"/>
      <w:marBottom w:val="0"/>
      <w:divBdr>
        <w:top w:val="none" w:sz="0" w:space="0" w:color="auto"/>
        <w:left w:val="none" w:sz="0" w:space="0" w:color="auto"/>
        <w:bottom w:val="none" w:sz="0" w:space="0" w:color="auto"/>
        <w:right w:val="none" w:sz="0" w:space="0" w:color="auto"/>
      </w:divBdr>
    </w:div>
    <w:div w:id="1901482550">
      <w:bodyDiv w:val="1"/>
      <w:marLeft w:val="0"/>
      <w:marRight w:val="0"/>
      <w:marTop w:val="0"/>
      <w:marBottom w:val="0"/>
      <w:divBdr>
        <w:top w:val="none" w:sz="0" w:space="0" w:color="auto"/>
        <w:left w:val="none" w:sz="0" w:space="0" w:color="auto"/>
        <w:bottom w:val="none" w:sz="0" w:space="0" w:color="auto"/>
        <w:right w:val="none" w:sz="0" w:space="0" w:color="auto"/>
      </w:divBdr>
    </w:div>
    <w:div w:id="1906142408">
      <w:bodyDiv w:val="1"/>
      <w:marLeft w:val="0"/>
      <w:marRight w:val="0"/>
      <w:marTop w:val="0"/>
      <w:marBottom w:val="0"/>
      <w:divBdr>
        <w:top w:val="none" w:sz="0" w:space="0" w:color="auto"/>
        <w:left w:val="none" w:sz="0" w:space="0" w:color="auto"/>
        <w:bottom w:val="none" w:sz="0" w:space="0" w:color="auto"/>
        <w:right w:val="none" w:sz="0" w:space="0" w:color="auto"/>
      </w:divBdr>
    </w:div>
    <w:div w:id="1908035218">
      <w:bodyDiv w:val="1"/>
      <w:marLeft w:val="0"/>
      <w:marRight w:val="0"/>
      <w:marTop w:val="0"/>
      <w:marBottom w:val="0"/>
      <w:divBdr>
        <w:top w:val="none" w:sz="0" w:space="0" w:color="auto"/>
        <w:left w:val="none" w:sz="0" w:space="0" w:color="auto"/>
        <w:bottom w:val="none" w:sz="0" w:space="0" w:color="auto"/>
        <w:right w:val="none" w:sz="0" w:space="0" w:color="auto"/>
      </w:divBdr>
    </w:div>
    <w:div w:id="1916014297">
      <w:bodyDiv w:val="1"/>
      <w:marLeft w:val="0"/>
      <w:marRight w:val="0"/>
      <w:marTop w:val="0"/>
      <w:marBottom w:val="0"/>
      <w:divBdr>
        <w:top w:val="none" w:sz="0" w:space="0" w:color="auto"/>
        <w:left w:val="none" w:sz="0" w:space="0" w:color="auto"/>
        <w:bottom w:val="none" w:sz="0" w:space="0" w:color="auto"/>
        <w:right w:val="none" w:sz="0" w:space="0" w:color="auto"/>
      </w:divBdr>
    </w:div>
    <w:div w:id="1928691596">
      <w:bodyDiv w:val="1"/>
      <w:marLeft w:val="0"/>
      <w:marRight w:val="0"/>
      <w:marTop w:val="0"/>
      <w:marBottom w:val="0"/>
      <w:divBdr>
        <w:top w:val="none" w:sz="0" w:space="0" w:color="auto"/>
        <w:left w:val="none" w:sz="0" w:space="0" w:color="auto"/>
        <w:bottom w:val="none" w:sz="0" w:space="0" w:color="auto"/>
        <w:right w:val="none" w:sz="0" w:space="0" w:color="auto"/>
      </w:divBdr>
    </w:div>
    <w:div w:id="1955823459">
      <w:bodyDiv w:val="1"/>
      <w:marLeft w:val="0"/>
      <w:marRight w:val="0"/>
      <w:marTop w:val="0"/>
      <w:marBottom w:val="0"/>
      <w:divBdr>
        <w:top w:val="none" w:sz="0" w:space="0" w:color="auto"/>
        <w:left w:val="none" w:sz="0" w:space="0" w:color="auto"/>
        <w:bottom w:val="none" w:sz="0" w:space="0" w:color="auto"/>
        <w:right w:val="none" w:sz="0" w:space="0" w:color="auto"/>
      </w:divBdr>
    </w:div>
    <w:div w:id="1970628701">
      <w:bodyDiv w:val="1"/>
      <w:marLeft w:val="0"/>
      <w:marRight w:val="0"/>
      <w:marTop w:val="0"/>
      <w:marBottom w:val="0"/>
      <w:divBdr>
        <w:top w:val="none" w:sz="0" w:space="0" w:color="auto"/>
        <w:left w:val="none" w:sz="0" w:space="0" w:color="auto"/>
        <w:bottom w:val="none" w:sz="0" w:space="0" w:color="auto"/>
        <w:right w:val="none" w:sz="0" w:space="0" w:color="auto"/>
      </w:divBdr>
    </w:div>
    <w:div w:id="1973361572">
      <w:bodyDiv w:val="1"/>
      <w:marLeft w:val="0"/>
      <w:marRight w:val="0"/>
      <w:marTop w:val="0"/>
      <w:marBottom w:val="0"/>
      <w:divBdr>
        <w:top w:val="none" w:sz="0" w:space="0" w:color="auto"/>
        <w:left w:val="none" w:sz="0" w:space="0" w:color="auto"/>
        <w:bottom w:val="none" w:sz="0" w:space="0" w:color="auto"/>
        <w:right w:val="none" w:sz="0" w:space="0" w:color="auto"/>
      </w:divBdr>
    </w:div>
    <w:div w:id="2001538138">
      <w:bodyDiv w:val="1"/>
      <w:marLeft w:val="0"/>
      <w:marRight w:val="0"/>
      <w:marTop w:val="0"/>
      <w:marBottom w:val="0"/>
      <w:divBdr>
        <w:top w:val="none" w:sz="0" w:space="0" w:color="auto"/>
        <w:left w:val="none" w:sz="0" w:space="0" w:color="auto"/>
        <w:bottom w:val="none" w:sz="0" w:space="0" w:color="auto"/>
        <w:right w:val="none" w:sz="0" w:space="0" w:color="auto"/>
      </w:divBdr>
    </w:div>
    <w:div w:id="2011176785">
      <w:bodyDiv w:val="1"/>
      <w:marLeft w:val="0"/>
      <w:marRight w:val="0"/>
      <w:marTop w:val="0"/>
      <w:marBottom w:val="0"/>
      <w:divBdr>
        <w:top w:val="none" w:sz="0" w:space="0" w:color="auto"/>
        <w:left w:val="none" w:sz="0" w:space="0" w:color="auto"/>
        <w:bottom w:val="none" w:sz="0" w:space="0" w:color="auto"/>
        <w:right w:val="none" w:sz="0" w:space="0" w:color="auto"/>
      </w:divBdr>
    </w:div>
    <w:div w:id="2027168977">
      <w:bodyDiv w:val="1"/>
      <w:marLeft w:val="0"/>
      <w:marRight w:val="0"/>
      <w:marTop w:val="0"/>
      <w:marBottom w:val="0"/>
      <w:divBdr>
        <w:top w:val="none" w:sz="0" w:space="0" w:color="auto"/>
        <w:left w:val="none" w:sz="0" w:space="0" w:color="auto"/>
        <w:bottom w:val="none" w:sz="0" w:space="0" w:color="auto"/>
        <w:right w:val="none" w:sz="0" w:space="0" w:color="auto"/>
      </w:divBdr>
    </w:div>
    <w:div w:id="2061248948">
      <w:bodyDiv w:val="1"/>
      <w:marLeft w:val="0"/>
      <w:marRight w:val="0"/>
      <w:marTop w:val="0"/>
      <w:marBottom w:val="0"/>
      <w:divBdr>
        <w:top w:val="none" w:sz="0" w:space="0" w:color="auto"/>
        <w:left w:val="none" w:sz="0" w:space="0" w:color="auto"/>
        <w:bottom w:val="none" w:sz="0" w:space="0" w:color="auto"/>
        <w:right w:val="none" w:sz="0" w:space="0" w:color="auto"/>
      </w:divBdr>
    </w:div>
    <w:div w:id="2063477277">
      <w:bodyDiv w:val="1"/>
      <w:marLeft w:val="0"/>
      <w:marRight w:val="0"/>
      <w:marTop w:val="0"/>
      <w:marBottom w:val="0"/>
      <w:divBdr>
        <w:top w:val="none" w:sz="0" w:space="0" w:color="auto"/>
        <w:left w:val="none" w:sz="0" w:space="0" w:color="auto"/>
        <w:bottom w:val="none" w:sz="0" w:space="0" w:color="auto"/>
        <w:right w:val="none" w:sz="0" w:space="0" w:color="auto"/>
      </w:divBdr>
    </w:div>
    <w:div w:id="2118982919">
      <w:bodyDiv w:val="1"/>
      <w:marLeft w:val="0"/>
      <w:marRight w:val="0"/>
      <w:marTop w:val="0"/>
      <w:marBottom w:val="0"/>
      <w:divBdr>
        <w:top w:val="none" w:sz="0" w:space="0" w:color="auto"/>
        <w:left w:val="none" w:sz="0" w:space="0" w:color="auto"/>
        <w:bottom w:val="none" w:sz="0" w:space="0" w:color="auto"/>
        <w:right w:val="none" w:sz="0" w:space="0" w:color="auto"/>
      </w:divBdr>
    </w:div>
    <w:div w:id="21189845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eader" Target="header1.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emf"/><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1.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13" Type="http://schemas.openxmlformats.org/officeDocument/2006/relationships/hyperlink" Target="https://www.aspistrategist.org.au/eyes-over-the-paddock-farm-monitoring-with-chinese-drones-is-a-national-security-risk/" TargetMode="External"/><Relationship Id="rId18" Type="http://schemas.openxmlformats.org/officeDocument/2006/relationships/hyperlink" Target="https://www.theverge.com/report/692398/dji-drones-out-of-stock-best-buy-amazon-deny-us-exit" TargetMode="External"/><Relationship Id="rId26" Type="http://schemas.openxmlformats.org/officeDocument/2006/relationships/hyperlink" Target="https://globalaginvesting.com/orchard-robotics-gains-3-8m-to-build-robots-and-ai-to-power-precision-crop-management" TargetMode="External"/><Relationship Id="rId39" Type="http://schemas.openxmlformats.org/officeDocument/2006/relationships/hyperlink" Target="https://agfundernews.com/prospera-valmont-acquires-crop-analytics-startup-for-300m" TargetMode="External"/><Relationship Id="rId21" Type="http://schemas.openxmlformats.org/officeDocument/2006/relationships/hyperlink" Target="https://www.crunchbase.com/funding_round/arugga-ai-farming-series-a--221b7f70" TargetMode="External"/><Relationship Id="rId34" Type="http://schemas.openxmlformats.org/officeDocument/2006/relationships/hyperlink" Target="https://www.wga.com/" TargetMode="External"/><Relationship Id="rId7" Type="http://schemas.openxmlformats.org/officeDocument/2006/relationships/hyperlink" Target="http://www.ers.usda.gov/amber-waves/2021/february/international-food-security-to-improve-by-2030-covid-19-related-income-declines-in-2020-temper-overall-improvement" TargetMode="External"/><Relationship Id="rId2" Type="http://schemas.openxmlformats.org/officeDocument/2006/relationships/hyperlink" Target="https://www.ers.usda.gov/data-products/charts-of-note/chart-detail?chartId=112782" TargetMode="External"/><Relationship Id="rId16" Type="http://schemas.openxmlformats.org/officeDocument/2006/relationships/hyperlink" Target="https://dronelife.com/2024/12/08/fy-2025-ndaa-conference-text-what-happened-with-the-countering-ccp-drones-act/" TargetMode="External"/><Relationship Id="rId20" Type="http://schemas.openxmlformats.org/officeDocument/2006/relationships/hyperlink" Target="https://www.arugga.com/" TargetMode="External"/><Relationship Id="rId29" Type="http://schemas.openxmlformats.org/officeDocument/2006/relationships/hyperlink" Target="https://polybee.co/technology" TargetMode="External"/><Relationship Id="rId41" Type="http://schemas.openxmlformats.org/officeDocument/2006/relationships/hyperlink" Target="https://www.agtechnavigator.com/Article/2025/06/25/the-whys-of-agtech-exits-the-empirical-evidence/" TargetMode="External"/><Relationship Id="rId1" Type="http://schemas.openxmlformats.org/officeDocument/2006/relationships/hyperlink" Target="https://www.cnbc.com/2017/09/06/deere-is-acquiring-blue-river-technology-for-305-million.html" TargetMode="External"/><Relationship Id="rId6" Type="http://schemas.openxmlformats.org/officeDocument/2006/relationships/hyperlink" Target="https://www.evokeag.com/climate-changes-effects-on-farming-and-agriculture/" TargetMode="External"/><Relationship Id="rId11" Type="http://schemas.openxmlformats.org/officeDocument/2006/relationships/hyperlink" Target="https://www.weforum.org/stories/2025/05/world-urgently-needs-more-young-farmers/" TargetMode="External"/><Relationship Id="rId24" Type="http://schemas.openxmlformats.org/officeDocument/2006/relationships/hyperlink" Target="https://www.crunchbase.com/organization/source-ag" TargetMode="External"/><Relationship Id="rId32" Type="http://schemas.openxmlformats.org/officeDocument/2006/relationships/hyperlink" Target="https://www.fortuneagri.com/about-us" TargetMode="External"/><Relationship Id="rId37" Type="http://schemas.openxmlformats.org/officeDocument/2006/relationships/hyperlink" Target="https://finance.yahoo.com/news/cnh-industrial-buys-machine-vision-141919480.html" TargetMode="External"/><Relationship Id="rId40" Type="http://schemas.openxmlformats.org/officeDocument/2006/relationships/hyperlink" Target="https://www.agtechnavigator.com/Article/2025/06/25/the-whys-of-agtech-exits-the-empirical-evidence/" TargetMode="External"/><Relationship Id="rId5" Type="http://schemas.openxmlformats.org/officeDocument/2006/relationships/hyperlink" Target="https://www.refood.co/stories/pollination-tech" TargetMode="External"/><Relationship Id="rId15" Type="http://schemas.openxmlformats.org/officeDocument/2006/relationships/hyperlink" Target="https://dronelife.com/2025/06/25/dji-drones-us-consumer-market-scarcity-security/" TargetMode="External"/><Relationship Id="rId23" Type="http://schemas.openxmlformats.org/officeDocument/2006/relationships/hyperlink" Target="https://www.agribusinessglobal.com/author/source-ag/" TargetMode="External"/><Relationship Id="rId28" Type="http://schemas.openxmlformats.org/officeDocument/2006/relationships/hyperlink" Target="https://ag.dji.com/mavic-3-m" TargetMode="External"/><Relationship Id="rId36" Type="http://schemas.openxmlformats.org/officeDocument/2006/relationships/hyperlink" Target="https://agfundernews.com/kalera-agrees-153m-deal-for-ever-in-vertical-farming-ma" TargetMode="External"/><Relationship Id="rId10" Type="http://schemas.openxmlformats.org/officeDocument/2006/relationships/hyperlink" Target="https://ourworldindata.org/pollinator-dependence" TargetMode="External"/><Relationship Id="rId19" Type="http://schemas.openxmlformats.org/officeDocument/2006/relationships/hyperlink" Target="https://dronelife.com/2021/03/05/has-the-u-s-china-trade-war-changed-djis-drone-market-share-the-latest-from-drone-industry-insights/" TargetMode="External"/><Relationship Id="rId31" Type="http://schemas.openxmlformats.org/officeDocument/2006/relationships/hyperlink" Target="https://www.agriculture.gov.au/about/news/leading-water-management-razor-rock-farm" TargetMode="External"/><Relationship Id="rId4" Type="http://schemas.openxmlformats.org/officeDocument/2006/relationships/hyperlink" Target="https://www.agmrc.org/commodities-products/livestock-dairy-poultry/bees-profile" TargetMode="External"/><Relationship Id="rId9" Type="http://schemas.openxmlformats.org/officeDocument/2006/relationships/hyperlink" Target="https://www.biologicaldiversity.org/campaigns/native_pollinators/pdfs/Pollinators_in_Peril.pdf" TargetMode="External"/><Relationship Id="rId14" Type="http://schemas.openxmlformats.org/officeDocument/2006/relationships/hyperlink" Target="https://www.faa.gov/uas/advanced_operations/dispensing_chemicals" TargetMode="External"/><Relationship Id="rId22" Type="http://schemas.openxmlformats.org/officeDocument/2006/relationships/hyperlink" Target="https://patentimages.storage.googleapis.com/90/13/44/da16e92b832bb1/US20240090395A1.pdf" TargetMode="External"/><Relationship Id="rId27" Type="http://schemas.openxmlformats.org/officeDocument/2006/relationships/hyperlink" Target="https://patentimages.storage.googleapis.com/90/13/44/da16e92b832bb1/US20240090395A1.pdf" TargetMode="External"/><Relationship Id="rId30" Type="http://schemas.openxmlformats.org/officeDocument/2006/relationships/hyperlink" Target="https://patents.google.com/patent/US20240090395A1/en?oq=18038264" TargetMode="External"/><Relationship Id="rId35" Type="http://schemas.openxmlformats.org/officeDocument/2006/relationships/hyperlink" Target="https://agfundernews.com/appharvest-acquires-root-ai-to-add-ai-powered-harvesting-robots-to-its-workforce" TargetMode="External"/><Relationship Id="rId8" Type="http://schemas.openxmlformats.org/officeDocument/2006/relationships/hyperlink" Target="https://www.nifa.usda.gov/about-nifa/blogs/protecting-pollinators-critical-food-production" TargetMode="External"/><Relationship Id="rId3" Type="http://schemas.openxmlformats.org/officeDocument/2006/relationships/hyperlink" Target="https://www.ers.usda.gov/data-products/charts-of-note/chart-detail?chartId=112782" TargetMode="External"/><Relationship Id="rId12" Type="http://schemas.openxmlformats.org/officeDocument/2006/relationships/hyperlink" Target="https://www.fticonsulting.com/insights/articles/us-agriculture-navigating-labor-challenges-finding-solution" TargetMode="External"/><Relationship Id="rId17" Type="http://schemas.openxmlformats.org/officeDocument/2006/relationships/hyperlink" Target="https://dronelife.com/2025/06/25/dji-drones-us-consumer-market-scarcity-security/" TargetMode="External"/><Relationship Id="rId25" Type="http://schemas.openxmlformats.org/officeDocument/2006/relationships/hyperlink" Target="https://www.yieldcomputer.com/" TargetMode="External"/><Relationship Id="rId33" Type="http://schemas.openxmlformats.org/officeDocument/2006/relationships/hyperlink" Target="https://www.crop.bayer.com.au/" TargetMode="External"/><Relationship Id="rId38" Type="http://schemas.openxmlformats.org/officeDocument/2006/relationships/hyperlink" Target="https://www.farmautomationtoday.com/news/autonomous-vehicles/autonomous-technology-start-up-bear-flag-robotics-acquired-by-john-deere.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EC8EDFA36A9E41A174AF686FA6243B" ma:contentTypeVersion="14" ma:contentTypeDescription="Create a new document." ma:contentTypeScope="" ma:versionID="bd87b5a8610905133a44177ff3f5398f">
  <xsd:schema xmlns:xsd="http://www.w3.org/2001/XMLSchema" xmlns:xs="http://www.w3.org/2001/XMLSchema" xmlns:p="http://schemas.microsoft.com/office/2006/metadata/properties" xmlns:ns3="2d98975a-5eb1-44cf-b33c-590fb675ebe5" xmlns:ns4="8025f0de-b91f-4b79-94dd-5b70e5954cf1" targetNamespace="http://schemas.microsoft.com/office/2006/metadata/properties" ma:root="true" ma:fieldsID="494712955cf063358b52b4bc76a168f1" ns3:_="" ns4:_="">
    <xsd:import namespace="2d98975a-5eb1-44cf-b33c-590fb675ebe5"/>
    <xsd:import namespace="8025f0de-b91f-4b79-94dd-5b70e5954cf1"/>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MediaServiceDateTake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98975a-5eb1-44cf-b33c-590fb675ebe5"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025f0de-b91f-4b79-94dd-5b70e5954cf1"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d98975a-5eb1-44cf-b33c-590fb675ebe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E8551A-24BD-4914-A436-AAFD8BF01A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98975a-5eb1-44cf-b33c-590fb675ebe5"/>
    <ds:schemaRef ds:uri="8025f0de-b91f-4b79-94dd-5b70e5954c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CB308FE-9E12-43CA-8F0F-0F6A8B2A5591}">
  <ds:schemaRefs>
    <ds:schemaRef ds:uri="http://schemas.microsoft.com/sharepoint/v3/contenttype/forms"/>
  </ds:schemaRefs>
</ds:datastoreItem>
</file>

<file path=customXml/itemProps3.xml><?xml version="1.0" encoding="utf-8"?>
<ds:datastoreItem xmlns:ds="http://schemas.openxmlformats.org/officeDocument/2006/customXml" ds:itemID="{629AD358-D78A-40B7-82D8-11347468A631}">
  <ds:schemaRefs>
    <ds:schemaRef ds:uri="http://schemas.microsoft.com/office/2006/metadata/properties"/>
    <ds:schemaRef ds:uri="http://schemas.microsoft.com/office/infopath/2007/PartnerControls"/>
    <ds:schemaRef ds:uri="2d98975a-5eb1-44cf-b33c-590fb675ebe5"/>
  </ds:schemaRefs>
</ds:datastoreItem>
</file>

<file path=customXml/itemProps4.xml><?xml version="1.0" encoding="utf-8"?>
<ds:datastoreItem xmlns:ds="http://schemas.openxmlformats.org/officeDocument/2006/customXml" ds:itemID="{29A3E545-DC90-43AD-B3E2-D976376986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47</Pages>
  <Words>13829</Words>
  <Characters>78830</Characters>
  <Application>Microsoft Office Word</Application>
  <DocSecurity>0</DocSecurity>
  <Lines>656</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Farrugia</dc:creator>
  <cp:keywords/>
  <dc:description/>
  <cp:lastModifiedBy>Alex Farrugia</cp:lastModifiedBy>
  <cp:revision>3</cp:revision>
  <cp:lastPrinted>2025-08-12T22:48:00Z</cp:lastPrinted>
  <dcterms:created xsi:type="dcterms:W3CDTF">2026-10-09T06:50:00Z</dcterms:created>
  <dcterms:modified xsi:type="dcterms:W3CDTF">2026-10-09T07:12:00Z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8a624311-bb48-4363-a11f-8caec2264f1e</vt:lpwstr>
  </property>
  <property fmtid="{D5CDD505-2E9C-101B-9397-08002B2CF9AE}" pid="3" name="ContentTypeId">
    <vt:lpwstr>0x01010011EC8EDFA36A9E41A174AF686FA6243B</vt:lpwstr>
  </property>
</Properties>
</file>